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D6015" w14:textId="70E221C0" w:rsidR="00377B60" w:rsidRDefault="006C62AB" w:rsidP="00377B60">
      <w:pPr>
        <w:pStyle w:val="BodyText"/>
        <w:rPr>
          <w:w w:val="90"/>
        </w:rPr>
      </w:pPr>
      <w:ins w:id="0" w:author="foy shiver" w:date="2021-08-07T13:35:00Z">
        <w:r>
          <w:rPr>
            <w:w w:val="90"/>
          </w:rPr>
          <w:tab/>
          <w:t>`</w:t>
        </w:r>
      </w:ins>
    </w:p>
    <w:p w14:paraId="2163CD5F" w14:textId="77777777" w:rsidR="00377B60" w:rsidRDefault="00377B60" w:rsidP="00377B60">
      <w:pPr>
        <w:pStyle w:val="BodyText"/>
        <w:rPr>
          <w:w w:val="90"/>
        </w:rPr>
      </w:pPr>
    </w:p>
    <w:p w14:paraId="4D8C13AD" w14:textId="77777777" w:rsidR="00377B60" w:rsidRDefault="00377B60" w:rsidP="00377B60">
      <w:pPr>
        <w:pStyle w:val="BodyText"/>
        <w:rPr>
          <w:w w:val="90"/>
        </w:rPr>
      </w:pPr>
    </w:p>
    <w:p w14:paraId="70F8F2B3" w14:textId="77777777" w:rsidR="00377B60" w:rsidRDefault="00377B60" w:rsidP="00377B60">
      <w:pPr>
        <w:pStyle w:val="BodyText"/>
        <w:jc w:val="center"/>
        <w:rPr>
          <w:rFonts w:asciiTheme="minorHAnsi" w:hAnsiTheme="minorHAnsi" w:cstheme="minorHAnsi"/>
          <w:w w:val="90"/>
          <w:sz w:val="56"/>
          <w:szCs w:val="56"/>
        </w:rPr>
      </w:pPr>
    </w:p>
    <w:p w14:paraId="6B840ED5" w14:textId="77777777" w:rsidR="00377B60" w:rsidRDefault="00377B60" w:rsidP="00377B60">
      <w:pPr>
        <w:pStyle w:val="BodyText"/>
        <w:jc w:val="center"/>
        <w:rPr>
          <w:rFonts w:asciiTheme="minorHAnsi" w:hAnsiTheme="minorHAnsi" w:cstheme="minorHAnsi"/>
          <w:w w:val="90"/>
          <w:sz w:val="56"/>
          <w:szCs w:val="56"/>
        </w:rPr>
      </w:pPr>
    </w:p>
    <w:p w14:paraId="6DB40EDD" w14:textId="1107FF86" w:rsidR="00703845" w:rsidRPr="0009166A" w:rsidRDefault="00531838" w:rsidP="0009166A">
      <w:pPr>
        <w:pStyle w:val="BodyText"/>
        <w:jc w:val="center"/>
        <w:rPr>
          <w:rFonts w:asciiTheme="minorHAnsi" w:hAnsiTheme="minorHAnsi" w:cstheme="minorHAnsi"/>
          <w:sz w:val="56"/>
          <w:szCs w:val="56"/>
        </w:rPr>
      </w:pPr>
      <w:r w:rsidRPr="0009166A">
        <w:rPr>
          <w:rFonts w:asciiTheme="minorHAnsi" w:hAnsiTheme="minorHAnsi" w:cstheme="minorHAnsi"/>
          <w:w w:val="90"/>
          <w:sz w:val="56"/>
          <w:szCs w:val="56"/>
        </w:rPr>
        <w:t xml:space="preserve">APWG </w:t>
      </w:r>
      <w:proofErr w:type="spellStart"/>
      <w:r w:rsidR="001E6A2B">
        <w:rPr>
          <w:rFonts w:asciiTheme="minorHAnsi" w:hAnsiTheme="minorHAnsi" w:cstheme="minorHAnsi"/>
          <w:w w:val="90"/>
          <w:sz w:val="56"/>
          <w:szCs w:val="56"/>
        </w:rPr>
        <w:t>e</w:t>
      </w:r>
      <w:r w:rsidRPr="0009166A">
        <w:rPr>
          <w:rFonts w:asciiTheme="minorHAnsi" w:hAnsiTheme="minorHAnsi" w:cstheme="minorHAnsi"/>
          <w:w w:val="90"/>
          <w:sz w:val="56"/>
          <w:szCs w:val="56"/>
        </w:rPr>
        <w:t>Crime</w:t>
      </w:r>
      <w:proofErr w:type="spellEnd"/>
      <w:r w:rsidRPr="0009166A">
        <w:rPr>
          <w:rFonts w:asciiTheme="minorHAnsi" w:hAnsiTheme="minorHAnsi" w:cstheme="minorHAnsi"/>
          <w:w w:val="90"/>
          <w:sz w:val="56"/>
          <w:szCs w:val="56"/>
        </w:rPr>
        <w:t xml:space="preserve"> </w:t>
      </w:r>
      <w:proofErr w:type="spellStart"/>
      <w:r w:rsidRPr="0009166A">
        <w:rPr>
          <w:rFonts w:asciiTheme="minorHAnsi" w:hAnsiTheme="minorHAnsi" w:cstheme="minorHAnsi"/>
          <w:w w:val="90"/>
          <w:sz w:val="56"/>
          <w:szCs w:val="56"/>
        </w:rPr>
        <w:t>eXchange</w:t>
      </w:r>
      <w:proofErr w:type="spellEnd"/>
      <w:r w:rsidRPr="0009166A">
        <w:rPr>
          <w:rFonts w:asciiTheme="minorHAnsi" w:hAnsiTheme="minorHAnsi" w:cstheme="minorHAnsi"/>
          <w:w w:val="90"/>
          <w:sz w:val="56"/>
          <w:szCs w:val="56"/>
        </w:rPr>
        <w:t xml:space="preserve"> User Guide</w:t>
      </w:r>
    </w:p>
    <w:p w14:paraId="2FAB2FFE" w14:textId="5CE4E651" w:rsidR="00703845" w:rsidRPr="00531838" w:rsidRDefault="00703845">
      <w:pPr>
        <w:pStyle w:val="BodyText"/>
        <w:ind w:left="0"/>
        <w:rPr>
          <w:rFonts w:asciiTheme="minorHAnsi" w:hAnsiTheme="minorHAnsi" w:cstheme="minorHAnsi"/>
          <w:b/>
        </w:rPr>
      </w:pPr>
    </w:p>
    <w:p w14:paraId="5464A0D8" w14:textId="337B5C21" w:rsidR="009139D0" w:rsidRPr="00531838" w:rsidRDefault="009139D0">
      <w:pPr>
        <w:pStyle w:val="BodyText"/>
        <w:ind w:left="0"/>
        <w:rPr>
          <w:rFonts w:asciiTheme="minorHAnsi" w:hAnsiTheme="minorHAnsi" w:cstheme="minorHAnsi"/>
          <w:b/>
        </w:rPr>
      </w:pPr>
    </w:p>
    <w:p w14:paraId="68C07CE4" w14:textId="77777777" w:rsidR="00531838" w:rsidRPr="00531838" w:rsidRDefault="00531838">
      <w:pPr>
        <w:rPr>
          <w:rFonts w:asciiTheme="minorHAnsi" w:hAnsiTheme="minorHAnsi" w:cstheme="minorHAnsi"/>
          <w:b/>
        </w:rPr>
      </w:pPr>
    </w:p>
    <w:p w14:paraId="54FEBC1A" w14:textId="77777777" w:rsidR="00531838" w:rsidRPr="00531838" w:rsidRDefault="00531838">
      <w:pPr>
        <w:rPr>
          <w:rFonts w:asciiTheme="minorHAnsi" w:hAnsiTheme="minorHAnsi" w:cstheme="minorHAnsi"/>
          <w:b/>
        </w:rPr>
      </w:pPr>
    </w:p>
    <w:p w14:paraId="7ED5EFDC" w14:textId="77777777" w:rsidR="00531838" w:rsidRPr="0009166A" w:rsidRDefault="00531838" w:rsidP="0009166A">
      <w:pPr>
        <w:jc w:val="center"/>
        <w:rPr>
          <w:rFonts w:asciiTheme="minorHAnsi" w:hAnsiTheme="minorHAnsi" w:cstheme="minorHAnsi"/>
          <w:b/>
        </w:rPr>
      </w:pPr>
    </w:p>
    <w:p w14:paraId="3DEA38D3" w14:textId="374E1C85" w:rsidR="00377B60" w:rsidRPr="0009166A" w:rsidRDefault="00531838" w:rsidP="00377B60">
      <w:pPr>
        <w:pStyle w:val="BodyText"/>
        <w:ind w:left="0"/>
        <w:jc w:val="center"/>
        <w:rPr>
          <w:rFonts w:asciiTheme="minorHAnsi" w:hAnsiTheme="minorHAnsi" w:cstheme="minorHAnsi"/>
          <w:sz w:val="28"/>
          <w:szCs w:val="28"/>
        </w:rPr>
      </w:pPr>
      <w:r w:rsidRPr="0009166A">
        <w:rPr>
          <w:rFonts w:asciiTheme="minorHAnsi" w:hAnsiTheme="minorHAnsi" w:cstheme="minorHAnsi"/>
          <w:sz w:val="28"/>
          <w:szCs w:val="28"/>
        </w:rPr>
        <w:t xml:space="preserve">Version 2.0, </w:t>
      </w:r>
      <w:del w:id="1" w:author="Greg Aaron" w:date="2021-08-17T10:18:00Z">
        <w:r w:rsidR="00377B60" w:rsidRPr="0009166A" w:rsidDel="00DE7EA1">
          <w:rPr>
            <w:rFonts w:asciiTheme="minorHAnsi" w:hAnsiTheme="minorHAnsi" w:cstheme="minorHAnsi"/>
            <w:sz w:val="28"/>
            <w:szCs w:val="28"/>
          </w:rPr>
          <w:delText>6</w:delText>
        </w:r>
      </w:del>
      <w:del w:id="2" w:author="Greg Aaron" w:date="2021-09-10T15:55:00Z">
        <w:r w:rsidR="00377B60" w:rsidRPr="0009166A" w:rsidDel="00F4097F">
          <w:rPr>
            <w:rFonts w:asciiTheme="minorHAnsi" w:hAnsiTheme="minorHAnsi" w:cstheme="minorHAnsi"/>
            <w:sz w:val="28"/>
            <w:szCs w:val="28"/>
          </w:rPr>
          <w:delText xml:space="preserve"> </w:delText>
        </w:r>
        <w:r w:rsidR="006C20DD" w:rsidRPr="0009166A" w:rsidDel="00F4097F">
          <w:rPr>
            <w:rFonts w:asciiTheme="minorHAnsi" w:hAnsiTheme="minorHAnsi" w:cstheme="minorHAnsi"/>
            <w:sz w:val="28"/>
            <w:szCs w:val="28"/>
          </w:rPr>
          <w:delText>August</w:delText>
        </w:r>
      </w:del>
      <w:ins w:id="3" w:author="Greg Aaron" w:date="2021-09-10T15:55:00Z">
        <w:r w:rsidR="00F4097F">
          <w:rPr>
            <w:rFonts w:asciiTheme="minorHAnsi" w:hAnsiTheme="minorHAnsi" w:cstheme="minorHAnsi"/>
            <w:sz w:val="28"/>
            <w:szCs w:val="28"/>
          </w:rPr>
          <w:t>10 September</w:t>
        </w:r>
      </w:ins>
      <w:r w:rsidR="006C20DD" w:rsidRPr="0009166A">
        <w:rPr>
          <w:rFonts w:asciiTheme="minorHAnsi" w:hAnsiTheme="minorHAnsi" w:cstheme="minorHAnsi"/>
          <w:sz w:val="28"/>
          <w:szCs w:val="28"/>
        </w:rPr>
        <w:t xml:space="preserve"> </w:t>
      </w:r>
      <w:r w:rsidRPr="0009166A">
        <w:rPr>
          <w:rFonts w:asciiTheme="minorHAnsi" w:hAnsiTheme="minorHAnsi" w:cstheme="minorHAnsi"/>
          <w:sz w:val="28"/>
          <w:szCs w:val="28"/>
        </w:rPr>
        <w:t>2021</w:t>
      </w:r>
    </w:p>
    <w:p w14:paraId="099D9AD4" w14:textId="7E496671" w:rsidR="00377B60" w:rsidRPr="0009166A" w:rsidRDefault="00377B60" w:rsidP="00377B60">
      <w:pPr>
        <w:pStyle w:val="BodyText"/>
        <w:ind w:left="0"/>
        <w:jc w:val="center"/>
        <w:rPr>
          <w:rFonts w:asciiTheme="minorHAnsi" w:hAnsiTheme="minorHAnsi" w:cstheme="minorHAnsi"/>
        </w:rPr>
      </w:pPr>
    </w:p>
    <w:p w14:paraId="60EBFC6D" w14:textId="583FD9B5" w:rsidR="00377B60" w:rsidRPr="0009166A" w:rsidRDefault="00377B60" w:rsidP="00377B60">
      <w:pPr>
        <w:pStyle w:val="BodyText"/>
        <w:ind w:left="0"/>
        <w:jc w:val="center"/>
        <w:rPr>
          <w:rFonts w:asciiTheme="minorHAnsi" w:hAnsiTheme="minorHAnsi" w:cstheme="minorHAnsi"/>
        </w:rPr>
      </w:pPr>
    </w:p>
    <w:p w14:paraId="248FD51D" w14:textId="3CEF83A4" w:rsidR="00377B60" w:rsidRPr="0009166A" w:rsidRDefault="00377B60" w:rsidP="00377B60">
      <w:pPr>
        <w:pStyle w:val="BodyText"/>
        <w:ind w:left="0"/>
        <w:jc w:val="center"/>
        <w:rPr>
          <w:rFonts w:asciiTheme="minorHAnsi" w:hAnsiTheme="minorHAnsi" w:cstheme="minorHAnsi"/>
        </w:rPr>
      </w:pPr>
    </w:p>
    <w:p w14:paraId="4B99F6B4" w14:textId="6C9A4635" w:rsidR="00377B60" w:rsidRPr="0009166A" w:rsidRDefault="00377B60" w:rsidP="00377B60">
      <w:pPr>
        <w:pStyle w:val="BodyText"/>
        <w:ind w:left="0"/>
        <w:jc w:val="center"/>
        <w:rPr>
          <w:rFonts w:asciiTheme="minorHAnsi" w:hAnsiTheme="minorHAnsi" w:cstheme="minorHAnsi"/>
        </w:rPr>
      </w:pPr>
    </w:p>
    <w:p w14:paraId="758451E4" w14:textId="704694BB" w:rsidR="00377B60" w:rsidRPr="0009166A" w:rsidRDefault="00377B60" w:rsidP="00377B60">
      <w:pPr>
        <w:pStyle w:val="BodyText"/>
        <w:ind w:left="0"/>
        <w:jc w:val="center"/>
        <w:rPr>
          <w:rFonts w:asciiTheme="minorHAnsi" w:hAnsiTheme="minorHAnsi" w:cstheme="minorHAnsi"/>
        </w:rPr>
      </w:pPr>
    </w:p>
    <w:p w14:paraId="5EC4C258" w14:textId="3D607FE9" w:rsidR="00377B60" w:rsidRPr="0009166A" w:rsidRDefault="00377B60" w:rsidP="00377B60">
      <w:pPr>
        <w:pStyle w:val="BodyText"/>
        <w:ind w:left="0"/>
        <w:jc w:val="center"/>
        <w:rPr>
          <w:rFonts w:asciiTheme="minorHAnsi" w:hAnsiTheme="minorHAnsi" w:cstheme="minorHAnsi"/>
        </w:rPr>
      </w:pPr>
    </w:p>
    <w:p w14:paraId="3A17F499" w14:textId="440F5B16" w:rsidR="00377B60" w:rsidRPr="0009166A" w:rsidRDefault="00377B60" w:rsidP="00377B60">
      <w:pPr>
        <w:pStyle w:val="BodyText"/>
        <w:ind w:left="0"/>
        <w:jc w:val="center"/>
        <w:rPr>
          <w:rFonts w:asciiTheme="minorHAnsi" w:hAnsiTheme="minorHAnsi" w:cstheme="minorHAnsi"/>
        </w:rPr>
      </w:pPr>
    </w:p>
    <w:p w14:paraId="1C263C1A" w14:textId="01DC7483" w:rsidR="00377B60" w:rsidRPr="0009166A" w:rsidRDefault="00377B60" w:rsidP="00377B60">
      <w:pPr>
        <w:pStyle w:val="BodyText"/>
        <w:ind w:left="0"/>
        <w:jc w:val="center"/>
        <w:rPr>
          <w:rFonts w:asciiTheme="minorHAnsi" w:hAnsiTheme="minorHAnsi" w:cstheme="minorHAnsi"/>
        </w:rPr>
      </w:pPr>
    </w:p>
    <w:p w14:paraId="016E6883" w14:textId="03AC0F6F" w:rsidR="00377B60" w:rsidRPr="0009166A" w:rsidRDefault="00377B60" w:rsidP="00377B60">
      <w:pPr>
        <w:pStyle w:val="BodyText"/>
        <w:ind w:left="0"/>
        <w:jc w:val="center"/>
        <w:rPr>
          <w:rFonts w:asciiTheme="minorHAnsi" w:hAnsiTheme="minorHAnsi" w:cstheme="minorHAnsi"/>
        </w:rPr>
      </w:pPr>
    </w:p>
    <w:p w14:paraId="7AD8D561" w14:textId="6B7EE2ED" w:rsidR="00377B60" w:rsidRPr="0009166A" w:rsidRDefault="00377B60" w:rsidP="00377B60">
      <w:pPr>
        <w:pStyle w:val="BodyText"/>
        <w:ind w:left="0"/>
        <w:jc w:val="center"/>
        <w:rPr>
          <w:rFonts w:asciiTheme="minorHAnsi" w:hAnsiTheme="minorHAnsi" w:cstheme="minorHAnsi"/>
        </w:rPr>
      </w:pPr>
    </w:p>
    <w:p w14:paraId="7DD497B4" w14:textId="5FCCCD19" w:rsidR="00377B60" w:rsidRPr="0009166A" w:rsidRDefault="00377B60" w:rsidP="00377B60">
      <w:pPr>
        <w:pStyle w:val="BodyText"/>
        <w:ind w:left="0"/>
        <w:jc w:val="center"/>
        <w:rPr>
          <w:rFonts w:asciiTheme="minorHAnsi" w:hAnsiTheme="minorHAnsi" w:cstheme="minorHAnsi"/>
        </w:rPr>
      </w:pPr>
    </w:p>
    <w:p w14:paraId="4EE529E6" w14:textId="48853306" w:rsidR="00377B60" w:rsidRPr="0009166A" w:rsidRDefault="00377B60" w:rsidP="00377B60">
      <w:pPr>
        <w:pStyle w:val="BodyText"/>
        <w:ind w:left="0"/>
        <w:jc w:val="center"/>
        <w:rPr>
          <w:rFonts w:asciiTheme="minorHAnsi" w:hAnsiTheme="minorHAnsi" w:cstheme="minorHAnsi"/>
        </w:rPr>
      </w:pPr>
    </w:p>
    <w:p w14:paraId="3903382F" w14:textId="4B8F3618" w:rsidR="00377B60" w:rsidRPr="0009166A" w:rsidRDefault="00377B60" w:rsidP="00377B60">
      <w:pPr>
        <w:pStyle w:val="BodyText"/>
        <w:ind w:left="0"/>
        <w:jc w:val="center"/>
        <w:rPr>
          <w:rFonts w:asciiTheme="minorHAnsi" w:hAnsiTheme="minorHAnsi" w:cstheme="minorHAnsi"/>
        </w:rPr>
      </w:pPr>
    </w:p>
    <w:p w14:paraId="501B1A73" w14:textId="3AD27E8D" w:rsidR="00377B60" w:rsidRPr="0009166A" w:rsidRDefault="00377B60" w:rsidP="00377B60">
      <w:pPr>
        <w:pStyle w:val="BodyText"/>
        <w:ind w:left="0"/>
        <w:jc w:val="center"/>
        <w:rPr>
          <w:rFonts w:asciiTheme="minorHAnsi" w:hAnsiTheme="minorHAnsi" w:cstheme="minorHAnsi"/>
        </w:rPr>
      </w:pPr>
    </w:p>
    <w:p w14:paraId="384DB9B8" w14:textId="18DAA129" w:rsidR="00377B60" w:rsidRPr="0009166A" w:rsidRDefault="00377B60" w:rsidP="00377B60">
      <w:pPr>
        <w:pStyle w:val="BodyText"/>
        <w:ind w:left="0"/>
        <w:jc w:val="center"/>
        <w:rPr>
          <w:rFonts w:asciiTheme="minorHAnsi" w:hAnsiTheme="minorHAnsi" w:cstheme="minorHAnsi"/>
        </w:rPr>
      </w:pPr>
    </w:p>
    <w:p w14:paraId="16656927" w14:textId="4B7FCD0B" w:rsidR="00377B60" w:rsidRPr="0009166A" w:rsidRDefault="00377B60" w:rsidP="00377B60">
      <w:pPr>
        <w:pStyle w:val="BodyText"/>
        <w:ind w:left="0"/>
        <w:jc w:val="center"/>
        <w:rPr>
          <w:rFonts w:asciiTheme="minorHAnsi" w:hAnsiTheme="minorHAnsi" w:cstheme="minorHAnsi"/>
        </w:rPr>
      </w:pPr>
    </w:p>
    <w:p w14:paraId="00E9EA9A" w14:textId="28D9D3FD" w:rsidR="00377B60" w:rsidRPr="0009166A" w:rsidRDefault="00377B60" w:rsidP="00377B60">
      <w:pPr>
        <w:pStyle w:val="BodyText"/>
        <w:ind w:left="0"/>
        <w:jc w:val="center"/>
        <w:rPr>
          <w:rFonts w:asciiTheme="minorHAnsi" w:hAnsiTheme="minorHAnsi" w:cstheme="minorHAnsi"/>
        </w:rPr>
      </w:pPr>
    </w:p>
    <w:p w14:paraId="47A653AC" w14:textId="52E4CCC1" w:rsidR="00377B60" w:rsidRPr="0009166A" w:rsidRDefault="00377B60" w:rsidP="00377B60">
      <w:pPr>
        <w:pStyle w:val="BodyText"/>
        <w:ind w:left="0"/>
        <w:jc w:val="center"/>
        <w:rPr>
          <w:rFonts w:asciiTheme="minorHAnsi" w:hAnsiTheme="minorHAnsi" w:cstheme="minorHAnsi"/>
        </w:rPr>
      </w:pPr>
    </w:p>
    <w:p w14:paraId="2E8FF369" w14:textId="6379E12D" w:rsidR="00377B60" w:rsidRPr="0009166A" w:rsidRDefault="00377B60" w:rsidP="00377B60">
      <w:pPr>
        <w:pStyle w:val="BodyText"/>
        <w:ind w:left="0"/>
        <w:jc w:val="center"/>
        <w:rPr>
          <w:rFonts w:asciiTheme="minorHAnsi" w:hAnsiTheme="minorHAnsi" w:cstheme="minorHAnsi"/>
        </w:rPr>
      </w:pPr>
    </w:p>
    <w:p w14:paraId="55C079FA" w14:textId="5414449C" w:rsidR="00377B60" w:rsidRPr="0009166A" w:rsidRDefault="00377B60" w:rsidP="00377B60">
      <w:pPr>
        <w:pStyle w:val="BodyText"/>
        <w:ind w:left="0"/>
        <w:jc w:val="center"/>
        <w:rPr>
          <w:rFonts w:asciiTheme="minorHAnsi" w:hAnsiTheme="minorHAnsi" w:cstheme="minorHAnsi"/>
        </w:rPr>
      </w:pPr>
    </w:p>
    <w:p w14:paraId="2898F7E1" w14:textId="0F6A3919" w:rsidR="00377B60" w:rsidRPr="0009166A" w:rsidRDefault="00377B60" w:rsidP="00377B60">
      <w:pPr>
        <w:pStyle w:val="BodyText"/>
        <w:ind w:left="0"/>
        <w:jc w:val="center"/>
        <w:rPr>
          <w:rFonts w:asciiTheme="minorHAnsi" w:hAnsiTheme="minorHAnsi" w:cstheme="minorHAnsi"/>
        </w:rPr>
      </w:pPr>
    </w:p>
    <w:p w14:paraId="791D3D0F" w14:textId="71BC6580" w:rsidR="00377B60" w:rsidRPr="0009166A" w:rsidRDefault="00377B60" w:rsidP="00377B60">
      <w:pPr>
        <w:pStyle w:val="BodyText"/>
        <w:ind w:left="0"/>
        <w:jc w:val="center"/>
        <w:rPr>
          <w:rFonts w:asciiTheme="minorHAnsi" w:hAnsiTheme="minorHAnsi" w:cstheme="minorHAnsi"/>
        </w:rPr>
      </w:pPr>
    </w:p>
    <w:p w14:paraId="638EE5D8" w14:textId="7C148388" w:rsidR="00377B60" w:rsidRPr="0009166A" w:rsidRDefault="00377B60" w:rsidP="00377B60">
      <w:pPr>
        <w:pStyle w:val="BodyText"/>
        <w:ind w:left="0"/>
        <w:jc w:val="center"/>
        <w:rPr>
          <w:rFonts w:asciiTheme="minorHAnsi" w:hAnsiTheme="minorHAnsi" w:cstheme="minorHAnsi"/>
        </w:rPr>
      </w:pPr>
    </w:p>
    <w:p w14:paraId="3A06E01C" w14:textId="34D054A2" w:rsidR="00377B60" w:rsidRPr="0009166A" w:rsidRDefault="00377B60" w:rsidP="00377B60">
      <w:pPr>
        <w:pStyle w:val="BodyText"/>
        <w:ind w:left="0"/>
        <w:jc w:val="center"/>
        <w:rPr>
          <w:rFonts w:asciiTheme="minorHAnsi" w:hAnsiTheme="minorHAnsi" w:cstheme="minorHAnsi"/>
        </w:rPr>
      </w:pPr>
    </w:p>
    <w:p w14:paraId="374BA91D" w14:textId="6CA38457" w:rsidR="00377B60" w:rsidRPr="0009166A" w:rsidRDefault="00377B60" w:rsidP="00377B60">
      <w:pPr>
        <w:pStyle w:val="BodyText"/>
        <w:ind w:left="0"/>
        <w:jc w:val="center"/>
        <w:rPr>
          <w:rFonts w:asciiTheme="minorHAnsi" w:hAnsiTheme="minorHAnsi" w:cstheme="minorHAnsi"/>
        </w:rPr>
      </w:pPr>
    </w:p>
    <w:p w14:paraId="5818F065" w14:textId="4FCB3705" w:rsidR="00377B60" w:rsidRPr="0009166A" w:rsidRDefault="00377B60" w:rsidP="00377B60">
      <w:pPr>
        <w:pStyle w:val="BodyText"/>
        <w:ind w:left="0"/>
        <w:jc w:val="center"/>
        <w:rPr>
          <w:rFonts w:asciiTheme="minorHAnsi" w:hAnsiTheme="minorHAnsi" w:cstheme="minorHAnsi"/>
        </w:rPr>
      </w:pPr>
    </w:p>
    <w:p w14:paraId="420A9CF9" w14:textId="2C34D459" w:rsidR="00377B60" w:rsidRPr="0009166A" w:rsidRDefault="00377B60" w:rsidP="00377B60">
      <w:pPr>
        <w:pStyle w:val="BodyText"/>
        <w:ind w:left="0"/>
        <w:jc w:val="center"/>
        <w:rPr>
          <w:rFonts w:asciiTheme="minorHAnsi" w:hAnsiTheme="minorHAnsi" w:cstheme="minorHAnsi"/>
        </w:rPr>
      </w:pPr>
    </w:p>
    <w:p w14:paraId="01C336A6" w14:textId="39142964" w:rsidR="00377B60" w:rsidRPr="0009166A" w:rsidRDefault="00377B60" w:rsidP="00377B60">
      <w:pPr>
        <w:pStyle w:val="BodyText"/>
        <w:ind w:left="0"/>
        <w:jc w:val="center"/>
        <w:rPr>
          <w:rFonts w:asciiTheme="minorHAnsi" w:hAnsiTheme="minorHAnsi" w:cstheme="minorHAnsi"/>
        </w:rPr>
      </w:pPr>
    </w:p>
    <w:p w14:paraId="5584A5D0" w14:textId="5CDA0E27" w:rsidR="00377B60" w:rsidRPr="0009166A" w:rsidDel="00CB0EDE" w:rsidRDefault="00377B60" w:rsidP="00377B60">
      <w:pPr>
        <w:pStyle w:val="BodyText"/>
        <w:ind w:left="0"/>
        <w:jc w:val="center"/>
        <w:rPr>
          <w:del w:id="4" w:author="Greg Aaron" w:date="2021-09-10T15:56:00Z"/>
          <w:rFonts w:asciiTheme="minorHAnsi" w:hAnsiTheme="minorHAnsi" w:cstheme="minorHAnsi"/>
        </w:rPr>
      </w:pPr>
    </w:p>
    <w:p w14:paraId="345DD618" w14:textId="6ADCF7D1" w:rsidR="00377B60" w:rsidRPr="0009166A" w:rsidDel="00CB0EDE" w:rsidRDefault="00377B60" w:rsidP="00CB0EDE">
      <w:pPr>
        <w:pStyle w:val="BodyText"/>
        <w:ind w:left="0"/>
        <w:rPr>
          <w:del w:id="5" w:author="Greg Aaron" w:date="2021-09-10T15:56:00Z"/>
          <w:rFonts w:asciiTheme="minorHAnsi" w:hAnsiTheme="minorHAnsi" w:cstheme="minorHAnsi"/>
          <w:sz w:val="20"/>
          <w:szCs w:val="20"/>
        </w:rPr>
        <w:pPrChange w:id="6" w:author="Greg Aaron" w:date="2021-09-10T15:56:00Z">
          <w:pPr>
            <w:pStyle w:val="BodyText"/>
            <w:ind w:left="0"/>
            <w:jc w:val="center"/>
          </w:pPr>
        </w:pPrChange>
      </w:pPr>
      <w:del w:id="7" w:author="Greg Aaron" w:date="2021-09-10T15:56:00Z">
        <w:r w:rsidRPr="0009166A" w:rsidDel="00CB0EDE">
          <w:rPr>
            <w:rFonts w:asciiTheme="minorHAnsi" w:hAnsiTheme="minorHAnsi" w:cstheme="minorHAnsi"/>
            <w:sz w:val="20"/>
            <w:szCs w:val="20"/>
          </w:rPr>
          <w:delText>Copyright © 2021 Anti-Phishing Working Group</w:delText>
        </w:r>
      </w:del>
    </w:p>
    <w:p w14:paraId="62400B65" w14:textId="77777777" w:rsidR="00377B60" w:rsidRDefault="00377B60" w:rsidP="00CB0EDE">
      <w:pPr>
        <w:pStyle w:val="BodyText"/>
        <w:ind w:left="0"/>
        <w:pPrChange w:id="8" w:author="Greg Aaron" w:date="2021-09-10T15:56:00Z">
          <w:pPr>
            <w:pStyle w:val="BodyText"/>
            <w:ind w:left="0"/>
            <w:jc w:val="center"/>
          </w:pPr>
        </w:pPrChange>
      </w:pPr>
    </w:p>
    <w:p w14:paraId="41D86B81" w14:textId="77777777" w:rsidR="00377B60" w:rsidRDefault="00377B60" w:rsidP="00377B60">
      <w:pPr>
        <w:pStyle w:val="BodyText"/>
        <w:ind w:left="0"/>
        <w:jc w:val="center"/>
      </w:pPr>
    </w:p>
    <w:p w14:paraId="4B5D164B" w14:textId="7B1CC5A1" w:rsidR="003C1D4E" w:rsidRDefault="003C1D4E" w:rsidP="0009166A">
      <w:pPr>
        <w:pStyle w:val="Heading1"/>
      </w:pPr>
      <w:bookmarkStart w:id="9" w:name="_Toc82181952"/>
      <w:r>
        <w:t>Table of Contents</w:t>
      </w:r>
      <w:bookmarkEnd w:id="9"/>
    </w:p>
    <w:p w14:paraId="6049200F" w14:textId="705FCD4B" w:rsidR="003C1D4E" w:rsidRDefault="003C1D4E">
      <w:pPr>
        <w:rPr>
          <w:rFonts w:asciiTheme="minorHAnsi" w:hAnsiTheme="minorHAnsi" w:cstheme="minorHAnsi"/>
          <w:bCs/>
        </w:rPr>
      </w:pPr>
    </w:p>
    <w:p w14:paraId="26539B07" w14:textId="706F1ADB" w:rsidR="003C1D4E" w:rsidRDefault="003C1D4E">
      <w:pPr>
        <w:rPr>
          <w:rFonts w:asciiTheme="minorHAnsi" w:hAnsiTheme="minorHAnsi" w:cstheme="minorHAnsi"/>
          <w:bCs/>
        </w:rPr>
      </w:pPr>
    </w:p>
    <w:p w14:paraId="209F8D2C" w14:textId="1575C16C" w:rsidR="00CB0EDE" w:rsidRDefault="00CB0EDE">
      <w:pPr>
        <w:pStyle w:val="TOC1"/>
        <w:tabs>
          <w:tab w:val="right" w:leader="dot" w:pos="9170"/>
        </w:tabs>
        <w:rPr>
          <w:ins w:id="10" w:author="Greg Aaron" w:date="2021-09-10T15:58:00Z"/>
          <w:rFonts w:asciiTheme="minorHAnsi" w:eastAsiaTheme="minorEastAsia" w:hAnsiTheme="minorHAnsi" w:cstheme="minorBidi"/>
          <w:noProof/>
        </w:rPr>
      </w:pPr>
      <w:ins w:id="11" w:author="Greg Aaron" w:date="2021-09-10T15:58:00Z">
        <w:r>
          <w:rPr>
            <w:rFonts w:asciiTheme="minorHAnsi" w:hAnsiTheme="minorHAnsi" w:cstheme="minorHAnsi"/>
            <w:bCs/>
          </w:rPr>
          <w:fldChar w:fldCharType="begin"/>
        </w:r>
        <w:r>
          <w:rPr>
            <w:rFonts w:asciiTheme="minorHAnsi" w:hAnsiTheme="minorHAnsi" w:cstheme="minorHAnsi"/>
            <w:bCs/>
          </w:rPr>
          <w:instrText xml:space="preserve"> TOC \o "1-2" \h \z \u </w:instrText>
        </w:r>
      </w:ins>
      <w:r>
        <w:rPr>
          <w:rFonts w:asciiTheme="minorHAnsi" w:hAnsiTheme="minorHAnsi" w:cstheme="minorHAnsi"/>
          <w:bCs/>
        </w:rPr>
        <w:fldChar w:fldCharType="separate"/>
      </w:r>
    </w:p>
    <w:p w14:paraId="23F7A428" w14:textId="54AFFABC" w:rsidR="00CB0EDE" w:rsidRPr="00CB0EDE" w:rsidRDefault="00CB0EDE">
      <w:pPr>
        <w:pStyle w:val="TOC1"/>
        <w:tabs>
          <w:tab w:val="right" w:leader="dot" w:pos="9170"/>
        </w:tabs>
        <w:rPr>
          <w:ins w:id="12" w:author="Greg Aaron" w:date="2021-09-10T15:58:00Z"/>
          <w:rFonts w:asciiTheme="minorHAnsi" w:eastAsiaTheme="minorEastAsia" w:hAnsiTheme="minorHAnsi" w:cstheme="minorHAnsi"/>
          <w:noProof/>
          <w:rPrChange w:id="13" w:author="Greg Aaron" w:date="2021-09-10T15:59:00Z">
            <w:rPr>
              <w:ins w:id="14" w:author="Greg Aaron" w:date="2021-09-10T15:58:00Z"/>
              <w:rFonts w:asciiTheme="minorHAnsi" w:eastAsiaTheme="minorEastAsia" w:hAnsiTheme="minorHAnsi" w:cstheme="minorBidi"/>
              <w:noProof/>
            </w:rPr>
          </w:rPrChange>
        </w:rPr>
      </w:pPr>
      <w:ins w:id="15" w:author="Greg Aaron" w:date="2021-09-10T15:58:00Z">
        <w:r w:rsidRPr="00CB0EDE">
          <w:rPr>
            <w:rStyle w:val="Hyperlink"/>
            <w:rFonts w:asciiTheme="minorHAnsi" w:hAnsiTheme="minorHAnsi" w:cstheme="minorHAnsi"/>
            <w:noProof/>
            <w:rPrChange w:id="16" w:author="Greg Aaron" w:date="2021-09-10T15:59:00Z">
              <w:rPr>
                <w:rStyle w:val="Hyperlink"/>
                <w:noProof/>
              </w:rPr>
            </w:rPrChange>
          </w:rPr>
          <w:fldChar w:fldCharType="begin"/>
        </w:r>
        <w:r w:rsidRPr="00CB0EDE">
          <w:rPr>
            <w:rStyle w:val="Hyperlink"/>
            <w:rFonts w:asciiTheme="minorHAnsi" w:hAnsiTheme="minorHAnsi" w:cstheme="minorHAnsi"/>
            <w:noProof/>
            <w:rPrChange w:id="17" w:author="Greg Aaron" w:date="2021-09-10T15:59:00Z">
              <w:rPr>
                <w:rStyle w:val="Hyperlink"/>
                <w:noProof/>
              </w:rPr>
            </w:rPrChange>
          </w:rPr>
          <w:instrText xml:space="preserve"> </w:instrText>
        </w:r>
        <w:r w:rsidRPr="00CB0EDE">
          <w:rPr>
            <w:rFonts w:asciiTheme="minorHAnsi" w:hAnsiTheme="minorHAnsi" w:cstheme="minorHAnsi"/>
            <w:noProof/>
            <w:rPrChange w:id="18" w:author="Greg Aaron" w:date="2021-09-10T15:59:00Z">
              <w:rPr>
                <w:noProof/>
              </w:rPr>
            </w:rPrChange>
          </w:rPr>
          <w:instrText>HYPERLINK \l "_Toc82181953"</w:instrText>
        </w:r>
        <w:r w:rsidRPr="00CB0EDE">
          <w:rPr>
            <w:rStyle w:val="Hyperlink"/>
            <w:rFonts w:asciiTheme="minorHAnsi" w:hAnsiTheme="minorHAnsi" w:cstheme="minorHAnsi"/>
            <w:noProof/>
            <w:rPrChange w:id="1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20" w:author="Greg Aaron" w:date="2021-09-10T15:59:00Z">
              <w:rPr>
                <w:rStyle w:val="Hyperlink"/>
                <w:noProof/>
              </w:rPr>
            </w:rPrChange>
          </w:rPr>
        </w:r>
        <w:r w:rsidRPr="00CB0EDE">
          <w:rPr>
            <w:rStyle w:val="Hyperlink"/>
            <w:rFonts w:asciiTheme="minorHAnsi" w:hAnsiTheme="minorHAnsi" w:cstheme="minorHAnsi"/>
            <w:noProof/>
            <w:rPrChange w:id="21" w:author="Greg Aaron" w:date="2021-09-10T15:59:00Z">
              <w:rPr>
                <w:rStyle w:val="Hyperlink"/>
                <w:noProof/>
              </w:rPr>
            </w:rPrChange>
          </w:rPr>
          <w:fldChar w:fldCharType="separate"/>
        </w:r>
        <w:r w:rsidRPr="00CB0EDE">
          <w:rPr>
            <w:rStyle w:val="Hyperlink"/>
            <w:rFonts w:asciiTheme="minorHAnsi" w:hAnsiTheme="minorHAnsi" w:cstheme="minorHAnsi"/>
            <w:noProof/>
            <w:rPrChange w:id="22" w:author="Greg Aaron" w:date="2021-09-10T15:59:00Z">
              <w:rPr>
                <w:rStyle w:val="Hyperlink"/>
                <w:noProof/>
              </w:rPr>
            </w:rPrChange>
          </w:rPr>
          <w:t>Overview: Get to Know the eCrime eXchange</w:t>
        </w:r>
        <w:r w:rsidRPr="00CB0EDE">
          <w:rPr>
            <w:rFonts w:asciiTheme="minorHAnsi" w:hAnsiTheme="minorHAnsi" w:cstheme="minorHAnsi"/>
            <w:noProof/>
            <w:webHidden/>
            <w:rPrChange w:id="23" w:author="Greg Aaron" w:date="2021-09-10T15:59:00Z">
              <w:rPr>
                <w:noProof/>
                <w:webHidden/>
              </w:rPr>
            </w:rPrChange>
          </w:rPr>
          <w:tab/>
        </w:r>
        <w:r w:rsidRPr="00CB0EDE">
          <w:rPr>
            <w:rFonts w:asciiTheme="minorHAnsi" w:hAnsiTheme="minorHAnsi" w:cstheme="minorHAnsi"/>
            <w:noProof/>
            <w:webHidden/>
            <w:rPrChange w:id="24" w:author="Greg Aaron" w:date="2021-09-10T15:59:00Z">
              <w:rPr>
                <w:noProof/>
                <w:webHidden/>
              </w:rPr>
            </w:rPrChange>
          </w:rPr>
          <w:fldChar w:fldCharType="begin"/>
        </w:r>
        <w:r w:rsidRPr="00CB0EDE">
          <w:rPr>
            <w:rFonts w:asciiTheme="minorHAnsi" w:hAnsiTheme="minorHAnsi" w:cstheme="minorHAnsi"/>
            <w:noProof/>
            <w:webHidden/>
            <w:rPrChange w:id="25" w:author="Greg Aaron" w:date="2021-09-10T15:59:00Z">
              <w:rPr>
                <w:noProof/>
                <w:webHidden/>
              </w:rPr>
            </w:rPrChange>
          </w:rPr>
          <w:instrText xml:space="preserve"> PAGEREF _Toc82181953 \h </w:instrText>
        </w:r>
        <w:r w:rsidRPr="00CB0EDE">
          <w:rPr>
            <w:rFonts w:asciiTheme="minorHAnsi" w:hAnsiTheme="minorHAnsi" w:cstheme="minorHAnsi"/>
            <w:noProof/>
            <w:webHidden/>
            <w:rPrChange w:id="26" w:author="Greg Aaron" w:date="2021-09-10T15:59:00Z">
              <w:rPr>
                <w:noProof/>
                <w:webHidden/>
              </w:rPr>
            </w:rPrChange>
          </w:rPr>
        </w:r>
      </w:ins>
      <w:r w:rsidRPr="00CB0EDE">
        <w:rPr>
          <w:rFonts w:asciiTheme="minorHAnsi" w:hAnsiTheme="minorHAnsi" w:cstheme="minorHAnsi"/>
          <w:noProof/>
          <w:webHidden/>
          <w:rPrChange w:id="27" w:author="Greg Aaron" w:date="2021-09-10T15:59:00Z">
            <w:rPr>
              <w:noProof/>
              <w:webHidden/>
            </w:rPr>
          </w:rPrChange>
        </w:rPr>
        <w:fldChar w:fldCharType="separate"/>
      </w:r>
      <w:ins w:id="28" w:author="Greg Aaron" w:date="2021-09-10T15:58:00Z">
        <w:r w:rsidRPr="00CB0EDE">
          <w:rPr>
            <w:rFonts w:asciiTheme="minorHAnsi" w:hAnsiTheme="minorHAnsi" w:cstheme="minorHAnsi"/>
            <w:noProof/>
            <w:webHidden/>
            <w:rPrChange w:id="29" w:author="Greg Aaron" w:date="2021-09-10T15:59:00Z">
              <w:rPr>
                <w:noProof/>
                <w:webHidden/>
              </w:rPr>
            </w:rPrChange>
          </w:rPr>
          <w:t>3</w:t>
        </w:r>
        <w:r w:rsidRPr="00CB0EDE">
          <w:rPr>
            <w:rFonts w:asciiTheme="minorHAnsi" w:hAnsiTheme="minorHAnsi" w:cstheme="minorHAnsi"/>
            <w:noProof/>
            <w:webHidden/>
            <w:rPrChange w:id="30" w:author="Greg Aaron" w:date="2021-09-10T15:59:00Z">
              <w:rPr>
                <w:noProof/>
                <w:webHidden/>
              </w:rPr>
            </w:rPrChange>
          </w:rPr>
          <w:fldChar w:fldCharType="end"/>
        </w:r>
        <w:r w:rsidRPr="00CB0EDE">
          <w:rPr>
            <w:rStyle w:val="Hyperlink"/>
            <w:rFonts w:asciiTheme="minorHAnsi" w:hAnsiTheme="minorHAnsi" w:cstheme="minorHAnsi"/>
            <w:noProof/>
            <w:rPrChange w:id="31" w:author="Greg Aaron" w:date="2021-09-10T15:59:00Z">
              <w:rPr>
                <w:rStyle w:val="Hyperlink"/>
                <w:noProof/>
              </w:rPr>
            </w:rPrChange>
          </w:rPr>
          <w:fldChar w:fldCharType="end"/>
        </w:r>
      </w:ins>
    </w:p>
    <w:p w14:paraId="6E615DD5" w14:textId="39071D81" w:rsidR="00CB0EDE" w:rsidRPr="00CB0EDE" w:rsidRDefault="00CB0EDE">
      <w:pPr>
        <w:pStyle w:val="TOC2"/>
        <w:tabs>
          <w:tab w:val="right" w:leader="dot" w:pos="9170"/>
        </w:tabs>
        <w:rPr>
          <w:ins w:id="32" w:author="Greg Aaron" w:date="2021-09-10T15:58:00Z"/>
          <w:rFonts w:asciiTheme="minorHAnsi" w:eastAsiaTheme="minorEastAsia" w:hAnsiTheme="minorHAnsi" w:cstheme="minorHAnsi"/>
          <w:noProof/>
          <w:rPrChange w:id="33" w:author="Greg Aaron" w:date="2021-09-10T15:59:00Z">
            <w:rPr>
              <w:ins w:id="34" w:author="Greg Aaron" w:date="2021-09-10T15:58:00Z"/>
              <w:rFonts w:asciiTheme="minorHAnsi" w:eastAsiaTheme="minorEastAsia" w:hAnsiTheme="minorHAnsi" w:cstheme="minorBidi"/>
              <w:noProof/>
            </w:rPr>
          </w:rPrChange>
        </w:rPr>
      </w:pPr>
      <w:ins w:id="35" w:author="Greg Aaron" w:date="2021-09-10T15:58:00Z">
        <w:r w:rsidRPr="00CB0EDE">
          <w:rPr>
            <w:rStyle w:val="Hyperlink"/>
            <w:rFonts w:asciiTheme="minorHAnsi" w:hAnsiTheme="minorHAnsi" w:cstheme="minorHAnsi"/>
            <w:noProof/>
            <w:rPrChange w:id="36" w:author="Greg Aaron" w:date="2021-09-10T15:59:00Z">
              <w:rPr>
                <w:rStyle w:val="Hyperlink"/>
                <w:noProof/>
              </w:rPr>
            </w:rPrChange>
          </w:rPr>
          <w:fldChar w:fldCharType="begin"/>
        </w:r>
        <w:r w:rsidRPr="00CB0EDE">
          <w:rPr>
            <w:rStyle w:val="Hyperlink"/>
            <w:rFonts w:asciiTheme="minorHAnsi" w:hAnsiTheme="minorHAnsi" w:cstheme="minorHAnsi"/>
            <w:noProof/>
            <w:rPrChange w:id="37" w:author="Greg Aaron" w:date="2021-09-10T15:59:00Z">
              <w:rPr>
                <w:rStyle w:val="Hyperlink"/>
                <w:noProof/>
              </w:rPr>
            </w:rPrChange>
          </w:rPr>
          <w:instrText xml:space="preserve"> </w:instrText>
        </w:r>
        <w:r w:rsidRPr="00CB0EDE">
          <w:rPr>
            <w:rFonts w:asciiTheme="minorHAnsi" w:hAnsiTheme="minorHAnsi" w:cstheme="minorHAnsi"/>
            <w:noProof/>
            <w:rPrChange w:id="38" w:author="Greg Aaron" w:date="2021-09-10T15:59:00Z">
              <w:rPr>
                <w:noProof/>
              </w:rPr>
            </w:rPrChange>
          </w:rPr>
          <w:instrText>HYPERLINK \l "_Toc82181954"</w:instrText>
        </w:r>
        <w:r w:rsidRPr="00CB0EDE">
          <w:rPr>
            <w:rStyle w:val="Hyperlink"/>
            <w:rFonts w:asciiTheme="minorHAnsi" w:hAnsiTheme="minorHAnsi" w:cstheme="minorHAnsi"/>
            <w:noProof/>
            <w:rPrChange w:id="3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40" w:author="Greg Aaron" w:date="2021-09-10T15:59:00Z">
              <w:rPr>
                <w:rStyle w:val="Hyperlink"/>
                <w:noProof/>
              </w:rPr>
            </w:rPrChange>
          </w:rPr>
        </w:r>
        <w:r w:rsidRPr="00CB0EDE">
          <w:rPr>
            <w:rStyle w:val="Hyperlink"/>
            <w:rFonts w:asciiTheme="minorHAnsi" w:hAnsiTheme="minorHAnsi" w:cstheme="minorHAnsi"/>
            <w:noProof/>
            <w:rPrChange w:id="41" w:author="Greg Aaron" w:date="2021-09-10T15:59:00Z">
              <w:rPr>
                <w:rStyle w:val="Hyperlink"/>
                <w:noProof/>
              </w:rPr>
            </w:rPrChange>
          </w:rPr>
          <w:fldChar w:fldCharType="separate"/>
        </w:r>
        <w:r w:rsidRPr="00CB0EDE">
          <w:rPr>
            <w:rStyle w:val="Hyperlink"/>
            <w:rFonts w:asciiTheme="minorHAnsi" w:hAnsiTheme="minorHAnsi" w:cstheme="minorHAnsi"/>
            <w:noProof/>
            <w:rPrChange w:id="42" w:author="Greg Aaron" w:date="2021-09-10T15:59:00Z">
              <w:rPr>
                <w:rStyle w:val="Hyperlink"/>
                <w:noProof/>
              </w:rPr>
            </w:rPrChange>
          </w:rPr>
          <w:t>Your Account, and Your Organization’s Account</w:t>
        </w:r>
        <w:r w:rsidRPr="00CB0EDE">
          <w:rPr>
            <w:rFonts w:asciiTheme="minorHAnsi" w:hAnsiTheme="minorHAnsi" w:cstheme="minorHAnsi"/>
            <w:noProof/>
            <w:webHidden/>
            <w:rPrChange w:id="43" w:author="Greg Aaron" w:date="2021-09-10T15:59:00Z">
              <w:rPr>
                <w:noProof/>
                <w:webHidden/>
              </w:rPr>
            </w:rPrChange>
          </w:rPr>
          <w:tab/>
        </w:r>
        <w:r w:rsidRPr="00CB0EDE">
          <w:rPr>
            <w:rFonts w:asciiTheme="minorHAnsi" w:hAnsiTheme="minorHAnsi" w:cstheme="minorHAnsi"/>
            <w:noProof/>
            <w:webHidden/>
            <w:rPrChange w:id="44" w:author="Greg Aaron" w:date="2021-09-10T15:59:00Z">
              <w:rPr>
                <w:noProof/>
                <w:webHidden/>
              </w:rPr>
            </w:rPrChange>
          </w:rPr>
          <w:fldChar w:fldCharType="begin"/>
        </w:r>
        <w:r w:rsidRPr="00CB0EDE">
          <w:rPr>
            <w:rFonts w:asciiTheme="minorHAnsi" w:hAnsiTheme="minorHAnsi" w:cstheme="minorHAnsi"/>
            <w:noProof/>
            <w:webHidden/>
            <w:rPrChange w:id="45" w:author="Greg Aaron" w:date="2021-09-10T15:59:00Z">
              <w:rPr>
                <w:noProof/>
                <w:webHidden/>
              </w:rPr>
            </w:rPrChange>
          </w:rPr>
          <w:instrText xml:space="preserve"> PAGEREF _Toc82181954 \h </w:instrText>
        </w:r>
        <w:r w:rsidRPr="00CB0EDE">
          <w:rPr>
            <w:rFonts w:asciiTheme="minorHAnsi" w:hAnsiTheme="minorHAnsi" w:cstheme="minorHAnsi"/>
            <w:noProof/>
            <w:webHidden/>
            <w:rPrChange w:id="46" w:author="Greg Aaron" w:date="2021-09-10T15:59:00Z">
              <w:rPr>
                <w:noProof/>
                <w:webHidden/>
              </w:rPr>
            </w:rPrChange>
          </w:rPr>
        </w:r>
      </w:ins>
      <w:r w:rsidRPr="00CB0EDE">
        <w:rPr>
          <w:rFonts w:asciiTheme="minorHAnsi" w:hAnsiTheme="minorHAnsi" w:cstheme="minorHAnsi"/>
          <w:noProof/>
          <w:webHidden/>
          <w:rPrChange w:id="47" w:author="Greg Aaron" w:date="2021-09-10T15:59:00Z">
            <w:rPr>
              <w:noProof/>
              <w:webHidden/>
            </w:rPr>
          </w:rPrChange>
        </w:rPr>
        <w:fldChar w:fldCharType="separate"/>
      </w:r>
      <w:ins w:id="48" w:author="Greg Aaron" w:date="2021-09-10T15:58:00Z">
        <w:r w:rsidRPr="00CB0EDE">
          <w:rPr>
            <w:rFonts w:asciiTheme="minorHAnsi" w:hAnsiTheme="minorHAnsi" w:cstheme="minorHAnsi"/>
            <w:noProof/>
            <w:webHidden/>
            <w:rPrChange w:id="49" w:author="Greg Aaron" w:date="2021-09-10T15:59:00Z">
              <w:rPr>
                <w:noProof/>
                <w:webHidden/>
              </w:rPr>
            </w:rPrChange>
          </w:rPr>
          <w:t>3</w:t>
        </w:r>
        <w:r w:rsidRPr="00CB0EDE">
          <w:rPr>
            <w:rFonts w:asciiTheme="minorHAnsi" w:hAnsiTheme="minorHAnsi" w:cstheme="minorHAnsi"/>
            <w:noProof/>
            <w:webHidden/>
            <w:rPrChange w:id="50" w:author="Greg Aaron" w:date="2021-09-10T15:59:00Z">
              <w:rPr>
                <w:noProof/>
                <w:webHidden/>
              </w:rPr>
            </w:rPrChange>
          </w:rPr>
          <w:fldChar w:fldCharType="end"/>
        </w:r>
        <w:r w:rsidRPr="00CB0EDE">
          <w:rPr>
            <w:rStyle w:val="Hyperlink"/>
            <w:rFonts w:asciiTheme="minorHAnsi" w:hAnsiTheme="minorHAnsi" w:cstheme="minorHAnsi"/>
            <w:noProof/>
            <w:rPrChange w:id="51" w:author="Greg Aaron" w:date="2021-09-10T15:59:00Z">
              <w:rPr>
                <w:rStyle w:val="Hyperlink"/>
                <w:noProof/>
              </w:rPr>
            </w:rPrChange>
          </w:rPr>
          <w:fldChar w:fldCharType="end"/>
        </w:r>
      </w:ins>
    </w:p>
    <w:p w14:paraId="2859A346" w14:textId="1866DCB2" w:rsidR="00CB0EDE" w:rsidRPr="00CB0EDE" w:rsidRDefault="00CB0EDE">
      <w:pPr>
        <w:pStyle w:val="TOC2"/>
        <w:tabs>
          <w:tab w:val="right" w:leader="dot" w:pos="9170"/>
        </w:tabs>
        <w:rPr>
          <w:ins w:id="52" w:author="Greg Aaron" w:date="2021-09-10T15:58:00Z"/>
          <w:rFonts w:asciiTheme="minorHAnsi" w:eastAsiaTheme="minorEastAsia" w:hAnsiTheme="minorHAnsi" w:cstheme="minorHAnsi"/>
          <w:noProof/>
          <w:rPrChange w:id="53" w:author="Greg Aaron" w:date="2021-09-10T15:59:00Z">
            <w:rPr>
              <w:ins w:id="54" w:author="Greg Aaron" w:date="2021-09-10T15:58:00Z"/>
              <w:rFonts w:asciiTheme="minorHAnsi" w:eastAsiaTheme="minorEastAsia" w:hAnsiTheme="minorHAnsi" w:cstheme="minorBidi"/>
              <w:noProof/>
            </w:rPr>
          </w:rPrChange>
        </w:rPr>
      </w:pPr>
      <w:ins w:id="55" w:author="Greg Aaron" w:date="2021-09-10T15:58:00Z">
        <w:r w:rsidRPr="00CB0EDE">
          <w:rPr>
            <w:rStyle w:val="Hyperlink"/>
            <w:rFonts w:asciiTheme="minorHAnsi" w:hAnsiTheme="minorHAnsi" w:cstheme="minorHAnsi"/>
            <w:noProof/>
            <w:rPrChange w:id="56" w:author="Greg Aaron" w:date="2021-09-10T15:59:00Z">
              <w:rPr>
                <w:rStyle w:val="Hyperlink"/>
                <w:noProof/>
              </w:rPr>
            </w:rPrChange>
          </w:rPr>
          <w:fldChar w:fldCharType="begin"/>
        </w:r>
        <w:r w:rsidRPr="00CB0EDE">
          <w:rPr>
            <w:rStyle w:val="Hyperlink"/>
            <w:rFonts w:asciiTheme="minorHAnsi" w:hAnsiTheme="minorHAnsi" w:cstheme="minorHAnsi"/>
            <w:noProof/>
            <w:rPrChange w:id="57" w:author="Greg Aaron" w:date="2021-09-10T15:59:00Z">
              <w:rPr>
                <w:rStyle w:val="Hyperlink"/>
                <w:noProof/>
              </w:rPr>
            </w:rPrChange>
          </w:rPr>
          <w:instrText xml:space="preserve"> </w:instrText>
        </w:r>
        <w:r w:rsidRPr="00CB0EDE">
          <w:rPr>
            <w:rFonts w:asciiTheme="minorHAnsi" w:hAnsiTheme="minorHAnsi" w:cstheme="minorHAnsi"/>
            <w:noProof/>
            <w:rPrChange w:id="58" w:author="Greg Aaron" w:date="2021-09-10T15:59:00Z">
              <w:rPr>
                <w:noProof/>
              </w:rPr>
            </w:rPrChange>
          </w:rPr>
          <w:instrText>HYPERLINK \l "_Toc82181955"</w:instrText>
        </w:r>
        <w:r w:rsidRPr="00CB0EDE">
          <w:rPr>
            <w:rStyle w:val="Hyperlink"/>
            <w:rFonts w:asciiTheme="minorHAnsi" w:hAnsiTheme="minorHAnsi" w:cstheme="minorHAnsi"/>
            <w:noProof/>
            <w:rPrChange w:id="5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60" w:author="Greg Aaron" w:date="2021-09-10T15:59:00Z">
              <w:rPr>
                <w:rStyle w:val="Hyperlink"/>
                <w:noProof/>
              </w:rPr>
            </w:rPrChange>
          </w:rPr>
        </w:r>
        <w:r w:rsidRPr="00CB0EDE">
          <w:rPr>
            <w:rStyle w:val="Hyperlink"/>
            <w:rFonts w:asciiTheme="minorHAnsi" w:hAnsiTheme="minorHAnsi" w:cstheme="minorHAnsi"/>
            <w:noProof/>
            <w:rPrChange w:id="61" w:author="Greg Aaron" w:date="2021-09-10T15:59:00Z">
              <w:rPr>
                <w:rStyle w:val="Hyperlink"/>
                <w:noProof/>
              </w:rPr>
            </w:rPrChange>
          </w:rPr>
          <w:fldChar w:fldCharType="separate"/>
        </w:r>
        <w:r w:rsidRPr="00CB0EDE">
          <w:rPr>
            <w:rStyle w:val="Hyperlink"/>
            <w:rFonts w:asciiTheme="minorHAnsi" w:hAnsiTheme="minorHAnsi" w:cstheme="minorHAnsi"/>
            <w:noProof/>
            <w:rPrChange w:id="62" w:author="Greg Aaron" w:date="2021-09-10T15:59:00Z">
              <w:rPr>
                <w:rStyle w:val="Hyperlink"/>
                <w:noProof/>
              </w:rPr>
            </w:rPrChange>
          </w:rPr>
          <w:t>Technical and Business Support</w:t>
        </w:r>
        <w:r w:rsidRPr="00CB0EDE">
          <w:rPr>
            <w:rFonts w:asciiTheme="minorHAnsi" w:hAnsiTheme="minorHAnsi" w:cstheme="minorHAnsi"/>
            <w:noProof/>
            <w:webHidden/>
            <w:rPrChange w:id="63" w:author="Greg Aaron" w:date="2021-09-10T15:59:00Z">
              <w:rPr>
                <w:noProof/>
                <w:webHidden/>
              </w:rPr>
            </w:rPrChange>
          </w:rPr>
          <w:tab/>
        </w:r>
        <w:r w:rsidRPr="00CB0EDE">
          <w:rPr>
            <w:rFonts w:asciiTheme="minorHAnsi" w:hAnsiTheme="minorHAnsi" w:cstheme="minorHAnsi"/>
            <w:noProof/>
            <w:webHidden/>
            <w:rPrChange w:id="64" w:author="Greg Aaron" w:date="2021-09-10T15:59:00Z">
              <w:rPr>
                <w:noProof/>
                <w:webHidden/>
              </w:rPr>
            </w:rPrChange>
          </w:rPr>
          <w:fldChar w:fldCharType="begin"/>
        </w:r>
        <w:r w:rsidRPr="00CB0EDE">
          <w:rPr>
            <w:rFonts w:asciiTheme="minorHAnsi" w:hAnsiTheme="minorHAnsi" w:cstheme="minorHAnsi"/>
            <w:noProof/>
            <w:webHidden/>
            <w:rPrChange w:id="65" w:author="Greg Aaron" w:date="2021-09-10T15:59:00Z">
              <w:rPr>
                <w:noProof/>
                <w:webHidden/>
              </w:rPr>
            </w:rPrChange>
          </w:rPr>
          <w:instrText xml:space="preserve"> PAGEREF _Toc82181955 \h </w:instrText>
        </w:r>
        <w:r w:rsidRPr="00CB0EDE">
          <w:rPr>
            <w:rFonts w:asciiTheme="minorHAnsi" w:hAnsiTheme="minorHAnsi" w:cstheme="minorHAnsi"/>
            <w:noProof/>
            <w:webHidden/>
            <w:rPrChange w:id="66" w:author="Greg Aaron" w:date="2021-09-10T15:59:00Z">
              <w:rPr>
                <w:noProof/>
                <w:webHidden/>
              </w:rPr>
            </w:rPrChange>
          </w:rPr>
        </w:r>
      </w:ins>
      <w:r w:rsidRPr="00CB0EDE">
        <w:rPr>
          <w:rFonts w:asciiTheme="minorHAnsi" w:hAnsiTheme="minorHAnsi" w:cstheme="minorHAnsi"/>
          <w:noProof/>
          <w:webHidden/>
          <w:rPrChange w:id="67" w:author="Greg Aaron" w:date="2021-09-10T15:59:00Z">
            <w:rPr>
              <w:noProof/>
              <w:webHidden/>
            </w:rPr>
          </w:rPrChange>
        </w:rPr>
        <w:fldChar w:fldCharType="separate"/>
      </w:r>
      <w:ins w:id="68" w:author="Greg Aaron" w:date="2021-09-10T15:58:00Z">
        <w:r w:rsidRPr="00CB0EDE">
          <w:rPr>
            <w:rFonts w:asciiTheme="minorHAnsi" w:hAnsiTheme="minorHAnsi" w:cstheme="minorHAnsi"/>
            <w:noProof/>
            <w:webHidden/>
            <w:rPrChange w:id="69" w:author="Greg Aaron" w:date="2021-09-10T15:59:00Z">
              <w:rPr>
                <w:noProof/>
                <w:webHidden/>
              </w:rPr>
            </w:rPrChange>
          </w:rPr>
          <w:t>3</w:t>
        </w:r>
        <w:r w:rsidRPr="00CB0EDE">
          <w:rPr>
            <w:rFonts w:asciiTheme="minorHAnsi" w:hAnsiTheme="minorHAnsi" w:cstheme="minorHAnsi"/>
            <w:noProof/>
            <w:webHidden/>
            <w:rPrChange w:id="70" w:author="Greg Aaron" w:date="2021-09-10T15:59:00Z">
              <w:rPr>
                <w:noProof/>
                <w:webHidden/>
              </w:rPr>
            </w:rPrChange>
          </w:rPr>
          <w:fldChar w:fldCharType="end"/>
        </w:r>
        <w:r w:rsidRPr="00CB0EDE">
          <w:rPr>
            <w:rStyle w:val="Hyperlink"/>
            <w:rFonts w:asciiTheme="minorHAnsi" w:hAnsiTheme="minorHAnsi" w:cstheme="minorHAnsi"/>
            <w:noProof/>
            <w:rPrChange w:id="71" w:author="Greg Aaron" w:date="2021-09-10T15:59:00Z">
              <w:rPr>
                <w:rStyle w:val="Hyperlink"/>
                <w:noProof/>
              </w:rPr>
            </w:rPrChange>
          </w:rPr>
          <w:fldChar w:fldCharType="end"/>
        </w:r>
      </w:ins>
    </w:p>
    <w:p w14:paraId="11D987AE" w14:textId="7568AB20" w:rsidR="00CB0EDE" w:rsidRPr="00CB0EDE" w:rsidRDefault="00CB0EDE">
      <w:pPr>
        <w:pStyle w:val="TOC2"/>
        <w:tabs>
          <w:tab w:val="right" w:leader="dot" w:pos="9170"/>
        </w:tabs>
        <w:rPr>
          <w:ins w:id="72" w:author="Greg Aaron" w:date="2021-09-10T15:58:00Z"/>
          <w:rFonts w:asciiTheme="minorHAnsi" w:eastAsiaTheme="minorEastAsia" w:hAnsiTheme="minorHAnsi" w:cstheme="minorHAnsi"/>
          <w:noProof/>
          <w:rPrChange w:id="73" w:author="Greg Aaron" w:date="2021-09-10T15:59:00Z">
            <w:rPr>
              <w:ins w:id="74" w:author="Greg Aaron" w:date="2021-09-10T15:58:00Z"/>
              <w:rFonts w:asciiTheme="minorHAnsi" w:eastAsiaTheme="minorEastAsia" w:hAnsiTheme="minorHAnsi" w:cstheme="minorBidi"/>
              <w:noProof/>
            </w:rPr>
          </w:rPrChange>
        </w:rPr>
      </w:pPr>
      <w:ins w:id="75" w:author="Greg Aaron" w:date="2021-09-10T15:58:00Z">
        <w:r w:rsidRPr="00CB0EDE">
          <w:rPr>
            <w:rStyle w:val="Hyperlink"/>
            <w:rFonts w:asciiTheme="minorHAnsi" w:hAnsiTheme="minorHAnsi" w:cstheme="minorHAnsi"/>
            <w:noProof/>
            <w:rPrChange w:id="76" w:author="Greg Aaron" w:date="2021-09-10T15:59:00Z">
              <w:rPr>
                <w:rStyle w:val="Hyperlink"/>
                <w:noProof/>
              </w:rPr>
            </w:rPrChange>
          </w:rPr>
          <w:fldChar w:fldCharType="begin"/>
        </w:r>
        <w:r w:rsidRPr="00CB0EDE">
          <w:rPr>
            <w:rStyle w:val="Hyperlink"/>
            <w:rFonts w:asciiTheme="minorHAnsi" w:hAnsiTheme="minorHAnsi" w:cstheme="minorHAnsi"/>
            <w:noProof/>
            <w:rPrChange w:id="77" w:author="Greg Aaron" w:date="2021-09-10T15:59:00Z">
              <w:rPr>
                <w:rStyle w:val="Hyperlink"/>
                <w:noProof/>
              </w:rPr>
            </w:rPrChange>
          </w:rPr>
          <w:instrText xml:space="preserve"> </w:instrText>
        </w:r>
        <w:r w:rsidRPr="00CB0EDE">
          <w:rPr>
            <w:rFonts w:asciiTheme="minorHAnsi" w:hAnsiTheme="minorHAnsi" w:cstheme="minorHAnsi"/>
            <w:noProof/>
            <w:rPrChange w:id="78" w:author="Greg Aaron" w:date="2021-09-10T15:59:00Z">
              <w:rPr>
                <w:noProof/>
              </w:rPr>
            </w:rPrChange>
          </w:rPr>
          <w:instrText>HYPERLINK \l "_Toc82181956"</w:instrText>
        </w:r>
        <w:r w:rsidRPr="00CB0EDE">
          <w:rPr>
            <w:rStyle w:val="Hyperlink"/>
            <w:rFonts w:asciiTheme="minorHAnsi" w:hAnsiTheme="minorHAnsi" w:cstheme="minorHAnsi"/>
            <w:noProof/>
            <w:rPrChange w:id="7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80" w:author="Greg Aaron" w:date="2021-09-10T15:59:00Z">
              <w:rPr>
                <w:rStyle w:val="Hyperlink"/>
                <w:noProof/>
              </w:rPr>
            </w:rPrChange>
          </w:rPr>
        </w:r>
        <w:r w:rsidRPr="00CB0EDE">
          <w:rPr>
            <w:rStyle w:val="Hyperlink"/>
            <w:rFonts w:asciiTheme="minorHAnsi" w:hAnsiTheme="minorHAnsi" w:cstheme="minorHAnsi"/>
            <w:noProof/>
            <w:rPrChange w:id="81" w:author="Greg Aaron" w:date="2021-09-10T15:59:00Z">
              <w:rPr>
                <w:rStyle w:val="Hyperlink"/>
                <w:noProof/>
              </w:rPr>
            </w:rPrChange>
          </w:rPr>
          <w:fldChar w:fldCharType="separate"/>
        </w:r>
        <w:r w:rsidRPr="00CB0EDE">
          <w:rPr>
            <w:rStyle w:val="Hyperlink"/>
            <w:rFonts w:asciiTheme="minorHAnsi" w:hAnsiTheme="minorHAnsi" w:cstheme="minorHAnsi"/>
            <w:noProof/>
            <w:rPrChange w:id="82" w:author="Greg Aaron" w:date="2021-09-10T15:59:00Z">
              <w:rPr>
                <w:rStyle w:val="Hyperlink"/>
                <w:noProof/>
              </w:rPr>
            </w:rPrChange>
          </w:rPr>
          <w:t>Data Origin and Quality</w:t>
        </w:r>
        <w:r w:rsidRPr="00CB0EDE">
          <w:rPr>
            <w:rFonts w:asciiTheme="minorHAnsi" w:hAnsiTheme="minorHAnsi" w:cstheme="minorHAnsi"/>
            <w:noProof/>
            <w:webHidden/>
            <w:rPrChange w:id="83" w:author="Greg Aaron" w:date="2021-09-10T15:59:00Z">
              <w:rPr>
                <w:noProof/>
                <w:webHidden/>
              </w:rPr>
            </w:rPrChange>
          </w:rPr>
          <w:tab/>
        </w:r>
        <w:r w:rsidRPr="00CB0EDE">
          <w:rPr>
            <w:rFonts w:asciiTheme="minorHAnsi" w:hAnsiTheme="minorHAnsi" w:cstheme="minorHAnsi"/>
            <w:noProof/>
            <w:webHidden/>
            <w:rPrChange w:id="84" w:author="Greg Aaron" w:date="2021-09-10T15:59:00Z">
              <w:rPr>
                <w:noProof/>
                <w:webHidden/>
              </w:rPr>
            </w:rPrChange>
          </w:rPr>
          <w:fldChar w:fldCharType="begin"/>
        </w:r>
        <w:r w:rsidRPr="00CB0EDE">
          <w:rPr>
            <w:rFonts w:asciiTheme="minorHAnsi" w:hAnsiTheme="minorHAnsi" w:cstheme="minorHAnsi"/>
            <w:noProof/>
            <w:webHidden/>
            <w:rPrChange w:id="85" w:author="Greg Aaron" w:date="2021-09-10T15:59:00Z">
              <w:rPr>
                <w:noProof/>
                <w:webHidden/>
              </w:rPr>
            </w:rPrChange>
          </w:rPr>
          <w:instrText xml:space="preserve"> PAGEREF _Toc82181956 \h </w:instrText>
        </w:r>
        <w:r w:rsidRPr="00CB0EDE">
          <w:rPr>
            <w:rFonts w:asciiTheme="minorHAnsi" w:hAnsiTheme="minorHAnsi" w:cstheme="minorHAnsi"/>
            <w:noProof/>
            <w:webHidden/>
            <w:rPrChange w:id="86" w:author="Greg Aaron" w:date="2021-09-10T15:59:00Z">
              <w:rPr>
                <w:noProof/>
                <w:webHidden/>
              </w:rPr>
            </w:rPrChange>
          </w:rPr>
        </w:r>
      </w:ins>
      <w:r w:rsidRPr="00CB0EDE">
        <w:rPr>
          <w:rFonts w:asciiTheme="minorHAnsi" w:hAnsiTheme="minorHAnsi" w:cstheme="minorHAnsi"/>
          <w:noProof/>
          <w:webHidden/>
          <w:rPrChange w:id="87" w:author="Greg Aaron" w:date="2021-09-10T15:59:00Z">
            <w:rPr>
              <w:noProof/>
              <w:webHidden/>
            </w:rPr>
          </w:rPrChange>
        </w:rPr>
        <w:fldChar w:fldCharType="separate"/>
      </w:r>
      <w:ins w:id="88" w:author="Greg Aaron" w:date="2021-09-10T15:58:00Z">
        <w:r w:rsidRPr="00CB0EDE">
          <w:rPr>
            <w:rFonts w:asciiTheme="minorHAnsi" w:hAnsiTheme="minorHAnsi" w:cstheme="minorHAnsi"/>
            <w:noProof/>
            <w:webHidden/>
            <w:rPrChange w:id="89" w:author="Greg Aaron" w:date="2021-09-10T15:59:00Z">
              <w:rPr>
                <w:noProof/>
                <w:webHidden/>
              </w:rPr>
            </w:rPrChange>
          </w:rPr>
          <w:t>4</w:t>
        </w:r>
        <w:r w:rsidRPr="00CB0EDE">
          <w:rPr>
            <w:rFonts w:asciiTheme="minorHAnsi" w:hAnsiTheme="minorHAnsi" w:cstheme="minorHAnsi"/>
            <w:noProof/>
            <w:webHidden/>
            <w:rPrChange w:id="90" w:author="Greg Aaron" w:date="2021-09-10T15:59:00Z">
              <w:rPr>
                <w:noProof/>
                <w:webHidden/>
              </w:rPr>
            </w:rPrChange>
          </w:rPr>
          <w:fldChar w:fldCharType="end"/>
        </w:r>
        <w:r w:rsidRPr="00CB0EDE">
          <w:rPr>
            <w:rStyle w:val="Hyperlink"/>
            <w:rFonts w:asciiTheme="minorHAnsi" w:hAnsiTheme="minorHAnsi" w:cstheme="minorHAnsi"/>
            <w:noProof/>
            <w:rPrChange w:id="91" w:author="Greg Aaron" w:date="2021-09-10T15:59:00Z">
              <w:rPr>
                <w:rStyle w:val="Hyperlink"/>
                <w:noProof/>
              </w:rPr>
            </w:rPrChange>
          </w:rPr>
          <w:fldChar w:fldCharType="end"/>
        </w:r>
      </w:ins>
    </w:p>
    <w:p w14:paraId="6136CA1E" w14:textId="6E2B5666" w:rsidR="00CB0EDE" w:rsidRPr="00CB0EDE" w:rsidRDefault="00CB0EDE">
      <w:pPr>
        <w:pStyle w:val="TOC2"/>
        <w:tabs>
          <w:tab w:val="right" w:leader="dot" w:pos="9170"/>
        </w:tabs>
        <w:rPr>
          <w:ins w:id="92" w:author="Greg Aaron" w:date="2021-09-10T15:58:00Z"/>
          <w:rFonts w:asciiTheme="minorHAnsi" w:eastAsiaTheme="minorEastAsia" w:hAnsiTheme="minorHAnsi" w:cstheme="minorHAnsi"/>
          <w:noProof/>
          <w:rPrChange w:id="93" w:author="Greg Aaron" w:date="2021-09-10T15:59:00Z">
            <w:rPr>
              <w:ins w:id="94" w:author="Greg Aaron" w:date="2021-09-10T15:58:00Z"/>
              <w:rFonts w:asciiTheme="minorHAnsi" w:eastAsiaTheme="minorEastAsia" w:hAnsiTheme="minorHAnsi" w:cstheme="minorBidi"/>
              <w:noProof/>
            </w:rPr>
          </w:rPrChange>
        </w:rPr>
      </w:pPr>
      <w:ins w:id="95" w:author="Greg Aaron" w:date="2021-09-10T15:58:00Z">
        <w:r w:rsidRPr="00CB0EDE">
          <w:rPr>
            <w:rStyle w:val="Hyperlink"/>
            <w:rFonts w:asciiTheme="minorHAnsi" w:hAnsiTheme="minorHAnsi" w:cstheme="minorHAnsi"/>
            <w:noProof/>
            <w:rPrChange w:id="96" w:author="Greg Aaron" w:date="2021-09-10T15:59:00Z">
              <w:rPr>
                <w:rStyle w:val="Hyperlink"/>
                <w:noProof/>
              </w:rPr>
            </w:rPrChange>
          </w:rPr>
          <w:fldChar w:fldCharType="begin"/>
        </w:r>
        <w:r w:rsidRPr="00CB0EDE">
          <w:rPr>
            <w:rStyle w:val="Hyperlink"/>
            <w:rFonts w:asciiTheme="minorHAnsi" w:hAnsiTheme="minorHAnsi" w:cstheme="minorHAnsi"/>
            <w:noProof/>
            <w:rPrChange w:id="97" w:author="Greg Aaron" w:date="2021-09-10T15:59:00Z">
              <w:rPr>
                <w:rStyle w:val="Hyperlink"/>
                <w:noProof/>
              </w:rPr>
            </w:rPrChange>
          </w:rPr>
          <w:instrText xml:space="preserve"> </w:instrText>
        </w:r>
        <w:r w:rsidRPr="00CB0EDE">
          <w:rPr>
            <w:rFonts w:asciiTheme="minorHAnsi" w:hAnsiTheme="minorHAnsi" w:cstheme="minorHAnsi"/>
            <w:noProof/>
            <w:rPrChange w:id="98" w:author="Greg Aaron" w:date="2021-09-10T15:59:00Z">
              <w:rPr>
                <w:noProof/>
              </w:rPr>
            </w:rPrChange>
          </w:rPr>
          <w:instrText>HYPERLINK \l "_Toc82181957"</w:instrText>
        </w:r>
        <w:r w:rsidRPr="00CB0EDE">
          <w:rPr>
            <w:rStyle w:val="Hyperlink"/>
            <w:rFonts w:asciiTheme="minorHAnsi" w:hAnsiTheme="minorHAnsi" w:cstheme="minorHAnsi"/>
            <w:noProof/>
            <w:rPrChange w:id="9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100" w:author="Greg Aaron" w:date="2021-09-10T15:59:00Z">
              <w:rPr>
                <w:rStyle w:val="Hyperlink"/>
                <w:noProof/>
              </w:rPr>
            </w:rPrChange>
          </w:rPr>
        </w:r>
        <w:r w:rsidRPr="00CB0EDE">
          <w:rPr>
            <w:rStyle w:val="Hyperlink"/>
            <w:rFonts w:asciiTheme="minorHAnsi" w:hAnsiTheme="minorHAnsi" w:cstheme="minorHAnsi"/>
            <w:noProof/>
            <w:rPrChange w:id="101" w:author="Greg Aaron" w:date="2021-09-10T15:59:00Z">
              <w:rPr>
                <w:rStyle w:val="Hyperlink"/>
                <w:noProof/>
              </w:rPr>
            </w:rPrChange>
          </w:rPr>
          <w:fldChar w:fldCharType="separate"/>
        </w:r>
        <w:r w:rsidRPr="00CB0EDE">
          <w:rPr>
            <w:rStyle w:val="Hyperlink"/>
            <w:rFonts w:asciiTheme="minorHAnsi" w:hAnsiTheme="minorHAnsi" w:cstheme="minorHAnsi"/>
            <w:noProof/>
            <w:rPrChange w:id="102" w:author="Greg Aaron" w:date="2021-09-10T15:59:00Z">
              <w:rPr>
                <w:rStyle w:val="Hyperlink"/>
                <w:noProof/>
              </w:rPr>
            </w:rPrChange>
          </w:rPr>
          <w:t>Ways to Interact with the Data: UI and API</w:t>
        </w:r>
        <w:r w:rsidRPr="00CB0EDE">
          <w:rPr>
            <w:rFonts w:asciiTheme="minorHAnsi" w:hAnsiTheme="minorHAnsi" w:cstheme="minorHAnsi"/>
            <w:noProof/>
            <w:webHidden/>
            <w:rPrChange w:id="103" w:author="Greg Aaron" w:date="2021-09-10T15:59:00Z">
              <w:rPr>
                <w:noProof/>
                <w:webHidden/>
              </w:rPr>
            </w:rPrChange>
          </w:rPr>
          <w:tab/>
        </w:r>
        <w:r w:rsidRPr="00CB0EDE">
          <w:rPr>
            <w:rFonts w:asciiTheme="minorHAnsi" w:hAnsiTheme="minorHAnsi" w:cstheme="minorHAnsi"/>
            <w:noProof/>
            <w:webHidden/>
            <w:rPrChange w:id="104" w:author="Greg Aaron" w:date="2021-09-10T15:59:00Z">
              <w:rPr>
                <w:noProof/>
                <w:webHidden/>
              </w:rPr>
            </w:rPrChange>
          </w:rPr>
          <w:fldChar w:fldCharType="begin"/>
        </w:r>
        <w:r w:rsidRPr="00CB0EDE">
          <w:rPr>
            <w:rFonts w:asciiTheme="minorHAnsi" w:hAnsiTheme="minorHAnsi" w:cstheme="minorHAnsi"/>
            <w:noProof/>
            <w:webHidden/>
            <w:rPrChange w:id="105" w:author="Greg Aaron" w:date="2021-09-10T15:59:00Z">
              <w:rPr>
                <w:noProof/>
                <w:webHidden/>
              </w:rPr>
            </w:rPrChange>
          </w:rPr>
          <w:instrText xml:space="preserve"> PAGEREF _Toc82181957 \h </w:instrText>
        </w:r>
        <w:r w:rsidRPr="00CB0EDE">
          <w:rPr>
            <w:rFonts w:asciiTheme="minorHAnsi" w:hAnsiTheme="minorHAnsi" w:cstheme="minorHAnsi"/>
            <w:noProof/>
            <w:webHidden/>
            <w:rPrChange w:id="106" w:author="Greg Aaron" w:date="2021-09-10T15:59:00Z">
              <w:rPr>
                <w:noProof/>
                <w:webHidden/>
              </w:rPr>
            </w:rPrChange>
          </w:rPr>
        </w:r>
      </w:ins>
      <w:r w:rsidRPr="00CB0EDE">
        <w:rPr>
          <w:rFonts w:asciiTheme="minorHAnsi" w:hAnsiTheme="minorHAnsi" w:cstheme="minorHAnsi"/>
          <w:noProof/>
          <w:webHidden/>
          <w:rPrChange w:id="107" w:author="Greg Aaron" w:date="2021-09-10T15:59:00Z">
            <w:rPr>
              <w:noProof/>
              <w:webHidden/>
            </w:rPr>
          </w:rPrChange>
        </w:rPr>
        <w:fldChar w:fldCharType="separate"/>
      </w:r>
      <w:ins w:id="108" w:author="Greg Aaron" w:date="2021-09-10T15:58:00Z">
        <w:r w:rsidRPr="00CB0EDE">
          <w:rPr>
            <w:rFonts w:asciiTheme="minorHAnsi" w:hAnsiTheme="minorHAnsi" w:cstheme="minorHAnsi"/>
            <w:noProof/>
            <w:webHidden/>
            <w:rPrChange w:id="109" w:author="Greg Aaron" w:date="2021-09-10T15:59:00Z">
              <w:rPr>
                <w:noProof/>
                <w:webHidden/>
              </w:rPr>
            </w:rPrChange>
          </w:rPr>
          <w:t>4</w:t>
        </w:r>
        <w:r w:rsidRPr="00CB0EDE">
          <w:rPr>
            <w:rFonts w:asciiTheme="minorHAnsi" w:hAnsiTheme="minorHAnsi" w:cstheme="minorHAnsi"/>
            <w:noProof/>
            <w:webHidden/>
            <w:rPrChange w:id="110" w:author="Greg Aaron" w:date="2021-09-10T15:59:00Z">
              <w:rPr>
                <w:noProof/>
                <w:webHidden/>
              </w:rPr>
            </w:rPrChange>
          </w:rPr>
          <w:fldChar w:fldCharType="end"/>
        </w:r>
        <w:r w:rsidRPr="00CB0EDE">
          <w:rPr>
            <w:rStyle w:val="Hyperlink"/>
            <w:rFonts w:asciiTheme="minorHAnsi" w:hAnsiTheme="minorHAnsi" w:cstheme="minorHAnsi"/>
            <w:noProof/>
            <w:rPrChange w:id="111" w:author="Greg Aaron" w:date="2021-09-10T15:59:00Z">
              <w:rPr>
                <w:rStyle w:val="Hyperlink"/>
                <w:noProof/>
              </w:rPr>
            </w:rPrChange>
          </w:rPr>
          <w:fldChar w:fldCharType="end"/>
        </w:r>
      </w:ins>
    </w:p>
    <w:p w14:paraId="0DF4CBAD" w14:textId="27903813" w:rsidR="00CB0EDE" w:rsidRPr="00CB0EDE" w:rsidRDefault="00CB0EDE">
      <w:pPr>
        <w:pStyle w:val="TOC2"/>
        <w:tabs>
          <w:tab w:val="right" w:leader="dot" w:pos="9170"/>
        </w:tabs>
        <w:rPr>
          <w:ins w:id="112" w:author="Greg Aaron" w:date="2021-09-10T15:58:00Z"/>
          <w:rFonts w:asciiTheme="minorHAnsi" w:eastAsiaTheme="minorEastAsia" w:hAnsiTheme="minorHAnsi" w:cstheme="minorHAnsi"/>
          <w:noProof/>
          <w:rPrChange w:id="113" w:author="Greg Aaron" w:date="2021-09-10T15:59:00Z">
            <w:rPr>
              <w:ins w:id="114" w:author="Greg Aaron" w:date="2021-09-10T15:58:00Z"/>
              <w:rFonts w:asciiTheme="minorHAnsi" w:eastAsiaTheme="minorEastAsia" w:hAnsiTheme="minorHAnsi" w:cstheme="minorBidi"/>
              <w:noProof/>
            </w:rPr>
          </w:rPrChange>
        </w:rPr>
      </w:pPr>
      <w:ins w:id="115" w:author="Greg Aaron" w:date="2021-09-10T15:58:00Z">
        <w:r w:rsidRPr="00CB0EDE">
          <w:rPr>
            <w:rStyle w:val="Hyperlink"/>
            <w:rFonts w:asciiTheme="minorHAnsi" w:hAnsiTheme="minorHAnsi" w:cstheme="minorHAnsi"/>
            <w:noProof/>
            <w:rPrChange w:id="116" w:author="Greg Aaron" w:date="2021-09-10T15:59:00Z">
              <w:rPr>
                <w:rStyle w:val="Hyperlink"/>
                <w:noProof/>
              </w:rPr>
            </w:rPrChange>
          </w:rPr>
          <w:fldChar w:fldCharType="begin"/>
        </w:r>
        <w:r w:rsidRPr="00CB0EDE">
          <w:rPr>
            <w:rStyle w:val="Hyperlink"/>
            <w:rFonts w:asciiTheme="minorHAnsi" w:hAnsiTheme="minorHAnsi" w:cstheme="minorHAnsi"/>
            <w:noProof/>
            <w:rPrChange w:id="117" w:author="Greg Aaron" w:date="2021-09-10T15:59:00Z">
              <w:rPr>
                <w:rStyle w:val="Hyperlink"/>
                <w:noProof/>
              </w:rPr>
            </w:rPrChange>
          </w:rPr>
          <w:instrText xml:space="preserve"> </w:instrText>
        </w:r>
        <w:r w:rsidRPr="00CB0EDE">
          <w:rPr>
            <w:rFonts w:asciiTheme="minorHAnsi" w:hAnsiTheme="minorHAnsi" w:cstheme="minorHAnsi"/>
            <w:noProof/>
            <w:rPrChange w:id="118" w:author="Greg Aaron" w:date="2021-09-10T15:59:00Z">
              <w:rPr>
                <w:noProof/>
              </w:rPr>
            </w:rPrChange>
          </w:rPr>
          <w:instrText>HYPERLINK \l "_Toc82181958"</w:instrText>
        </w:r>
        <w:r w:rsidRPr="00CB0EDE">
          <w:rPr>
            <w:rStyle w:val="Hyperlink"/>
            <w:rFonts w:asciiTheme="minorHAnsi" w:hAnsiTheme="minorHAnsi" w:cstheme="minorHAnsi"/>
            <w:noProof/>
            <w:rPrChange w:id="11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120" w:author="Greg Aaron" w:date="2021-09-10T15:59:00Z">
              <w:rPr>
                <w:rStyle w:val="Hyperlink"/>
                <w:noProof/>
              </w:rPr>
            </w:rPrChange>
          </w:rPr>
        </w:r>
        <w:r w:rsidRPr="00CB0EDE">
          <w:rPr>
            <w:rStyle w:val="Hyperlink"/>
            <w:rFonts w:asciiTheme="minorHAnsi" w:hAnsiTheme="minorHAnsi" w:cstheme="minorHAnsi"/>
            <w:noProof/>
            <w:rPrChange w:id="121" w:author="Greg Aaron" w:date="2021-09-10T15:59:00Z">
              <w:rPr>
                <w:rStyle w:val="Hyperlink"/>
                <w:noProof/>
              </w:rPr>
            </w:rPrChange>
          </w:rPr>
          <w:fldChar w:fldCharType="separate"/>
        </w:r>
        <w:r w:rsidRPr="00CB0EDE">
          <w:rPr>
            <w:rStyle w:val="Hyperlink"/>
            <w:rFonts w:asciiTheme="minorHAnsi" w:hAnsiTheme="minorHAnsi" w:cstheme="minorHAnsi"/>
            <w:noProof/>
            <w:rPrChange w:id="122" w:author="Greg Aaron" w:date="2021-09-10T15:59:00Z">
              <w:rPr>
                <w:rStyle w:val="Hyperlink"/>
                <w:noProof/>
              </w:rPr>
            </w:rPrChange>
          </w:rPr>
          <w:t>API Documentation</w:t>
        </w:r>
        <w:r w:rsidRPr="00CB0EDE">
          <w:rPr>
            <w:rFonts w:asciiTheme="minorHAnsi" w:hAnsiTheme="minorHAnsi" w:cstheme="minorHAnsi"/>
            <w:noProof/>
            <w:webHidden/>
            <w:rPrChange w:id="123" w:author="Greg Aaron" w:date="2021-09-10T15:59:00Z">
              <w:rPr>
                <w:noProof/>
                <w:webHidden/>
              </w:rPr>
            </w:rPrChange>
          </w:rPr>
          <w:tab/>
        </w:r>
        <w:r w:rsidRPr="00CB0EDE">
          <w:rPr>
            <w:rFonts w:asciiTheme="minorHAnsi" w:hAnsiTheme="minorHAnsi" w:cstheme="minorHAnsi"/>
            <w:noProof/>
            <w:webHidden/>
            <w:rPrChange w:id="124" w:author="Greg Aaron" w:date="2021-09-10T15:59:00Z">
              <w:rPr>
                <w:noProof/>
                <w:webHidden/>
              </w:rPr>
            </w:rPrChange>
          </w:rPr>
          <w:fldChar w:fldCharType="begin"/>
        </w:r>
        <w:r w:rsidRPr="00CB0EDE">
          <w:rPr>
            <w:rFonts w:asciiTheme="minorHAnsi" w:hAnsiTheme="minorHAnsi" w:cstheme="minorHAnsi"/>
            <w:noProof/>
            <w:webHidden/>
            <w:rPrChange w:id="125" w:author="Greg Aaron" w:date="2021-09-10T15:59:00Z">
              <w:rPr>
                <w:noProof/>
                <w:webHidden/>
              </w:rPr>
            </w:rPrChange>
          </w:rPr>
          <w:instrText xml:space="preserve"> PAGEREF _Toc82181958 \h </w:instrText>
        </w:r>
        <w:r w:rsidRPr="00CB0EDE">
          <w:rPr>
            <w:rFonts w:asciiTheme="minorHAnsi" w:hAnsiTheme="minorHAnsi" w:cstheme="minorHAnsi"/>
            <w:noProof/>
            <w:webHidden/>
            <w:rPrChange w:id="126" w:author="Greg Aaron" w:date="2021-09-10T15:59:00Z">
              <w:rPr>
                <w:noProof/>
                <w:webHidden/>
              </w:rPr>
            </w:rPrChange>
          </w:rPr>
        </w:r>
      </w:ins>
      <w:r w:rsidRPr="00CB0EDE">
        <w:rPr>
          <w:rFonts w:asciiTheme="minorHAnsi" w:hAnsiTheme="minorHAnsi" w:cstheme="minorHAnsi"/>
          <w:noProof/>
          <w:webHidden/>
          <w:rPrChange w:id="127" w:author="Greg Aaron" w:date="2021-09-10T15:59:00Z">
            <w:rPr>
              <w:noProof/>
              <w:webHidden/>
            </w:rPr>
          </w:rPrChange>
        </w:rPr>
        <w:fldChar w:fldCharType="separate"/>
      </w:r>
      <w:ins w:id="128" w:author="Greg Aaron" w:date="2021-09-10T15:58:00Z">
        <w:r w:rsidRPr="00CB0EDE">
          <w:rPr>
            <w:rFonts w:asciiTheme="minorHAnsi" w:hAnsiTheme="minorHAnsi" w:cstheme="minorHAnsi"/>
            <w:noProof/>
            <w:webHidden/>
            <w:rPrChange w:id="129" w:author="Greg Aaron" w:date="2021-09-10T15:59:00Z">
              <w:rPr>
                <w:noProof/>
                <w:webHidden/>
              </w:rPr>
            </w:rPrChange>
          </w:rPr>
          <w:t>5</w:t>
        </w:r>
        <w:r w:rsidRPr="00CB0EDE">
          <w:rPr>
            <w:rFonts w:asciiTheme="minorHAnsi" w:hAnsiTheme="minorHAnsi" w:cstheme="minorHAnsi"/>
            <w:noProof/>
            <w:webHidden/>
            <w:rPrChange w:id="130" w:author="Greg Aaron" w:date="2021-09-10T15:59:00Z">
              <w:rPr>
                <w:noProof/>
                <w:webHidden/>
              </w:rPr>
            </w:rPrChange>
          </w:rPr>
          <w:fldChar w:fldCharType="end"/>
        </w:r>
        <w:r w:rsidRPr="00CB0EDE">
          <w:rPr>
            <w:rStyle w:val="Hyperlink"/>
            <w:rFonts w:asciiTheme="minorHAnsi" w:hAnsiTheme="minorHAnsi" w:cstheme="minorHAnsi"/>
            <w:noProof/>
            <w:rPrChange w:id="131" w:author="Greg Aaron" w:date="2021-09-10T15:59:00Z">
              <w:rPr>
                <w:rStyle w:val="Hyperlink"/>
                <w:noProof/>
              </w:rPr>
            </w:rPrChange>
          </w:rPr>
          <w:fldChar w:fldCharType="end"/>
        </w:r>
      </w:ins>
    </w:p>
    <w:p w14:paraId="0336591C" w14:textId="41521EE1" w:rsidR="00CB0EDE" w:rsidRPr="00CB0EDE" w:rsidRDefault="00CB0EDE">
      <w:pPr>
        <w:pStyle w:val="TOC2"/>
        <w:tabs>
          <w:tab w:val="right" w:leader="dot" w:pos="9170"/>
        </w:tabs>
        <w:rPr>
          <w:ins w:id="132" w:author="Greg Aaron" w:date="2021-09-10T15:58:00Z"/>
          <w:rFonts w:asciiTheme="minorHAnsi" w:eastAsiaTheme="minorEastAsia" w:hAnsiTheme="minorHAnsi" w:cstheme="minorHAnsi"/>
          <w:noProof/>
          <w:rPrChange w:id="133" w:author="Greg Aaron" w:date="2021-09-10T15:59:00Z">
            <w:rPr>
              <w:ins w:id="134" w:author="Greg Aaron" w:date="2021-09-10T15:58:00Z"/>
              <w:rFonts w:asciiTheme="minorHAnsi" w:eastAsiaTheme="minorEastAsia" w:hAnsiTheme="minorHAnsi" w:cstheme="minorBidi"/>
              <w:noProof/>
            </w:rPr>
          </w:rPrChange>
        </w:rPr>
      </w:pPr>
      <w:ins w:id="135" w:author="Greg Aaron" w:date="2021-09-10T15:58:00Z">
        <w:r w:rsidRPr="00CB0EDE">
          <w:rPr>
            <w:rStyle w:val="Hyperlink"/>
            <w:rFonts w:asciiTheme="minorHAnsi" w:hAnsiTheme="minorHAnsi" w:cstheme="minorHAnsi"/>
            <w:noProof/>
            <w:rPrChange w:id="136" w:author="Greg Aaron" w:date="2021-09-10T15:59:00Z">
              <w:rPr>
                <w:rStyle w:val="Hyperlink"/>
                <w:noProof/>
              </w:rPr>
            </w:rPrChange>
          </w:rPr>
          <w:fldChar w:fldCharType="begin"/>
        </w:r>
        <w:r w:rsidRPr="00CB0EDE">
          <w:rPr>
            <w:rStyle w:val="Hyperlink"/>
            <w:rFonts w:asciiTheme="minorHAnsi" w:hAnsiTheme="minorHAnsi" w:cstheme="minorHAnsi"/>
            <w:noProof/>
            <w:rPrChange w:id="137" w:author="Greg Aaron" w:date="2021-09-10T15:59:00Z">
              <w:rPr>
                <w:rStyle w:val="Hyperlink"/>
                <w:noProof/>
              </w:rPr>
            </w:rPrChange>
          </w:rPr>
          <w:instrText xml:space="preserve"> </w:instrText>
        </w:r>
        <w:r w:rsidRPr="00CB0EDE">
          <w:rPr>
            <w:rFonts w:asciiTheme="minorHAnsi" w:hAnsiTheme="minorHAnsi" w:cstheme="minorHAnsi"/>
            <w:noProof/>
            <w:rPrChange w:id="138" w:author="Greg Aaron" w:date="2021-09-10T15:59:00Z">
              <w:rPr>
                <w:noProof/>
              </w:rPr>
            </w:rPrChange>
          </w:rPr>
          <w:instrText>HYPERLINK \l "_Toc82181959"</w:instrText>
        </w:r>
        <w:r w:rsidRPr="00CB0EDE">
          <w:rPr>
            <w:rStyle w:val="Hyperlink"/>
            <w:rFonts w:asciiTheme="minorHAnsi" w:hAnsiTheme="minorHAnsi" w:cstheme="minorHAnsi"/>
            <w:noProof/>
            <w:rPrChange w:id="13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140" w:author="Greg Aaron" w:date="2021-09-10T15:59:00Z">
              <w:rPr>
                <w:rStyle w:val="Hyperlink"/>
                <w:noProof/>
              </w:rPr>
            </w:rPrChange>
          </w:rPr>
        </w:r>
        <w:r w:rsidRPr="00CB0EDE">
          <w:rPr>
            <w:rStyle w:val="Hyperlink"/>
            <w:rFonts w:asciiTheme="minorHAnsi" w:hAnsiTheme="minorHAnsi" w:cstheme="minorHAnsi"/>
            <w:noProof/>
            <w:rPrChange w:id="141" w:author="Greg Aaron" w:date="2021-09-10T15:59:00Z">
              <w:rPr>
                <w:rStyle w:val="Hyperlink"/>
                <w:noProof/>
              </w:rPr>
            </w:rPrChange>
          </w:rPr>
          <w:fldChar w:fldCharType="separate"/>
        </w:r>
        <w:r w:rsidRPr="00CB0EDE">
          <w:rPr>
            <w:rStyle w:val="Hyperlink"/>
            <w:rFonts w:asciiTheme="minorHAnsi" w:hAnsiTheme="minorHAnsi" w:cstheme="minorHAnsi"/>
            <w:noProof/>
            <w:rPrChange w:id="142" w:author="Greg Aaron" w:date="2021-09-10T15:59:00Z">
              <w:rPr>
                <w:rStyle w:val="Hyperlink"/>
                <w:noProof/>
              </w:rPr>
            </w:rPrChange>
          </w:rPr>
          <w:t>eCX API Token Keys</w:t>
        </w:r>
        <w:r w:rsidRPr="00CB0EDE">
          <w:rPr>
            <w:rFonts w:asciiTheme="minorHAnsi" w:hAnsiTheme="minorHAnsi" w:cstheme="minorHAnsi"/>
            <w:noProof/>
            <w:webHidden/>
            <w:rPrChange w:id="143" w:author="Greg Aaron" w:date="2021-09-10T15:59:00Z">
              <w:rPr>
                <w:noProof/>
                <w:webHidden/>
              </w:rPr>
            </w:rPrChange>
          </w:rPr>
          <w:tab/>
        </w:r>
        <w:r w:rsidRPr="00CB0EDE">
          <w:rPr>
            <w:rFonts w:asciiTheme="minorHAnsi" w:hAnsiTheme="minorHAnsi" w:cstheme="minorHAnsi"/>
            <w:noProof/>
            <w:webHidden/>
            <w:rPrChange w:id="144" w:author="Greg Aaron" w:date="2021-09-10T15:59:00Z">
              <w:rPr>
                <w:noProof/>
                <w:webHidden/>
              </w:rPr>
            </w:rPrChange>
          </w:rPr>
          <w:fldChar w:fldCharType="begin"/>
        </w:r>
        <w:r w:rsidRPr="00CB0EDE">
          <w:rPr>
            <w:rFonts w:asciiTheme="minorHAnsi" w:hAnsiTheme="minorHAnsi" w:cstheme="minorHAnsi"/>
            <w:noProof/>
            <w:webHidden/>
            <w:rPrChange w:id="145" w:author="Greg Aaron" w:date="2021-09-10T15:59:00Z">
              <w:rPr>
                <w:noProof/>
                <w:webHidden/>
              </w:rPr>
            </w:rPrChange>
          </w:rPr>
          <w:instrText xml:space="preserve"> PAGEREF _Toc82181959 \h </w:instrText>
        </w:r>
        <w:r w:rsidRPr="00CB0EDE">
          <w:rPr>
            <w:rFonts w:asciiTheme="minorHAnsi" w:hAnsiTheme="minorHAnsi" w:cstheme="minorHAnsi"/>
            <w:noProof/>
            <w:webHidden/>
            <w:rPrChange w:id="146" w:author="Greg Aaron" w:date="2021-09-10T15:59:00Z">
              <w:rPr>
                <w:noProof/>
                <w:webHidden/>
              </w:rPr>
            </w:rPrChange>
          </w:rPr>
        </w:r>
      </w:ins>
      <w:r w:rsidRPr="00CB0EDE">
        <w:rPr>
          <w:rFonts w:asciiTheme="minorHAnsi" w:hAnsiTheme="minorHAnsi" w:cstheme="minorHAnsi"/>
          <w:noProof/>
          <w:webHidden/>
          <w:rPrChange w:id="147" w:author="Greg Aaron" w:date="2021-09-10T15:59:00Z">
            <w:rPr>
              <w:noProof/>
              <w:webHidden/>
            </w:rPr>
          </w:rPrChange>
        </w:rPr>
        <w:fldChar w:fldCharType="separate"/>
      </w:r>
      <w:ins w:id="148" w:author="Greg Aaron" w:date="2021-09-10T15:58:00Z">
        <w:r w:rsidRPr="00CB0EDE">
          <w:rPr>
            <w:rFonts w:asciiTheme="minorHAnsi" w:hAnsiTheme="minorHAnsi" w:cstheme="minorHAnsi"/>
            <w:noProof/>
            <w:webHidden/>
            <w:rPrChange w:id="149" w:author="Greg Aaron" w:date="2021-09-10T15:59:00Z">
              <w:rPr>
                <w:noProof/>
                <w:webHidden/>
              </w:rPr>
            </w:rPrChange>
          </w:rPr>
          <w:t>6</w:t>
        </w:r>
        <w:r w:rsidRPr="00CB0EDE">
          <w:rPr>
            <w:rFonts w:asciiTheme="minorHAnsi" w:hAnsiTheme="minorHAnsi" w:cstheme="minorHAnsi"/>
            <w:noProof/>
            <w:webHidden/>
            <w:rPrChange w:id="150" w:author="Greg Aaron" w:date="2021-09-10T15:59:00Z">
              <w:rPr>
                <w:noProof/>
                <w:webHidden/>
              </w:rPr>
            </w:rPrChange>
          </w:rPr>
          <w:fldChar w:fldCharType="end"/>
        </w:r>
        <w:r w:rsidRPr="00CB0EDE">
          <w:rPr>
            <w:rStyle w:val="Hyperlink"/>
            <w:rFonts w:asciiTheme="minorHAnsi" w:hAnsiTheme="minorHAnsi" w:cstheme="minorHAnsi"/>
            <w:noProof/>
            <w:rPrChange w:id="151" w:author="Greg Aaron" w:date="2021-09-10T15:59:00Z">
              <w:rPr>
                <w:rStyle w:val="Hyperlink"/>
                <w:noProof/>
              </w:rPr>
            </w:rPrChange>
          </w:rPr>
          <w:fldChar w:fldCharType="end"/>
        </w:r>
      </w:ins>
    </w:p>
    <w:p w14:paraId="57052F8F" w14:textId="71879FE8" w:rsidR="00CB0EDE" w:rsidRPr="00CB0EDE" w:rsidRDefault="00CB0EDE">
      <w:pPr>
        <w:pStyle w:val="TOC2"/>
        <w:tabs>
          <w:tab w:val="right" w:leader="dot" w:pos="9170"/>
        </w:tabs>
        <w:rPr>
          <w:ins w:id="152" w:author="Greg Aaron" w:date="2021-09-10T15:58:00Z"/>
          <w:rFonts w:asciiTheme="minorHAnsi" w:eastAsiaTheme="minorEastAsia" w:hAnsiTheme="minorHAnsi" w:cstheme="minorHAnsi"/>
          <w:noProof/>
          <w:rPrChange w:id="153" w:author="Greg Aaron" w:date="2021-09-10T15:59:00Z">
            <w:rPr>
              <w:ins w:id="154" w:author="Greg Aaron" w:date="2021-09-10T15:58:00Z"/>
              <w:rFonts w:asciiTheme="minorHAnsi" w:eastAsiaTheme="minorEastAsia" w:hAnsiTheme="minorHAnsi" w:cstheme="minorBidi"/>
              <w:noProof/>
            </w:rPr>
          </w:rPrChange>
        </w:rPr>
      </w:pPr>
      <w:ins w:id="155" w:author="Greg Aaron" w:date="2021-09-10T15:58:00Z">
        <w:r w:rsidRPr="00CB0EDE">
          <w:rPr>
            <w:rStyle w:val="Hyperlink"/>
            <w:rFonts w:asciiTheme="minorHAnsi" w:hAnsiTheme="minorHAnsi" w:cstheme="minorHAnsi"/>
            <w:noProof/>
            <w:rPrChange w:id="156" w:author="Greg Aaron" w:date="2021-09-10T15:59:00Z">
              <w:rPr>
                <w:rStyle w:val="Hyperlink"/>
                <w:noProof/>
              </w:rPr>
            </w:rPrChange>
          </w:rPr>
          <w:fldChar w:fldCharType="begin"/>
        </w:r>
        <w:r w:rsidRPr="00CB0EDE">
          <w:rPr>
            <w:rStyle w:val="Hyperlink"/>
            <w:rFonts w:asciiTheme="minorHAnsi" w:hAnsiTheme="minorHAnsi" w:cstheme="minorHAnsi"/>
            <w:noProof/>
            <w:rPrChange w:id="157" w:author="Greg Aaron" w:date="2021-09-10T15:59:00Z">
              <w:rPr>
                <w:rStyle w:val="Hyperlink"/>
                <w:noProof/>
              </w:rPr>
            </w:rPrChange>
          </w:rPr>
          <w:instrText xml:space="preserve"> </w:instrText>
        </w:r>
        <w:r w:rsidRPr="00CB0EDE">
          <w:rPr>
            <w:rFonts w:asciiTheme="minorHAnsi" w:hAnsiTheme="minorHAnsi" w:cstheme="minorHAnsi"/>
            <w:noProof/>
            <w:rPrChange w:id="158" w:author="Greg Aaron" w:date="2021-09-10T15:59:00Z">
              <w:rPr>
                <w:noProof/>
              </w:rPr>
            </w:rPrChange>
          </w:rPr>
          <w:instrText>HYPERLINK \l "_Toc82181960"</w:instrText>
        </w:r>
        <w:r w:rsidRPr="00CB0EDE">
          <w:rPr>
            <w:rStyle w:val="Hyperlink"/>
            <w:rFonts w:asciiTheme="minorHAnsi" w:hAnsiTheme="minorHAnsi" w:cstheme="minorHAnsi"/>
            <w:noProof/>
            <w:rPrChange w:id="15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160" w:author="Greg Aaron" w:date="2021-09-10T15:59:00Z">
              <w:rPr>
                <w:rStyle w:val="Hyperlink"/>
                <w:noProof/>
              </w:rPr>
            </w:rPrChange>
          </w:rPr>
        </w:r>
        <w:r w:rsidRPr="00CB0EDE">
          <w:rPr>
            <w:rStyle w:val="Hyperlink"/>
            <w:rFonts w:asciiTheme="minorHAnsi" w:hAnsiTheme="minorHAnsi" w:cstheme="minorHAnsi"/>
            <w:noProof/>
            <w:rPrChange w:id="161" w:author="Greg Aaron" w:date="2021-09-10T15:59:00Z">
              <w:rPr>
                <w:rStyle w:val="Hyperlink"/>
                <w:noProof/>
              </w:rPr>
            </w:rPrChange>
          </w:rPr>
          <w:fldChar w:fldCharType="separate"/>
        </w:r>
        <w:r w:rsidRPr="00CB0EDE">
          <w:rPr>
            <w:rStyle w:val="Hyperlink"/>
            <w:rFonts w:asciiTheme="minorHAnsi" w:hAnsiTheme="minorHAnsi" w:cstheme="minorHAnsi"/>
            <w:noProof/>
            <w:rPrChange w:id="162" w:author="Greg Aaron" w:date="2021-09-10T15:59:00Z">
              <w:rPr>
                <w:rStyle w:val="Hyperlink"/>
                <w:noProof/>
              </w:rPr>
            </w:rPrChange>
          </w:rPr>
          <w:t>Response Codes</w:t>
        </w:r>
        <w:r w:rsidRPr="00CB0EDE">
          <w:rPr>
            <w:rFonts w:asciiTheme="minorHAnsi" w:hAnsiTheme="minorHAnsi" w:cstheme="minorHAnsi"/>
            <w:noProof/>
            <w:webHidden/>
            <w:rPrChange w:id="163" w:author="Greg Aaron" w:date="2021-09-10T15:59:00Z">
              <w:rPr>
                <w:noProof/>
                <w:webHidden/>
              </w:rPr>
            </w:rPrChange>
          </w:rPr>
          <w:tab/>
        </w:r>
        <w:r w:rsidRPr="00CB0EDE">
          <w:rPr>
            <w:rFonts w:asciiTheme="minorHAnsi" w:hAnsiTheme="minorHAnsi" w:cstheme="minorHAnsi"/>
            <w:noProof/>
            <w:webHidden/>
            <w:rPrChange w:id="164" w:author="Greg Aaron" w:date="2021-09-10T15:59:00Z">
              <w:rPr>
                <w:noProof/>
                <w:webHidden/>
              </w:rPr>
            </w:rPrChange>
          </w:rPr>
          <w:fldChar w:fldCharType="begin"/>
        </w:r>
        <w:r w:rsidRPr="00CB0EDE">
          <w:rPr>
            <w:rFonts w:asciiTheme="minorHAnsi" w:hAnsiTheme="minorHAnsi" w:cstheme="minorHAnsi"/>
            <w:noProof/>
            <w:webHidden/>
            <w:rPrChange w:id="165" w:author="Greg Aaron" w:date="2021-09-10T15:59:00Z">
              <w:rPr>
                <w:noProof/>
                <w:webHidden/>
              </w:rPr>
            </w:rPrChange>
          </w:rPr>
          <w:instrText xml:space="preserve"> PAGEREF _Toc82181960 \h </w:instrText>
        </w:r>
        <w:r w:rsidRPr="00CB0EDE">
          <w:rPr>
            <w:rFonts w:asciiTheme="minorHAnsi" w:hAnsiTheme="minorHAnsi" w:cstheme="minorHAnsi"/>
            <w:noProof/>
            <w:webHidden/>
            <w:rPrChange w:id="166" w:author="Greg Aaron" w:date="2021-09-10T15:59:00Z">
              <w:rPr>
                <w:noProof/>
                <w:webHidden/>
              </w:rPr>
            </w:rPrChange>
          </w:rPr>
        </w:r>
      </w:ins>
      <w:r w:rsidRPr="00CB0EDE">
        <w:rPr>
          <w:rFonts w:asciiTheme="minorHAnsi" w:hAnsiTheme="minorHAnsi" w:cstheme="minorHAnsi"/>
          <w:noProof/>
          <w:webHidden/>
          <w:rPrChange w:id="167" w:author="Greg Aaron" w:date="2021-09-10T15:59:00Z">
            <w:rPr>
              <w:noProof/>
              <w:webHidden/>
            </w:rPr>
          </w:rPrChange>
        </w:rPr>
        <w:fldChar w:fldCharType="separate"/>
      </w:r>
      <w:ins w:id="168" w:author="Greg Aaron" w:date="2021-09-10T15:58:00Z">
        <w:r w:rsidRPr="00CB0EDE">
          <w:rPr>
            <w:rFonts w:asciiTheme="minorHAnsi" w:hAnsiTheme="minorHAnsi" w:cstheme="minorHAnsi"/>
            <w:noProof/>
            <w:webHidden/>
            <w:rPrChange w:id="169" w:author="Greg Aaron" w:date="2021-09-10T15:59:00Z">
              <w:rPr>
                <w:noProof/>
                <w:webHidden/>
              </w:rPr>
            </w:rPrChange>
          </w:rPr>
          <w:t>6</w:t>
        </w:r>
        <w:r w:rsidRPr="00CB0EDE">
          <w:rPr>
            <w:rFonts w:asciiTheme="minorHAnsi" w:hAnsiTheme="minorHAnsi" w:cstheme="minorHAnsi"/>
            <w:noProof/>
            <w:webHidden/>
            <w:rPrChange w:id="170" w:author="Greg Aaron" w:date="2021-09-10T15:59:00Z">
              <w:rPr>
                <w:noProof/>
                <w:webHidden/>
              </w:rPr>
            </w:rPrChange>
          </w:rPr>
          <w:fldChar w:fldCharType="end"/>
        </w:r>
        <w:r w:rsidRPr="00CB0EDE">
          <w:rPr>
            <w:rStyle w:val="Hyperlink"/>
            <w:rFonts w:asciiTheme="minorHAnsi" w:hAnsiTheme="minorHAnsi" w:cstheme="minorHAnsi"/>
            <w:noProof/>
            <w:rPrChange w:id="171" w:author="Greg Aaron" w:date="2021-09-10T15:59:00Z">
              <w:rPr>
                <w:rStyle w:val="Hyperlink"/>
                <w:noProof/>
              </w:rPr>
            </w:rPrChange>
          </w:rPr>
          <w:fldChar w:fldCharType="end"/>
        </w:r>
      </w:ins>
    </w:p>
    <w:p w14:paraId="7CFE571E" w14:textId="0961370F" w:rsidR="00CB0EDE" w:rsidRPr="00CB0EDE" w:rsidRDefault="00CB0EDE">
      <w:pPr>
        <w:pStyle w:val="TOC2"/>
        <w:tabs>
          <w:tab w:val="right" w:leader="dot" w:pos="9170"/>
        </w:tabs>
        <w:rPr>
          <w:ins w:id="172" w:author="Greg Aaron" w:date="2021-09-10T15:58:00Z"/>
          <w:rFonts w:asciiTheme="minorHAnsi" w:eastAsiaTheme="minorEastAsia" w:hAnsiTheme="minorHAnsi" w:cstheme="minorHAnsi"/>
          <w:noProof/>
          <w:rPrChange w:id="173" w:author="Greg Aaron" w:date="2021-09-10T15:59:00Z">
            <w:rPr>
              <w:ins w:id="174" w:author="Greg Aaron" w:date="2021-09-10T15:58:00Z"/>
              <w:rFonts w:asciiTheme="minorHAnsi" w:eastAsiaTheme="minorEastAsia" w:hAnsiTheme="minorHAnsi" w:cstheme="minorBidi"/>
              <w:noProof/>
            </w:rPr>
          </w:rPrChange>
        </w:rPr>
      </w:pPr>
      <w:ins w:id="175" w:author="Greg Aaron" w:date="2021-09-10T15:58:00Z">
        <w:r w:rsidRPr="00CB0EDE">
          <w:rPr>
            <w:rStyle w:val="Hyperlink"/>
            <w:rFonts w:asciiTheme="minorHAnsi" w:hAnsiTheme="minorHAnsi" w:cstheme="minorHAnsi"/>
            <w:noProof/>
            <w:rPrChange w:id="176" w:author="Greg Aaron" w:date="2021-09-10T15:59:00Z">
              <w:rPr>
                <w:rStyle w:val="Hyperlink"/>
                <w:noProof/>
              </w:rPr>
            </w:rPrChange>
          </w:rPr>
          <w:fldChar w:fldCharType="begin"/>
        </w:r>
        <w:r w:rsidRPr="00CB0EDE">
          <w:rPr>
            <w:rStyle w:val="Hyperlink"/>
            <w:rFonts w:asciiTheme="minorHAnsi" w:hAnsiTheme="minorHAnsi" w:cstheme="minorHAnsi"/>
            <w:noProof/>
            <w:rPrChange w:id="177" w:author="Greg Aaron" w:date="2021-09-10T15:59:00Z">
              <w:rPr>
                <w:rStyle w:val="Hyperlink"/>
                <w:noProof/>
              </w:rPr>
            </w:rPrChange>
          </w:rPr>
          <w:instrText xml:space="preserve"> </w:instrText>
        </w:r>
        <w:r w:rsidRPr="00CB0EDE">
          <w:rPr>
            <w:rFonts w:asciiTheme="minorHAnsi" w:hAnsiTheme="minorHAnsi" w:cstheme="minorHAnsi"/>
            <w:noProof/>
            <w:rPrChange w:id="178" w:author="Greg Aaron" w:date="2021-09-10T15:59:00Z">
              <w:rPr>
                <w:noProof/>
              </w:rPr>
            </w:rPrChange>
          </w:rPr>
          <w:instrText>HYPERLINK \l "_Toc82181961"</w:instrText>
        </w:r>
        <w:r w:rsidRPr="00CB0EDE">
          <w:rPr>
            <w:rStyle w:val="Hyperlink"/>
            <w:rFonts w:asciiTheme="minorHAnsi" w:hAnsiTheme="minorHAnsi" w:cstheme="minorHAnsi"/>
            <w:noProof/>
            <w:rPrChange w:id="17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180" w:author="Greg Aaron" w:date="2021-09-10T15:59:00Z">
              <w:rPr>
                <w:rStyle w:val="Hyperlink"/>
                <w:noProof/>
              </w:rPr>
            </w:rPrChange>
          </w:rPr>
        </w:r>
        <w:r w:rsidRPr="00CB0EDE">
          <w:rPr>
            <w:rStyle w:val="Hyperlink"/>
            <w:rFonts w:asciiTheme="minorHAnsi" w:hAnsiTheme="minorHAnsi" w:cstheme="minorHAnsi"/>
            <w:noProof/>
            <w:rPrChange w:id="181" w:author="Greg Aaron" w:date="2021-09-10T15:59:00Z">
              <w:rPr>
                <w:rStyle w:val="Hyperlink"/>
                <w:noProof/>
              </w:rPr>
            </w:rPrChange>
          </w:rPr>
          <w:fldChar w:fldCharType="separate"/>
        </w:r>
        <w:r w:rsidRPr="00CB0EDE">
          <w:rPr>
            <w:rStyle w:val="Hyperlink"/>
            <w:rFonts w:asciiTheme="minorHAnsi" w:hAnsiTheme="minorHAnsi" w:cstheme="minorHAnsi"/>
            <w:noProof/>
            <w:rPrChange w:id="182" w:author="Greg Aaron" w:date="2021-09-10T15:59:00Z">
              <w:rPr>
                <w:rStyle w:val="Hyperlink"/>
                <w:noProof/>
              </w:rPr>
            </w:rPrChange>
          </w:rPr>
          <w:t>Approval for Submitting Through the API</w:t>
        </w:r>
        <w:r w:rsidRPr="00CB0EDE">
          <w:rPr>
            <w:rFonts w:asciiTheme="minorHAnsi" w:hAnsiTheme="minorHAnsi" w:cstheme="minorHAnsi"/>
            <w:noProof/>
            <w:webHidden/>
            <w:rPrChange w:id="183" w:author="Greg Aaron" w:date="2021-09-10T15:59:00Z">
              <w:rPr>
                <w:noProof/>
                <w:webHidden/>
              </w:rPr>
            </w:rPrChange>
          </w:rPr>
          <w:tab/>
        </w:r>
        <w:r w:rsidRPr="00CB0EDE">
          <w:rPr>
            <w:rFonts w:asciiTheme="minorHAnsi" w:hAnsiTheme="minorHAnsi" w:cstheme="minorHAnsi"/>
            <w:noProof/>
            <w:webHidden/>
            <w:rPrChange w:id="184" w:author="Greg Aaron" w:date="2021-09-10T15:59:00Z">
              <w:rPr>
                <w:noProof/>
                <w:webHidden/>
              </w:rPr>
            </w:rPrChange>
          </w:rPr>
          <w:fldChar w:fldCharType="begin"/>
        </w:r>
        <w:r w:rsidRPr="00CB0EDE">
          <w:rPr>
            <w:rFonts w:asciiTheme="minorHAnsi" w:hAnsiTheme="minorHAnsi" w:cstheme="minorHAnsi"/>
            <w:noProof/>
            <w:webHidden/>
            <w:rPrChange w:id="185" w:author="Greg Aaron" w:date="2021-09-10T15:59:00Z">
              <w:rPr>
                <w:noProof/>
                <w:webHidden/>
              </w:rPr>
            </w:rPrChange>
          </w:rPr>
          <w:instrText xml:space="preserve"> PAGEREF _Toc82181961 \h </w:instrText>
        </w:r>
        <w:r w:rsidRPr="00CB0EDE">
          <w:rPr>
            <w:rFonts w:asciiTheme="minorHAnsi" w:hAnsiTheme="minorHAnsi" w:cstheme="minorHAnsi"/>
            <w:noProof/>
            <w:webHidden/>
            <w:rPrChange w:id="186" w:author="Greg Aaron" w:date="2021-09-10T15:59:00Z">
              <w:rPr>
                <w:noProof/>
                <w:webHidden/>
              </w:rPr>
            </w:rPrChange>
          </w:rPr>
        </w:r>
      </w:ins>
      <w:r w:rsidRPr="00CB0EDE">
        <w:rPr>
          <w:rFonts w:asciiTheme="minorHAnsi" w:hAnsiTheme="minorHAnsi" w:cstheme="minorHAnsi"/>
          <w:noProof/>
          <w:webHidden/>
          <w:rPrChange w:id="187" w:author="Greg Aaron" w:date="2021-09-10T15:59:00Z">
            <w:rPr>
              <w:noProof/>
              <w:webHidden/>
            </w:rPr>
          </w:rPrChange>
        </w:rPr>
        <w:fldChar w:fldCharType="separate"/>
      </w:r>
      <w:ins w:id="188" w:author="Greg Aaron" w:date="2021-09-10T15:58:00Z">
        <w:r w:rsidRPr="00CB0EDE">
          <w:rPr>
            <w:rFonts w:asciiTheme="minorHAnsi" w:hAnsiTheme="minorHAnsi" w:cstheme="minorHAnsi"/>
            <w:noProof/>
            <w:webHidden/>
            <w:rPrChange w:id="189" w:author="Greg Aaron" w:date="2021-09-10T15:59:00Z">
              <w:rPr>
                <w:noProof/>
                <w:webHidden/>
              </w:rPr>
            </w:rPrChange>
          </w:rPr>
          <w:t>7</w:t>
        </w:r>
        <w:r w:rsidRPr="00CB0EDE">
          <w:rPr>
            <w:rFonts w:asciiTheme="minorHAnsi" w:hAnsiTheme="minorHAnsi" w:cstheme="minorHAnsi"/>
            <w:noProof/>
            <w:webHidden/>
            <w:rPrChange w:id="190" w:author="Greg Aaron" w:date="2021-09-10T15:59:00Z">
              <w:rPr>
                <w:noProof/>
                <w:webHidden/>
              </w:rPr>
            </w:rPrChange>
          </w:rPr>
          <w:fldChar w:fldCharType="end"/>
        </w:r>
        <w:r w:rsidRPr="00CB0EDE">
          <w:rPr>
            <w:rStyle w:val="Hyperlink"/>
            <w:rFonts w:asciiTheme="minorHAnsi" w:hAnsiTheme="minorHAnsi" w:cstheme="minorHAnsi"/>
            <w:noProof/>
            <w:rPrChange w:id="191" w:author="Greg Aaron" w:date="2021-09-10T15:59:00Z">
              <w:rPr>
                <w:rStyle w:val="Hyperlink"/>
                <w:noProof/>
              </w:rPr>
            </w:rPrChange>
          </w:rPr>
          <w:fldChar w:fldCharType="end"/>
        </w:r>
      </w:ins>
    </w:p>
    <w:p w14:paraId="44610665" w14:textId="0F537E68" w:rsidR="00CB0EDE" w:rsidRPr="00CB0EDE" w:rsidRDefault="00CB0EDE">
      <w:pPr>
        <w:pStyle w:val="TOC2"/>
        <w:tabs>
          <w:tab w:val="right" w:leader="dot" w:pos="9170"/>
        </w:tabs>
        <w:rPr>
          <w:ins w:id="192" w:author="Greg Aaron" w:date="2021-09-10T15:58:00Z"/>
          <w:rFonts w:asciiTheme="minorHAnsi" w:eastAsiaTheme="minorEastAsia" w:hAnsiTheme="minorHAnsi" w:cstheme="minorHAnsi"/>
          <w:noProof/>
          <w:rPrChange w:id="193" w:author="Greg Aaron" w:date="2021-09-10T15:59:00Z">
            <w:rPr>
              <w:ins w:id="194" w:author="Greg Aaron" w:date="2021-09-10T15:58:00Z"/>
              <w:rFonts w:asciiTheme="minorHAnsi" w:eastAsiaTheme="minorEastAsia" w:hAnsiTheme="minorHAnsi" w:cstheme="minorBidi"/>
              <w:noProof/>
            </w:rPr>
          </w:rPrChange>
        </w:rPr>
      </w:pPr>
      <w:ins w:id="195" w:author="Greg Aaron" w:date="2021-09-10T15:58:00Z">
        <w:r w:rsidRPr="00CB0EDE">
          <w:rPr>
            <w:rStyle w:val="Hyperlink"/>
            <w:rFonts w:asciiTheme="minorHAnsi" w:hAnsiTheme="minorHAnsi" w:cstheme="minorHAnsi"/>
            <w:noProof/>
            <w:rPrChange w:id="196" w:author="Greg Aaron" w:date="2021-09-10T15:59:00Z">
              <w:rPr>
                <w:rStyle w:val="Hyperlink"/>
                <w:noProof/>
              </w:rPr>
            </w:rPrChange>
          </w:rPr>
          <w:fldChar w:fldCharType="begin"/>
        </w:r>
        <w:r w:rsidRPr="00CB0EDE">
          <w:rPr>
            <w:rStyle w:val="Hyperlink"/>
            <w:rFonts w:asciiTheme="minorHAnsi" w:hAnsiTheme="minorHAnsi" w:cstheme="minorHAnsi"/>
            <w:noProof/>
            <w:rPrChange w:id="197" w:author="Greg Aaron" w:date="2021-09-10T15:59:00Z">
              <w:rPr>
                <w:rStyle w:val="Hyperlink"/>
                <w:noProof/>
              </w:rPr>
            </w:rPrChange>
          </w:rPr>
          <w:instrText xml:space="preserve"> </w:instrText>
        </w:r>
        <w:r w:rsidRPr="00CB0EDE">
          <w:rPr>
            <w:rFonts w:asciiTheme="minorHAnsi" w:hAnsiTheme="minorHAnsi" w:cstheme="minorHAnsi"/>
            <w:noProof/>
            <w:rPrChange w:id="198" w:author="Greg Aaron" w:date="2021-09-10T15:59:00Z">
              <w:rPr>
                <w:noProof/>
              </w:rPr>
            </w:rPrChange>
          </w:rPr>
          <w:instrText>HYPERLINK \l "_Toc82181962"</w:instrText>
        </w:r>
        <w:r w:rsidRPr="00CB0EDE">
          <w:rPr>
            <w:rStyle w:val="Hyperlink"/>
            <w:rFonts w:asciiTheme="minorHAnsi" w:hAnsiTheme="minorHAnsi" w:cstheme="minorHAnsi"/>
            <w:noProof/>
            <w:rPrChange w:id="19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200" w:author="Greg Aaron" w:date="2021-09-10T15:59:00Z">
              <w:rPr>
                <w:rStyle w:val="Hyperlink"/>
                <w:noProof/>
              </w:rPr>
            </w:rPrChange>
          </w:rPr>
        </w:r>
        <w:r w:rsidRPr="00CB0EDE">
          <w:rPr>
            <w:rStyle w:val="Hyperlink"/>
            <w:rFonts w:asciiTheme="minorHAnsi" w:hAnsiTheme="minorHAnsi" w:cstheme="minorHAnsi"/>
            <w:noProof/>
            <w:rPrChange w:id="201" w:author="Greg Aaron" w:date="2021-09-10T15:59:00Z">
              <w:rPr>
                <w:rStyle w:val="Hyperlink"/>
                <w:noProof/>
              </w:rPr>
            </w:rPrChange>
          </w:rPr>
          <w:fldChar w:fldCharType="separate"/>
        </w:r>
        <w:r w:rsidRPr="00CB0EDE">
          <w:rPr>
            <w:rStyle w:val="Hyperlink"/>
            <w:rFonts w:asciiTheme="minorHAnsi" w:hAnsiTheme="minorHAnsi" w:cstheme="minorHAnsi"/>
            <w:noProof/>
            <w:rPrChange w:id="202" w:author="Greg Aaron" w:date="2021-09-10T15:59:00Z">
              <w:rPr>
                <w:rStyle w:val="Hyperlink"/>
                <w:noProof/>
              </w:rPr>
            </w:rPrChange>
          </w:rPr>
          <w:t>The Modules</w:t>
        </w:r>
        <w:r w:rsidRPr="00CB0EDE">
          <w:rPr>
            <w:rFonts w:asciiTheme="minorHAnsi" w:hAnsiTheme="minorHAnsi" w:cstheme="minorHAnsi"/>
            <w:noProof/>
            <w:webHidden/>
            <w:rPrChange w:id="203" w:author="Greg Aaron" w:date="2021-09-10T15:59:00Z">
              <w:rPr>
                <w:noProof/>
                <w:webHidden/>
              </w:rPr>
            </w:rPrChange>
          </w:rPr>
          <w:tab/>
        </w:r>
        <w:r w:rsidRPr="00CB0EDE">
          <w:rPr>
            <w:rFonts w:asciiTheme="minorHAnsi" w:hAnsiTheme="minorHAnsi" w:cstheme="minorHAnsi"/>
            <w:noProof/>
            <w:webHidden/>
            <w:rPrChange w:id="204" w:author="Greg Aaron" w:date="2021-09-10T15:59:00Z">
              <w:rPr>
                <w:noProof/>
                <w:webHidden/>
              </w:rPr>
            </w:rPrChange>
          </w:rPr>
          <w:fldChar w:fldCharType="begin"/>
        </w:r>
        <w:r w:rsidRPr="00CB0EDE">
          <w:rPr>
            <w:rFonts w:asciiTheme="minorHAnsi" w:hAnsiTheme="minorHAnsi" w:cstheme="minorHAnsi"/>
            <w:noProof/>
            <w:webHidden/>
            <w:rPrChange w:id="205" w:author="Greg Aaron" w:date="2021-09-10T15:59:00Z">
              <w:rPr>
                <w:noProof/>
                <w:webHidden/>
              </w:rPr>
            </w:rPrChange>
          </w:rPr>
          <w:instrText xml:space="preserve"> PAGEREF _Toc82181962 \h </w:instrText>
        </w:r>
        <w:r w:rsidRPr="00CB0EDE">
          <w:rPr>
            <w:rFonts w:asciiTheme="minorHAnsi" w:hAnsiTheme="minorHAnsi" w:cstheme="minorHAnsi"/>
            <w:noProof/>
            <w:webHidden/>
            <w:rPrChange w:id="206" w:author="Greg Aaron" w:date="2021-09-10T15:59:00Z">
              <w:rPr>
                <w:noProof/>
                <w:webHidden/>
              </w:rPr>
            </w:rPrChange>
          </w:rPr>
        </w:r>
      </w:ins>
      <w:r w:rsidRPr="00CB0EDE">
        <w:rPr>
          <w:rFonts w:asciiTheme="minorHAnsi" w:hAnsiTheme="minorHAnsi" w:cstheme="minorHAnsi"/>
          <w:noProof/>
          <w:webHidden/>
          <w:rPrChange w:id="207" w:author="Greg Aaron" w:date="2021-09-10T15:59:00Z">
            <w:rPr>
              <w:noProof/>
              <w:webHidden/>
            </w:rPr>
          </w:rPrChange>
        </w:rPr>
        <w:fldChar w:fldCharType="separate"/>
      </w:r>
      <w:ins w:id="208" w:author="Greg Aaron" w:date="2021-09-10T15:58:00Z">
        <w:r w:rsidRPr="00CB0EDE">
          <w:rPr>
            <w:rFonts w:asciiTheme="minorHAnsi" w:hAnsiTheme="minorHAnsi" w:cstheme="minorHAnsi"/>
            <w:noProof/>
            <w:webHidden/>
            <w:rPrChange w:id="209" w:author="Greg Aaron" w:date="2021-09-10T15:59:00Z">
              <w:rPr>
                <w:noProof/>
                <w:webHidden/>
              </w:rPr>
            </w:rPrChange>
          </w:rPr>
          <w:t>8</w:t>
        </w:r>
        <w:r w:rsidRPr="00CB0EDE">
          <w:rPr>
            <w:rFonts w:asciiTheme="minorHAnsi" w:hAnsiTheme="minorHAnsi" w:cstheme="minorHAnsi"/>
            <w:noProof/>
            <w:webHidden/>
            <w:rPrChange w:id="210" w:author="Greg Aaron" w:date="2021-09-10T15:59:00Z">
              <w:rPr>
                <w:noProof/>
                <w:webHidden/>
              </w:rPr>
            </w:rPrChange>
          </w:rPr>
          <w:fldChar w:fldCharType="end"/>
        </w:r>
        <w:r w:rsidRPr="00CB0EDE">
          <w:rPr>
            <w:rStyle w:val="Hyperlink"/>
            <w:rFonts w:asciiTheme="minorHAnsi" w:hAnsiTheme="minorHAnsi" w:cstheme="minorHAnsi"/>
            <w:noProof/>
            <w:rPrChange w:id="211" w:author="Greg Aaron" w:date="2021-09-10T15:59:00Z">
              <w:rPr>
                <w:rStyle w:val="Hyperlink"/>
                <w:noProof/>
              </w:rPr>
            </w:rPrChange>
          </w:rPr>
          <w:fldChar w:fldCharType="end"/>
        </w:r>
      </w:ins>
    </w:p>
    <w:p w14:paraId="593F2B21" w14:textId="2FD9F928" w:rsidR="00CB0EDE" w:rsidRPr="00CB0EDE" w:rsidRDefault="00CB0EDE">
      <w:pPr>
        <w:pStyle w:val="TOC2"/>
        <w:tabs>
          <w:tab w:val="right" w:leader="dot" w:pos="9170"/>
        </w:tabs>
        <w:rPr>
          <w:ins w:id="212" w:author="Greg Aaron" w:date="2021-09-10T15:58:00Z"/>
          <w:rFonts w:asciiTheme="minorHAnsi" w:eastAsiaTheme="minorEastAsia" w:hAnsiTheme="minorHAnsi" w:cstheme="minorHAnsi"/>
          <w:noProof/>
          <w:rPrChange w:id="213" w:author="Greg Aaron" w:date="2021-09-10T15:59:00Z">
            <w:rPr>
              <w:ins w:id="214" w:author="Greg Aaron" w:date="2021-09-10T15:58:00Z"/>
              <w:rFonts w:asciiTheme="minorHAnsi" w:eastAsiaTheme="minorEastAsia" w:hAnsiTheme="minorHAnsi" w:cstheme="minorBidi"/>
              <w:noProof/>
            </w:rPr>
          </w:rPrChange>
        </w:rPr>
      </w:pPr>
      <w:ins w:id="215" w:author="Greg Aaron" w:date="2021-09-10T15:58:00Z">
        <w:r w:rsidRPr="00CB0EDE">
          <w:rPr>
            <w:rStyle w:val="Hyperlink"/>
            <w:rFonts w:asciiTheme="minorHAnsi" w:hAnsiTheme="minorHAnsi" w:cstheme="minorHAnsi"/>
            <w:noProof/>
            <w:rPrChange w:id="216" w:author="Greg Aaron" w:date="2021-09-10T15:59:00Z">
              <w:rPr>
                <w:rStyle w:val="Hyperlink"/>
                <w:noProof/>
              </w:rPr>
            </w:rPrChange>
          </w:rPr>
          <w:fldChar w:fldCharType="begin"/>
        </w:r>
        <w:r w:rsidRPr="00CB0EDE">
          <w:rPr>
            <w:rStyle w:val="Hyperlink"/>
            <w:rFonts w:asciiTheme="minorHAnsi" w:hAnsiTheme="minorHAnsi" w:cstheme="minorHAnsi"/>
            <w:noProof/>
            <w:rPrChange w:id="217" w:author="Greg Aaron" w:date="2021-09-10T15:59:00Z">
              <w:rPr>
                <w:rStyle w:val="Hyperlink"/>
                <w:noProof/>
              </w:rPr>
            </w:rPrChange>
          </w:rPr>
          <w:instrText xml:space="preserve"> </w:instrText>
        </w:r>
        <w:r w:rsidRPr="00CB0EDE">
          <w:rPr>
            <w:rFonts w:asciiTheme="minorHAnsi" w:hAnsiTheme="minorHAnsi" w:cstheme="minorHAnsi"/>
            <w:noProof/>
            <w:rPrChange w:id="218" w:author="Greg Aaron" w:date="2021-09-10T15:59:00Z">
              <w:rPr>
                <w:noProof/>
              </w:rPr>
            </w:rPrChange>
          </w:rPr>
          <w:instrText>HYPERLINK \l "_Toc82181963"</w:instrText>
        </w:r>
        <w:r w:rsidRPr="00CB0EDE">
          <w:rPr>
            <w:rStyle w:val="Hyperlink"/>
            <w:rFonts w:asciiTheme="minorHAnsi" w:hAnsiTheme="minorHAnsi" w:cstheme="minorHAnsi"/>
            <w:noProof/>
            <w:rPrChange w:id="21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220" w:author="Greg Aaron" w:date="2021-09-10T15:59:00Z">
              <w:rPr>
                <w:rStyle w:val="Hyperlink"/>
                <w:noProof/>
              </w:rPr>
            </w:rPrChange>
          </w:rPr>
        </w:r>
        <w:r w:rsidRPr="00CB0EDE">
          <w:rPr>
            <w:rStyle w:val="Hyperlink"/>
            <w:rFonts w:asciiTheme="minorHAnsi" w:hAnsiTheme="minorHAnsi" w:cstheme="minorHAnsi"/>
            <w:noProof/>
            <w:rPrChange w:id="221" w:author="Greg Aaron" w:date="2021-09-10T15:59:00Z">
              <w:rPr>
                <w:rStyle w:val="Hyperlink"/>
                <w:noProof/>
              </w:rPr>
            </w:rPrChange>
          </w:rPr>
          <w:fldChar w:fldCharType="separate"/>
        </w:r>
        <w:r w:rsidRPr="00CB0EDE">
          <w:rPr>
            <w:rStyle w:val="Hyperlink"/>
            <w:rFonts w:asciiTheme="minorHAnsi" w:hAnsiTheme="minorHAnsi" w:cstheme="minorHAnsi"/>
            <w:noProof/>
            <w:rPrChange w:id="222" w:author="Greg Aaron" w:date="2021-09-10T15:59:00Z">
              <w:rPr>
                <w:rStyle w:val="Hyperlink"/>
                <w:noProof/>
              </w:rPr>
            </w:rPrChange>
          </w:rPr>
          <w:t>Confidence Level</w:t>
        </w:r>
        <w:r w:rsidRPr="00CB0EDE">
          <w:rPr>
            <w:rFonts w:asciiTheme="minorHAnsi" w:hAnsiTheme="minorHAnsi" w:cstheme="minorHAnsi"/>
            <w:noProof/>
            <w:webHidden/>
            <w:rPrChange w:id="223" w:author="Greg Aaron" w:date="2021-09-10T15:59:00Z">
              <w:rPr>
                <w:noProof/>
                <w:webHidden/>
              </w:rPr>
            </w:rPrChange>
          </w:rPr>
          <w:tab/>
        </w:r>
        <w:r w:rsidRPr="00CB0EDE">
          <w:rPr>
            <w:rFonts w:asciiTheme="minorHAnsi" w:hAnsiTheme="minorHAnsi" w:cstheme="minorHAnsi"/>
            <w:noProof/>
            <w:webHidden/>
            <w:rPrChange w:id="224" w:author="Greg Aaron" w:date="2021-09-10T15:59:00Z">
              <w:rPr>
                <w:noProof/>
                <w:webHidden/>
              </w:rPr>
            </w:rPrChange>
          </w:rPr>
          <w:fldChar w:fldCharType="begin"/>
        </w:r>
        <w:r w:rsidRPr="00CB0EDE">
          <w:rPr>
            <w:rFonts w:asciiTheme="minorHAnsi" w:hAnsiTheme="minorHAnsi" w:cstheme="minorHAnsi"/>
            <w:noProof/>
            <w:webHidden/>
            <w:rPrChange w:id="225" w:author="Greg Aaron" w:date="2021-09-10T15:59:00Z">
              <w:rPr>
                <w:noProof/>
                <w:webHidden/>
              </w:rPr>
            </w:rPrChange>
          </w:rPr>
          <w:instrText xml:space="preserve"> PAGEREF _Toc82181963 \h </w:instrText>
        </w:r>
        <w:r w:rsidRPr="00CB0EDE">
          <w:rPr>
            <w:rFonts w:asciiTheme="minorHAnsi" w:hAnsiTheme="minorHAnsi" w:cstheme="minorHAnsi"/>
            <w:noProof/>
            <w:webHidden/>
            <w:rPrChange w:id="226" w:author="Greg Aaron" w:date="2021-09-10T15:59:00Z">
              <w:rPr>
                <w:noProof/>
                <w:webHidden/>
              </w:rPr>
            </w:rPrChange>
          </w:rPr>
        </w:r>
      </w:ins>
      <w:r w:rsidRPr="00CB0EDE">
        <w:rPr>
          <w:rFonts w:asciiTheme="minorHAnsi" w:hAnsiTheme="minorHAnsi" w:cstheme="minorHAnsi"/>
          <w:noProof/>
          <w:webHidden/>
          <w:rPrChange w:id="227" w:author="Greg Aaron" w:date="2021-09-10T15:59:00Z">
            <w:rPr>
              <w:noProof/>
              <w:webHidden/>
            </w:rPr>
          </w:rPrChange>
        </w:rPr>
        <w:fldChar w:fldCharType="separate"/>
      </w:r>
      <w:ins w:id="228" w:author="Greg Aaron" w:date="2021-09-10T15:58:00Z">
        <w:r w:rsidRPr="00CB0EDE">
          <w:rPr>
            <w:rFonts w:asciiTheme="minorHAnsi" w:hAnsiTheme="minorHAnsi" w:cstheme="minorHAnsi"/>
            <w:noProof/>
            <w:webHidden/>
            <w:rPrChange w:id="229" w:author="Greg Aaron" w:date="2021-09-10T15:59:00Z">
              <w:rPr>
                <w:noProof/>
                <w:webHidden/>
              </w:rPr>
            </w:rPrChange>
          </w:rPr>
          <w:t>9</w:t>
        </w:r>
        <w:r w:rsidRPr="00CB0EDE">
          <w:rPr>
            <w:rFonts w:asciiTheme="minorHAnsi" w:hAnsiTheme="minorHAnsi" w:cstheme="minorHAnsi"/>
            <w:noProof/>
            <w:webHidden/>
            <w:rPrChange w:id="230" w:author="Greg Aaron" w:date="2021-09-10T15:59:00Z">
              <w:rPr>
                <w:noProof/>
                <w:webHidden/>
              </w:rPr>
            </w:rPrChange>
          </w:rPr>
          <w:fldChar w:fldCharType="end"/>
        </w:r>
        <w:r w:rsidRPr="00CB0EDE">
          <w:rPr>
            <w:rStyle w:val="Hyperlink"/>
            <w:rFonts w:asciiTheme="minorHAnsi" w:hAnsiTheme="minorHAnsi" w:cstheme="minorHAnsi"/>
            <w:noProof/>
            <w:rPrChange w:id="231" w:author="Greg Aaron" w:date="2021-09-10T15:59:00Z">
              <w:rPr>
                <w:rStyle w:val="Hyperlink"/>
                <w:noProof/>
              </w:rPr>
            </w:rPrChange>
          </w:rPr>
          <w:fldChar w:fldCharType="end"/>
        </w:r>
      </w:ins>
    </w:p>
    <w:p w14:paraId="6766740B" w14:textId="35A03AAC" w:rsidR="00CB0EDE" w:rsidRPr="00CB0EDE" w:rsidRDefault="00CB0EDE">
      <w:pPr>
        <w:pStyle w:val="TOC2"/>
        <w:tabs>
          <w:tab w:val="right" w:leader="dot" w:pos="9170"/>
        </w:tabs>
        <w:rPr>
          <w:ins w:id="232" w:author="Greg Aaron" w:date="2021-09-10T15:58:00Z"/>
          <w:rFonts w:asciiTheme="minorHAnsi" w:eastAsiaTheme="minorEastAsia" w:hAnsiTheme="minorHAnsi" w:cstheme="minorHAnsi"/>
          <w:noProof/>
          <w:rPrChange w:id="233" w:author="Greg Aaron" w:date="2021-09-10T15:59:00Z">
            <w:rPr>
              <w:ins w:id="234" w:author="Greg Aaron" w:date="2021-09-10T15:58:00Z"/>
              <w:rFonts w:asciiTheme="minorHAnsi" w:eastAsiaTheme="minorEastAsia" w:hAnsiTheme="minorHAnsi" w:cstheme="minorBidi"/>
              <w:noProof/>
            </w:rPr>
          </w:rPrChange>
        </w:rPr>
      </w:pPr>
      <w:ins w:id="235" w:author="Greg Aaron" w:date="2021-09-10T15:58:00Z">
        <w:r w:rsidRPr="00CB0EDE">
          <w:rPr>
            <w:rStyle w:val="Hyperlink"/>
            <w:rFonts w:asciiTheme="minorHAnsi" w:hAnsiTheme="minorHAnsi" w:cstheme="minorHAnsi"/>
            <w:noProof/>
            <w:rPrChange w:id="236" w:author="Greg Aaron" w:date="2021-09-10T15:59:00Z">
              <w:rPr>
                <w:rStyle w:val="Hyperlink"/>
                <w:noProof/>
              </w:rPr>
            </w:rPrChange>
          </w:rPr>
          <w:fldChar w:fldCharType="begin"/>
        </w:r>
        <w:r w:rsidRPr="00CB0EDE">
          <w:rPr>
            <w:rStyle w:val="Hyperlink"/>
            <w:rFonts w:asciiTheme="minorHAnsi" w:hAnsiTheme="minorHAnsi" w:cstheme="minorHAnsi"/>
            <w:noProof/>
            <w:rPrChange w:id="237" w:author="Greg Aaron" w:date="2021-09-10T15:59:00Z">
              <w:rPr>
                <w:rStyle w:val="Hyperlink"/>
                <w:noProof/>
              </w:rPr>
            </w:rPrChange>
          </w:rPr>
          <w:instrText xml:space="preserve"> </w:instrText>
        </w:r>
        <w:r w:rsidRPr="00CB0EDE">
          <w:rPr>
            <w:rFonts w:asciiTheme="minorHAnsi" w:hAnsiTheme="minorHAnsi" w:cstheme="minorHAnsi"/>
            <w:noProof/>
            <w:rPrChange w:id="238" w:author="Greg Aaron" w:date="2021-09-10T15:59:00Z">
              <w:rPr>
                <w:noProof/>
              </w:rPr>
            </w:rPrChange>
          </w:rPr>
          <w:instrText>HYPERLINK \l "_Toc82181964"</w:instrText>
        </w:r>
        <w:r w:rsidRPr="00CB0EDE">
          <w:rPr>
            <w:rStyle w:val="Hyperlink"/>
            <w:rFonts w:asciiTheme="minorHAnsi" w:hAnsiTheme="minorHAnsi" w:cstheme="minorHAnsi"/>
            <w:noProof/>
            <w:rPrChange w:id="23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240" w:author="Greg Aaron" w:date="2021-09-10T15:59:00Z">
              <w:rPr>
                <w:rStyle w:val="Hyperlink"/>
                <w:noProof/>
              </w:rPr>
            </w:rPrChange>
          </w:rPr>
        </w:r>
        <w:r w:rsidRPr="00CB0EDE">
          <w:rPr>
            <w:rStyle w:val="Hyperlink"/>
            <w:rFonts w:asciiTheme="minorHAnsi" w:hAnsiTheme="minorHAnsi" w:cstheme="minorHAnsi"/>
            <w:noProof/>
            <w:rPrChange w:id="241" w:author="Greg Aaron" w:date="2021-09-10T15:59:00Z">
              <w:rPr>
                <w:rStyle w:val="Hyperlink"/>
                <w:noProof/>
              </w:rPr>
            </w:rPrChange>
          </w:rPr>
          <w:fldChar w:fldCharType="separate"/>
        </w:r>
        <w:r w:rsidRPr="00CB0EDE">
          <w:rPr>
            <w:rStyle w:val="Hyperlink"/>
            <w:rFonts w:asciiTheme="minorHAnsi" w:hAnsiTheme="minorHAnsi" w:cstheme="minorHAnsi"/>
            <w:noProof/>
            <w:rPrChange w:id="242" w:author="Greg Aaron" w:date="2021-09-10T15:59:00Z">
              <w:rPr>
                <w:rStyle w:val="Hyperlink"/>
                <w:noProof/>
              </w:rPr>
            </w:rPrChange>
          </w:rPr>
          <w:t>Status</w:t>
        </w:r>
        <w:r w:rsidRPr="00CB0EDE">
          <w:rPr>
            <w:rFonts w:asciiTheme="minorHAnsi" w:hAnsiTheme="minorHAnsi" w:cstheme="minorHAnsi"/>
            <w:noProof/>
            <w:webHidden/>
            <w:rPrChange w:id="243" w:author="Greg Aaron" w:date="2021-09-10T15:59:00Z">
              <w:rPr>
                <w:noProof/>
                <w:webHidden/>
              </w:rPr>
            </w:rPrChange>
          </w:rPr>
          <w:tab/>
        </w:r>
        <w:r w:rsidRPr="00CB0EDE">
          <w:rPr>
            <w:rFonts w:asciiTheme="minorHAnsi" w:hAnsiTheme="minorHAnsi" w:cstheme="minorHAnsi"/>
            <w:noProof/>
            <w:webHidden/>
            <w:rPrChange w:id="244" w:author="Greg Aaron" w:date="2021-09-10T15:59:00Z">
              <w:rPr>
                <w:noProof/>
                <w:webHidden/>
              </w:rPr>
            </w:rPrChange>
          </w:rPr>
          <w:fldChar w:fldCharType="begin"/>
        </w:r>
        <w:r w:rsidRPr="00CB0EDE">
          <w:rPr>
            <w:rFonts w:asciiTheme="minorHAnsi" w:hAnsiTheme="minorHAnsi" w:cstheme="minorHAnsi"/>
            <w:noProof/>
            <w:webHidden/>
            <w:rPrChange w:id="245" w:author="Greg Aaron" w:date="2021-09-10T15:59:00Z">
              <w:rPr>
                <w:noProof/>
                <w:webHidden/>
              </w:rPr>
            </w:rPrChange>
          </w:rPr>
          <w:instrText xml:space="preserve"> PAGEREF _Toc82181964 \h </w:instrText>
        </w:r>
        <w:r w:rsidRPr="00CB0EDE">
          <w:rPr>
            <w:rFonts w:asciiTheme="minorHAnsi" w:hAnsiTheme="minorHAnsi" w:cstheme="minorHAnsi"/>
            <w:noProof/>
            <w:webHidden/>
            <w:rPrChange w:id="246" w:author="Greg Aaron" w:date="2021-09-10T15:59:00Z">
              <w:rPr>
                <w:noProof/>
                <w:webHidden/>
              </w:rPr>
            </w:rPrChange>
          </w:rPr>
        </w:r>
      </w:ins>
      <w:r w:rsidRPr="00CB0EDE">
        <w:rPr>
          <w:rFonts w:asciiTheme="minorHAnsi" w:hAnsiTheme="minorHAnsi" w:cstheme="minorHAnsi"/>
          <w:noProof/>
          <w:webHidden/>
          <w:rPrChange w:id="247" w:author="Greg Aaron" w:date="2021-09-10T15:59:00Z">
            <w:rPr>
              <w:noProof/>
              <w:webHidden/>
            </w:rPr>
          </w:rPrChange>
        </w:rPr>
        <w:fldChar w:fldCharType="separate"/>
      </w:r>
      <w:ins w:id="248" w:author="Greg Aaron" w:date="2021-09-10T15:58:00Z">
        <w:r w:rsidRPr="00CB0EDE">
          <w:rPr>
            <w:rFonts w:asciiTheme="minorHAnsi" w:hAnsiTheme="minorHAnsi" w:cstheme="minorHAnsi"/>
            <w:noProof/>
            <w:webHidden/>
            <w:rPrChange w:id="249" w:author="Greg Aaron" w:date="2021-09-10T15:59:00Z">
              <w:rPr>
                <w:noProof/>
                <w:webHidden/>
              </w:rPr>
            </w:rPrChange>
          </w:rPr>
          <w:t>9</w:t>
        </w:r>
        <w:r w:rsidRPr="00CB0EDE">
          <w:rPr>
            <w:rFonts w:asciiTheme="minorHAnsi" w:hAnsiTheme="minorHAnsi" w:cstheme="minorHAnsi"/>
            <w:noProof/>
            <w:webHidden/>
            <w:rPrChange w:id="250" w:author="Greg Aaron" w:date="2021-09-10T15:59:00Z">
              <w:rPr>
                <w:noProof/>
                <w:webHidden/>
              </w:rPr>
            </w:rPrChange>
          </w:rPr>
          <w:fldChar w:fldCharType="end"/>
        </w:r>
        <w:r w:rsidRPr="00CB0EDE">
          <w:rPr>
            <w:rStyle w:val="Hyperlink"/>
            <w:rFonts w:asciiTheme="minorHAnsi" w:hAnsiTheme="minorHAnsi" w:cstheme="minorHAnsi"/>
            <w:noProof/>
            <w:rPrChange w:id="251" w:author="Greg Aaron" w:date="2021-09-10T15:59:00Z">
              <w:rPr>
                <w:rStyle w:val="Hyperlink"/>
                <w:noProof/>
              </w:rPr>
            </w:rPrChange>
          </w:rPr>
          <w:fldChar w:fldCharType="end"/>
        </w:r>
      </w:ins>
    </w:p>
    <w:p w14:paraId="607EA8C7" w14:textId="3DCF8BBD" w:rsidR="00CB0EDE" w:rsidRPr="00CB0EDE" w:rsidRDefault="00CB0EDE">
      <w:pPr>
        <w:pStyle w:val="TOC2"/>
        <w:tabs>
          <w:tab w:val="right" w:leader="dot" w:pos="9170"/>
        </w:tabs>
        <w:rPr>
          <w:ins w:id="252" w:author="Greg Aaron" w:date="2021-09-10T15:58:00Z"/>
          <w:rFonts w:asciiTheme="minorHAnsi" w:eastAsiaTheme="minorEastAsia" w:hAnsiTheme="minorHAnsi" w:cstheme="minorHAnsi"/>
          <w:noProof/>
          <w:rPrChange w:id="253" w:author="Greg Aaron" w:date="2021-09-10T15:59:00Z">
            <w:rPr>
              <w:ins w:id="254" w:author="Greg Aaron" w:date="2021-09-10T15:58:00Z"/>
              <w:rFonts w:asciiTheme="minorHAnsi" w:eastAsiaTheme="minorEastAsia" w:hAnsiTheme="minorHAnsi" w:cstheme="minorBidi"/>
              <w:noProof/>
            </w:rPr>
          </w:rPrChange>
        </w:rPr>
      </w:pPr>
      <w:ins w:id="255" w:author="Greg Aaron" w:date="2021-09-10T15:58:00Z">
        <w:r w:rsidRPr="00CB0EDE">
          <w:rPr>
            <w:rStyle w:val="Hyperlink"/>
            <w:rFonts w:asciiTheme="minorHAnsi" w:hAnsiTheme="minorHAnsi" w:cstheme="minorHAnsi"/>
            <w:noProof/>
            <w:rPrChange w:id="256" w:author="Greg Aaron" w:date="2021-09-10T15:59:00Z">
              <w:rPr>
                <w:rStyle w:val="Hyperlink"/>
                <w:noProof/>
              </w:rPr>
            </w:rPrChange>
          </w:rPr>
          <w:fldChar w:fldCharType="begin"/>
        </w:r>
        <w:r w:rsidRPr="00CB0EDE">
          <w:rPr>
            <w:rStyle w:val="Hyperlink"/>
            <w:rFonts w:asciiTheme="minorHAnsi" w:hAnsiTheme="minorHAnsi" w:cstheme="minorHAnsi"/>
            <w:noProof/>
            <w:rPrChange w:id="257" w:author="Greg Aaron" w:date="2021-09-10T15:59:00Z">
              <w:rPr>
                <w:rStyle w:val="Hyperlink"/>
                <w:noProof/>
              </w:rPr>
            </w:rPrChange>
          </w:rPr>
          <w:instrText xml:space="preserve"> </w:instrText>
        </w:r>
        <w:r w:rsidRPr="00CB0EDE">
          <w:rPr>
            <w:rFonts w:asciiTheme="minorHAnsi" w:hAnsiTheme="minorHAnsi" w:cstheme="minorHAnsi"/>
            <w:noProof/>
            <w:rPrChange w:id="258" w:author="Greg Aaron" w:date="2021-09-10T15:59:00Z">
              <w:rPr>
                <w:noProof/>
              </w:rPr>
            </w:rPrChange>
          </w:rPr>
          <w:instrText>HYPERLINK \l "_Toc82181965"</w:instrText>
        </w:r>
        <w:r w:rsidRPr="00CB0EDE">
          <w:rPr>
            <w:rStyle w:val="Hyperlink"/>
            <w:rFonts w:asciiTheme="minorHAnsi" w:hAnsiTheme="minorHAnsi" w:cstheme="minorHAnsi"/>
            <w:noProof/>
            <w:rPrChange w:id="25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260" w:author="Greg Aaron" w:date="2021-09-10T15:59:00Z">
              <w:rPr>
                <w:rStyle w:val="Hyperlink"/>
                <w:noProof/>
              </w:rPr>
            </w:rPrChange>
          </w:rPr>
        </w:r>
        <w:r w:rsidRPr="00CB0EDE">
          <w:rPr>
            <w:rStyle w:val="Hyperlink"/>
            <w:rFonts w:asciiTheme="minorHAnsi" w:hAnsiTheme="minorHAnsi" w:cstheme="minorHAnsi"/>
            <w:noProof/>
            <w:rPrChange w:id="261" w:author="Greg Aaron" w:date="2021-09-10T15:59:00Z">
              <w:rPr>
                <w:rStyle w:val="Hyperlink"/>
                <w:noProof/>
              </w:rPr>
            </w:rPrChange>
          </w:rPr>
          <w:fldChar w:fldCharType="separate"/>
        </w:r>
        <w:r w:rsidRPr="00CB0EDE">
          <w:rPr>
            <w:rStyle w:val="Hyperlink"/>
            <w:rFonts w:asciiTheme="minorHAnsi" w:hAnsiTheme="minorHAnsi" w:cstheme="minorHAnsi"/>
            <w:noProof/>
            <w:rPrChange w:id="262" w:author="Greg Aaron" w:date="2021-09-10T15:59:00Z">
              <w:rPr>
                <w:rStyle w:val="Hyperlink"/>
                <w:noProof/>
              </w:rPr>
            </w:rPrChange>
          </w:rPr>
          <w:t>Making Queries: What’s Your Use Case?</w:t>
        </w:r>
        <w:r w:rsidRPr="00CB0EDE">
          <w:rPr>
            <w:rFonts w:asciiTheme="minorHAnsi" w:hAnsiTheme="minorHAnsi" w:cstheme="minorHAnsi"/>
            <w:noProof/>
            <w:webHidden/>
            <w:rPrChange w:id="263" w:author="Greg Aaron" w:date="2021-09-10T15:59:00Z">
              <w:rPr>
                <w:noProof/>
                <w:webHidden/>
              </w:rPr>
            </w:rPrChange>
          </w:rPr>
          <w:tab/>
        </w:r>
        <w:r w:rsidRPr="00CB0EDE">
          <w:rPr>
            <w:rFonts w:asciiTheme="minorHAnsi" w:hAnsiTheme="minorHAnsi" w:cstheme="minorHAnsi"/>
            <w:noProof/>
            <w:webHidden/>
            <w:rPrChange w:id="264" w:author="Greg Aaron" w:date="2021-09-10T15:59:00Z">
              <w:rPr>
                <w:noProof/>
                <w:webHidden/>
              </w:rPr>
            </w:rPrChange>
          </w:rPr>
          <w:fldChar w:fldCharType="begin"/>
        </w:r>
        <w:r w:rsidRPr="00CB0EDE">
          <w:rPr>
            <w:rFonts w:asciiTheme="minorHAnsi" w:hAnsiTheme="minorHAnsi" w:cstheme="minorHAnsi"/>
            <w:noProof/>
            <w:webHidden/>
            <w:rPrChange w:id="265" w:author="Greg Aaron" w:date="2021-09-10T15:59:00Z">
              <w:rPr>
                <w:noProof/>
                <w:webHidden/>
              </w:rPr>
            </w:rPrChange>
          </w:rPr>
          <w:instrText xml:space="preserve"> PAGEREF _Toc82181965 \h </w:instrText>
        </w:r>
        <w:r w:rsidRPr="00CB0EDE">
          <w:rPr>
            <w:rFonts w:asciiTheme="minorHAnsi" w:hAnsiTheme="minorHAnsi" w:cstheme="minorHAnsi"/>
            <w:noProof/>
            <w:webHidden/>
            <w:rPrChange w:id="266" w:author="Greg Aaron" w:date="2021-09-10T15:59:00Z">
              <w:rPr>
                <w:noProof/>
                <w:webHidden/>
              </w:rPr>
            </w:rPrChange>
          </w:rPr>
        </w:r>
      </w:ins>
      <w:r w:rsidRPr="00CB0EDE">
        <w:rPr>
          <w:rFonts w:asciiTheme="minorHAnsi" w:hAnsiTheme="minorHAnsi" w:cstheme="minorHAnsi"/>
          <w:noProof/>
          <w:webHidden/>
          <w:rPrChange w:id="267" w:author="Greg Aaron" w:date="2021-09-10T15:59:00Z">
            <w:rPr>
              <w:noProof/>
              <w:webHidden/>
            </w:rPr>
          </w:rPrChange>
        </w:rPr>
        <w:fldChar w:fldCharType="separate"/>
      </w:r>
      <w:ins w:id="268" w:author="Greg Aaron" w:date="2021-09-10T15:58:00Z">
        <w:r w:rsidRPr="00CB0EDE">
          <w:rPr>
            <w:rFonts w:asciiTheme="minorHAnsi" w:hAnsiTheme="minorHAnsi" w:cstheme="minorHAnsi"/>
            <w:noProof/>
            <w:webHidden/>
            <w:rPrChange w:id="269" w:author="Greg Aaron" w:date="2021-09-10T15:59:00Z">
              <w:rPr>
                <w:noProof/>
                <w:webHidden/>
              </w:rPr>
            </w:rPrChange>
          </w:rPr>
          <w:t>10</w:t>
        </w:r>
        <w:r w:rsidRPr="00CB0EDE">
          <w:rPr>
            <w:rFonts w:asciiTheme="minorHAnsi" w:hAnsiTheme="minorHAnsi" w:cstheme="minorHAnsi"/>
            <w:noProof/>
            <w:webHidden/>
            <w:rPrChange w:id="270" w:author="Greg Aaron" w:date="2021-09-10T15:59:00Z">
              <w:rPr>
                <w:noProof/>
                <w:webHidden/>
              </w:rPr>
            </w:rPrChange>
          </w:rPr>
          <w:fldChar w:fldCharType="end"/>
        </w:r>
        <w:r w:rsidRPr="00CB0EDE">
          <w:rPr>
            <w:rStyle w:val="Hyperlink"/>
            <w:rFonts w:asciiTheme="minorHAnsi" w:hAnsiTheme="minorHAnsi" w:cstheme="minorHAnsi"/>
            <w:noProof/>
            <w:rPrChange w:id="271" w:author="Greg Aaron" w:date="2021-09-10T15:59:00Z">
              <w:rPr>
                <w:rStyle w:val="Hyperlink"/>
                <w:noProof/>
              </w:rPr>
            </w:rPrChange>
          </w:rPr>
          <w:fldChar w:fldCharType="end"/>
        </w:r>
      </w:ins>
    </w:p>
    <w:p w14:paraId="761DD1E0" w14:textId="547F4F57" w:rsidR="00CB0EDE" w:rsidRPr="00CB0EDE" w:rsidRDefault="00CB0EDE">
      <w:pPr>
        <w:pStyle w:val="TOC1"/>
        <w:tabs>
          <w:tab w:val="right" w:leader="dot" w:pos="9170"/>
        </w:tabs>
        <w:rPr>
          <w:ins w:id="272" w:author="Greg Aaron" w:date="2021-09-10T15:58:00Z"/>
          <w:rFonts w:asciiTheme="minorHAnsi" w:eastAsiaTheme="minorEastAsia" w:hAnsiTheme="minorHAnsi" w:cstheme="minorHAnsi"/>
          <w:noProof/>
          <w:rPrChange w:id="273" w:author="Greg Aaron" w:date="2021-09-10T15:59:00Z">
            <w:rPr>
              <w:ins w:id="274" w:author="Greg Aaron" w:date="2021-09-10T15:58:00Z"/>
              <w:rFonts w:asciiTheme="minorHAnsi" w:eastAsiaTheme="minorEastAsia" w:hAnsiTheme="minorHAnsi" w:cstheme="minorBidi"/>
              <w:noProof/>
            </w:rPr>
          </w:rPrChange>
        </w:rPr>
      </w:pPr>
      <w:ins w:id="275" w:author="Greg Aaron" w:date="2021-09-10T15:58:00Z">
        <w:r w:rsidRPr="00CB0EDE">
          <w:rPr>
            <w:rStyle w:val="Hyperlink"/>
            <w:rFonts w:asciiTheme="minorHAnsi" w:hAnsiTheme="minorHAnsi" w:cstheme="minorHAnsi"/>
            <w:noProof/>
            <w:rPrChange w:id="276" w:author="Greg Aaron" w:date="2021-09-10T15:59:00Z">
              <w:rPr>
                <w:rStyle w:val="Hyperlink"/>
                <w:noProof/>
              </w:rPr>
            </w:rPrChange>
          </w:rPr>
          <w:fldChar w:fldCharType="begin"/>
        </w:r>
        <w:r w:rsidRPr="00CB0EDE">
          <w:rPr>
            <w:rStyle w:val="Hyperlink"/>
            <w:rFonts w:asciiTheme="minorHAnsi" w:hAnsiTheme="minorHAnsi" w:cstheme="minorHAnsi"/>
            <w:noProof/>
            <w:rPrChange w:id="277" w:author="Greg Aaron" w:date="2021-09-10T15:59:00Z">
              <w:rPr>
                <w:rStyle w:val="Hyperlink"/>
                <w:noProof/>
              </w:rPr>
            </w:rPrChange>
          </w:rPr>
          <w:instrText xml:space="preserve"> </w:instrText>
        </w:r>
        <w:r w:rsidRPr="00CB0EDE">
          <w:rPr>
            <w:rFonts w:asciiTheme="minorHAnsi" w:hAnsiTheme="minorHAnsi" w:cstheme="minorHAnsi"/>
            <w:noProof/>
            <w:rPrChange w:id="278" w:author="Greg Aaron" w:date="2021-09-10T15:59:00Z">
              <w:rPr>
                <w:noProof/>
              </w:rPr>
            </w:rPrChange>
          </w:rPr>
          <w:instrText>HYPERLINK \l "_Toc82181966"</w:instrText>
        </w:r>
        <w:r w:rsidRPr="00CB0EDE">
          <w:rPr>
            <w:rStyle w:val="Hyperlink"/>
            <w:rFonts w:asciiTheme="minorHAnsi" w:hAnsiTheme="minorHAnsi" w:cstheme="minorHAnsi"/>
            <w:noProof/>
            <w:rPrChange w:id="27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280" w:author="Greg Aaron" w:date="2021-09-10T15:59:00Z">
              <w:rPr>
                <w:rStyle w:val="Hyperlink"/>
                <w:noProof/>
              </w:rPr>
            </w:rPrChange>
          </w:rPr>
        </w:r>
        <w:r w:rsidRPr="00CB0EDE">
          <w:rPr>
            <w:rStyle w:val="Hyperlink"/>
            <w:rFonts w:asciiTheme="minorHAnsi" w:hAnsiTheme="minorHAnsi" w:cstheme="minorHAnsi"/>
            <w:noProof/>
            <w:rPrChange w:id="281" w:author="Greg Aaron" w:date="2021-09-10T15:59:00Z">
              <w:rPr>
                <w:rStyle w:val="Hyperlink"/>
                <w:noProof/>
              </w:rPr>
            </w:rPrChange>
          </w:rPr>
          <w:fldChar w:fldCharType="separate"/>
        </w:r>
        <w:r w:rsidRPr="00CB0EDE">
          <w:rPr>
            <w:rStyle w:val="Hyperlink"/>
            <w:rFonts w:asciiTheme="minorHAnsi" w:hAnsiTheme="minorHAnsi" w:cstheme="minorHAnsi"/>
            <w:noProof/>
            <w:w w:val="90"/>
            <w:rPrChange w:id="282" w:author="Greg Aaron" w:date="2021-09-10T15:59:00Z">
              <w:rPr>
                <w:rStyle w:val="Hyperlink"/>
                <w:noProof/>
                <w:w w:val="90"/>
              </w:rPr>
            </w:rPrChange>
          </w:rPr>
          <w:t>Phishing Module</w:t>
        </w:r>
        <w:r w:rsidRPr="00CB0EDE">
          <w:rPr>
            <w:rFonts w:asciiTheme="minorHAnsi" w:hAnsiTheme="minorHAnsi" w:cstheme="minorHAnsi"/>
            <w:noProof/>
            <w:webHidden/>
            <w:rPrChange w:id="283" w:author="Greg Aaron" w:date="2021-09-10T15:59:00Z">
              <w:rPr>
                <w:noProof/>
                <w:webHidden/>
              </w:rPr>
            </w:rPrChange>
          </w:rPr>
          <w:tab/>
        </w:r>
        <w:r w:rsidRPr="00CB0EDE">
          <w:rPr>
            <w:rFonts w:asciiTheme="minorHAnsi" w:hAnsiTheme="minorHAnsi" w:cstheme="minorHAnsi"/>
            <w:noProof/>
            <w:webHidden/>
            <w:rPrChange w:id="284" w:author="Greg Aaron" w:date="2021-09-10T15:59:00Z">
              <w:rPr>
                <w:noProof/>
                <w:webHidden/>
              </w:rPr>
            </w:rPrChange>
          </w:rPr>
          <w:fldChar w:fldCharType="begin"/>
        </w:r>
        <w:r w:rsidRPr="00CB0EDE">
          <w:rPr>
            <w:rFonts w:asciiTheme="minorHAnsi" w:hAnsiTheme="minorHAnsi" w:cstheme="minorHAnsi"/>
            <w:noProof/>
            <w:webHidden/>
            <w:rPrChange w:id="285" w:author="Greg Aaron" w:date="2021-09-10T15:59:00Z">
              <w:rPr>
                <w:noProof/>
                <w:webHidden/>
              </w:rPr>
            </w:rPrChange>
          </w:rPr>
          <w:instrText xml:space="preserve"> PAGEREF _Toc82181966 \h </w:instrText>
        </w:r>
        <w:r w:rsidRPr="00CB0EDE">
          <w:rPr>
            <w:rFonts w:asciiTheme="minorHAnsi" w:hAnsiTheme="minorHAnsi" w:cstheme="minorHAnsi"/>
            <w:noProof/>
            <w:webHidden/>
            <w:rPrChange w:id="286" w:author="Greg Aaron" w:date="2021-09-10T15:59:00Z">
              <w:rPr>
                <w:noProof/>
                <w:webHidden/>
              </w:rPr>
            </w:rPrChange>
          </w:rPr>
        </w:r>
      </w:ins>
      <w:r w:rsidRPr="00CB0EDE">
        <w:rPr>
          <w:rFonts w:asciiTheme="minorHAnsi" w:hAnsiTheme="minorHAnsi" w:cstheme="minorHAnsi"/>
          <w:noProof/>
          <w:webHidden/>
          <w:rPrChange w:id="287" w:author="Greg Aaron" w:date="2021-09-10T15:59:00Z">
            <w:rPr>
              <w:noProof/>
              <w:webHidden/>
            </w:rPr>
          </w:rPrChange>
        </w:rPr>
        <w:fldChar w:fldCharType="separate"/>
      </w:r>
      <w:ins w:id="288" w:author="Greg Aaron" w:date="2021-09-10T15:58:00Z">
        <w:r w:rsidRPr="00CB0EDE">
          <w:rPr>
            <w:rFonts w:asciiTheme="minorHAnsi" w:hAnsiTheme="minorHAnsi" w:cstheme="minorHAnsi"/>
            <w:noProof/>
            <w:webHidden/>
            <w:rPrChange w:id="289" w:author="Greg Aaron" w:date="2021-09-10T15:59:00Z">
              <w:rPr>
                <w:noProof/>
                <w:webHidden/>
              </w:rPr>
            </w:rPrChange>
          </w:rPr>
          <w:t>11</w:t>
        </w:r>
        <w:r w:rsidRPr="00CB0EDE">
          <w:rPr>
            <w:rFonts w:asciiTheme="minorHAnsi" w:hAnsiTheme="minorHAnsi" w:cstheme="minorHAnsi"/>
            <w:noProof/>
            <w:webHidden/>
            <w:rPrChange w:id="290" w:author="Greg Aaron" w:date="2021-09-10T15:59:00Z">
              <w:rPr>
                <w:noProof/>
                <w:webHidden/>
              </w:rPr>
            </w:rPrChange>
          </w:rPr>
          <w:fldChar w:fldCharType="end"/>
        </w:r>
        <w:r w:rsidRPr="00CB0EDE">
          <w:rPr>
            <w:rStyle w:val="Hyperlink"/>
            <w:rFonts w:asciiTheme="minorHAnsi" w:hAnsiTheme="minorHAnsi" w:cstheme="minorHAnsi"/>
            <w:noProof/>
            <w:rPrChange w:id="291" w:author="Greg Aaron" w:date="2021-09-10T15:59:00Z">
              <w:rPr>
                <w:rStyle w:val="Hyperlink"/>
                <w:noProof/>
              </w:rPr>
            </w:rPrChange>
          </w:rPr>
          <w:fldChar w:fldCharType="end"/>
        </w:r>
      </w:ins>
    </w:p>
    <w:p w14:paraId="71097AAE" w14:textId="020C89DE" w:rsidR="00CB0EDE" w:rsidRPr="00CB0EDE" w:rsidRDefault="00CB0EDE">
      <w:pPr>
        <w:pStyle w:val="TOC2"/>
        <w:tabs>
          <w:tab w:val="right" w:leader="dot" w:pos="9170"/>
        </w:tabs>
        <w:rPr>
          <w:ins w:id="292" w:author="Greg Aaron" w:date="2021-09-10T15:58:00Z"/>
          <w:rFonts w:asciiTheme="minorHAnsi" w:eastAsiaTheme="minorEastAsia" w:hAnsiTheme="minorHAnsi" w:cstheme="minorHAnsi"/>
          <w:noProof/>
          <w:rPrChange w:id="293" w:author="Greg Aaron" w:date="2021-09-10T15:59:00Z">
            <w:rPr>
              <w:ins w:id="294" w:author="Greg Aaron" w:date="2021-09-10T15:58:00Z"/>
              <w:rFonts w:asciiTheme="minorHAnsi" w:eastAsiaTheme="minorEastAsia" w:hAnsiTheme="minorHAnsi" w:cstheme="minorBidi"/>
              <w:noProof/>
            </w:rPr>
          </w:rPrChange>
        </w:rPr>
      </w:pPr>
      <w:ins w:id="295" w:author="Greg Aaron" w:date="2021-09-10T15:58:00Z">
        <w:r w:rsidRPr="00CB0EDE">
          <w:rPr>
            <w:rStyle w:val="Hyperlink"/>
            <w:rFonts w:asciiTheme="minorHAnsi" w:hAnsiTheme="minorHAnsi" w:cstheme="minorHAnsi"/>
            <w:noProof/>
            <w:rPrChange w:id="296" w:author="Greg Aaron" w:date="2021-09-10T15:59:00Z">
              <w:rPr>
                <w:rStyle w:val="Hyperlink"/>
                <w:noProof/>
              </w:rPr>
            </w:rPrChange>
          </w:rPr>
          <w:fldChar w:fldCharType="begin"/>
        </w:r>
        <w:r w:rsidRPr="00CB0EDE">
          <w:rPr>
            <w:rStyle w:val="Hyperlink"/>
            <w:rFonts w:asciiTheme="minorHAnsi" w:hAnsiTheme="minorHAnsi" w:cstheme="minorHAnsi"/>
            <w:noProof/>
            <w:rPrChange w:id="297" w:author="Greg Aaron" w:date="2021-09-10T15:59:00Z">
              <w:rPr>
                <w:rStyle w:val="Hyperlink"/>
                <w:noProof/>
              </w:rPr>
            </w:rPrChange>
          </w:rPr>
          <w:instrText xml:space="preserve"> </w:instrText>
        </w:r>
        <w:r w:rsidRPr="00CB0EDE">
          <w:rPr>
            <w:rFonts w:asciiTheme="minorHAnsi" w:hAnsiTheme="minorHAnsi" w:cstheme="minorHAnsi"/>
            <w:noProof/>
            <w:rPrChange w:id="298" w:author="Greg Aaron" w:date="2021-09-10T15:59:00Z">
              <w:rPr>
                <w:noProof/>
              </w:rPr>
            </w:rPrChange>
          </w:rPr>
          <w:instrText>HYPERLINK \l "_Toc82181967"</w:instrText>
        </w:r>
        <w:r w:rsidRPr="00CB0EDE">
          <w:rPr>
            <w:rStyle w:val="Hyperlink"/>
            <w:rFonts w:asciiTheme="minorHAnsi" w:hAnsiTheme="minorHAnsi" w:cstheme="minorHAnsi"/>
            <w:noProof/>
            <w:rPrChange w:id="29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300" w:author="Greg Aaron" w:date="2021-09-10T15:59:00Z">
              <w:rPr>
                <w:rStyle w:val="Hyperlink"/>
                <w:noProof/>
              </w:rPr>
            </w:rPrChange>
          </w:rPr>
        </w:r>
        <w:r w:rsidRPr="00CB0EDE">
          <w:rPr>
            <w:rStyle w:val="Hyperlink"/>
            <w:rFonts w:asciiTheme="minorHAnsi" w:hAnsiTheme="minorHAnsi" w:cstheme="minorHAnsi"/>
            <w:noProof/>
            <w:rPrChange w:id="301" w:author="Greg Aaron" w:date="2021-09-10T15:59:00Z">
              <w:rPr>
                <w:rStyle w:val="Hyperlink"/>
                <w:noProof/>
              </w:rPr>
            </w:rPrChange>
          </w:rPr>
          <w:fldChar w:fldCharType="separate"/>
        </w:r>
        <w:r w:rsidRPr="00CB0EDE">
          <w:rPr>
            <w:rStyle w:val="Hyperlink"/>
            <w:rFonts w:asciiTheme="minorHAnsi" w:hAnsiTheme="minorHAnsi" w:cstheme="minorHAnsi"/>
            <w:noProof/>
            <w:w w:val="90"/>
            <w:rPrChange w:id="302" w:author="Greg Aaron" w:date="2021-09-10T15:59:00Z">
              <w:rPr>
                <w:rStyle w:val="Hyperlink"/>
                <w:noProof/>
                <w:w w:val="90"/>
              </w:rPr>
            </w:rPrChange>
          </w:rPr>
          <w:t>Phishing Module: POST</w:t>
        </w:r>
        <w:r w:rsidRPr="00CB0EDE">
          <w:rPr>
            <w:rFonts w:asciiTheme="minorHAnsi" w:hAnsiTheme="minorHAnsi" w:cstheme="minorHAnsi"/>
            <w:noProof/>
            <w:webHidden/>
            <w:rPrChange w:id="303" w:author="Greg Aaron" w:date="2021-09-10T15:59:00Z">
              <w:rPr>
                <w:noProof/>
                <w:webHidden/>
              </w:rPr>
            </w:rPrChange>
          </w:rPr>
          <w:tab/>
        </w:r>
        <w:r w:rsidRPr="00CB0EDE">
          <w:rPr>
            <w:rFonts w:asciiTheme="minorHAnsi" w:hAnsiTheme="minorHAnsi" w:cstheme="minorHAnsi"/>
            <w:noProof/>
            <w:webHidden/>
            <w:rPrChange w:id="304" w:author="Greg Aaron" w:date="2021-09-10T15:59:00Z">
              <w:rPr>
                <w:noProof/>
                <w:webHidden/>
              </w:rPr>
            </w:rPrChange>
          </w:rPr>
          <w:fldChar w:fldCharType="begin"/>
        </w:r>
        <w:r w:rsidRPr="00CB0EDE">
          <w:rPr>
            <w:rFonts w:asciiTheme="minorHAnsi" w:hAnsiTheme="minorHAnsi" w:cstheme="minorHAnsi"/>
            <w:noProof/>
            <w:webHidden/>
            <w:rPrChange w:id="305" w:author="Greg Aaron" w:date="2021-09-10T15:59:00Z">
              <w:rPr>
                <w:noProof/>
                <w:webHidden/>
              </w:rPr>
            </w:rPrChange>
          </w:rPr>
          <w:instrText xml:space="preserve"> PAGEREF _Toc82181967 \h </w:instrText>
        </w:r>
        <w:r w:rsidRPr="00CB0EDE">
          <w:rPr>
            <w:rFonts w:asciiTheme="minorHAnsi" w:hAnsiTheme="minorHAnsi" w:cstheme="minorHAnsi"/>
            <w:noProof/>
            <w:webHidden/>
            <w:rPrChange w:id="306" w:author="Greg Aaron" w:date="2021-09-10T15:59:00Z">
              <w:rPr>
                <w:noProof/>
                <w:webHidden/>
              </w:rPr>
            </w:rPrChange>
          </w:rPr>
        </w:r>
      </w:ins>
      <w:r w:rsidRPr="00CB0EDE">
        <w:rPr>
          <w:rFonts w:asciiTheme="minorHAnsi" w:hAnsiTheme="minorHAnsi" w:cstheme="minorHAnsi"/>
          <w:noProof/>
          <w:webHidden/>
          <w:rPrChange w:id="307" w:author="Greg Aaron" w:date="2021-09-10T15:59:00Z">
            <w:rPr>
              <w:noProof/>
              <w:webHidden/>
            </w:rPr>
          </w:rPrChange>
        </w:rPr>
        <w:fldChar w:fldCharType="separate"/>
      </w:r>
      <w:ins w:id="308" w:author="Greg Aaron" w:date="2021-09-10T15:58:00Z">
        <w:r w:rsidRPr="00CB0EDE">
          <w:rPr>
            <w:rFonts w:asciiTheme="minorHAnsi" w:hAnsiTheme="minorHAnsi" w:cstheme="minorHAnsi"/>
            <w:noProof/>
            <w:webHidden/>
            <w:rPrChange w:id="309" w:author="Greg Aaron" w:date="2021-09-10T15:59:00Z">
              <w:rPr>
                <w:noProof/>
                <w:webHidden/>
              </w:rPr>
            </w:rPrChange>
          </w:rPr>
          <w:t>11</w:t>
        </w:r>
        <w:r w:rsidRPr="00CB0EDE">
          <w:rPr>
            <w:rFonts w:asciiTheme="minorHAnsi" w:hAnsiTheme="minorHAnsi" w:cstheme="minorHAnsi"/>
            <w:noProof/>
            <w:webHidden/>
            <w:rPrChange w:id="310" w:author="Greg Aaron" w:date="2021-09-10T15:59:00Z">
              <w:rPr>
                <w:noProof/>
                <w:webHidden/>
              </w:rPr>
            </w:rPrChange>
          </w:rPr>
          <w:fldChar w:fldCharType="end"/>
        </w:r>
        <w:r w:rsidRPr="00CB0EDE">
          <w:rPr>
            <w:rStyle w:val="Hyperlink"/>
            <w:rFonts w:asciiTheme="minorHAnsi" w:hAnsiTheme="minorHAnsi" w:cstheme="minorHAnsi"/>
            <w:noProof/>
            <w:rPrChange w:id="311" w:author="Greg Aaron" w:date="2021-09-10T15:59:00Z">
              <w:rPr>
                <w:rStyle w:val="Hyperlink"/>
                <w:noProof/>
              </w:rPr>
            </w:rPrChange>
          </w:rPr>
          <w:fldChar w:fldCharType="end"/>
        </w:r>
      </w:ins>
    </w:p>
    <w:p w14:paraId="13B44C3E" w14:textId="6F1CAF2A" w:rsidR="00CB0EDE" w:rsidRPr="00CB0EDE" w:rsidRDefault="00CB0EDE">
      <w:pPr>
        <w:pStyle w:val="TOC2"/>
        <w:tabs>
          <w:tab w:val="right" w:leader="dot" w:pos="9170"/>
        </w:tabs>
        <w:rPr>
          <w:ins w:id="312" w:author="Greg Aaron" w:date="2021-09-10T15:58:00Z"/>
          <w:rFonts w:asciiTheme="minorHAnsi" w:eastAsiaTheme="minorEastAsia" w:hAnsiTheme="minorHAnsi" w:cstheme="minorHAnsi"/>
          <w:noProof/>
          <w:rPrChange w:id="313" w:author="Greg Aaron" w:date="2021-09-10T15:59:00Z">
            <w:rPr>
              <w:ins w:id="314" w:author="Greg Aaron" w:date="2021-09-10T15:58:00Z"/>
              <w:rFonts w:asciiTheme="minorHAnsi" w:eastAsiaTheme="minorEastAsia" w:hAnsiTheme="minorHAnsi" w:cstheme="minorBidi"/>
              <w:noProof/>
            </w:rPr>
          </w:rPrChange>
        </w:rPr>
      </w:pPr>
      <w:ins w:id="315" w:author="Greg Aaron" w:date="2021-09-10T15:58:00Z">
        <w:r w:rsidRPr="00CB0EDE">
          <w:rPr>
            <w:rStyle w:val="Hyperlink"/>
            <w:rFonts w:asciiTheme="minorHAnsi" w:hAnsiTheme="minorHAnsi" w:cstheme="minorHAnsi"/>
            <w:noProof/>
            <w:rPrChange w:id="316" w:author="Greg Aaron" w:date="2021-09-10T15:59:00Z">
              <w:rPr>
                <w:rStyle w:val="Hyperlink"/>
                <w:noProof/>
              </w:rPr>
            </w:rPrChange>
          </w:rPr>
          <w:fldChar w:fldCharType="begin"/>
        </w:r>
        <w:r w:rsidRPr="00CB0EDE">
          <w:rPr>
            <w:rStyle w:val="Hyperlink"/>
            <w:rFonts w:asciiTheme="minorHAnsi" w:hAnsiTheme="minorHAnsi" w:cstheme="minorHAnsi"/>
            <w:noProof/>
            <w:rPrChange w:id="317" w:author="Greg Aaron" w:date="2021-09-10T15:59:00Z">
              <w:rPr>
                <w:rStyle w:val="Hyperlink"/>
                <w:noProof/>
              </w:rPr>
            </w:rPrChange>
          </w:rPr>
          <w:instrText xml:space="preserve"> </w:instrText>
        </w:r>
        <w:r w:rsidRPr="00CB0EDE">
          <w:rPr>
            <w:rFonts w:asciiTheme="minorHAnsi" w:hAnsiTheme="minorHAnsi" w:cstheme="minorHAnsi"/>
            <w:noProof/>
            <w:rPrChange w:id="318" w:author="Greg Aaron" w:date="2021-09-10T15:59:00Z">
              <w:rPr>
                <w:noProof/>
              </w:rPr>
            </w:rPrChange>
          </w:rPr>
          <w:instrText>HYPERLINK \l "_Toc82181968"</w:instrText>
        </w:r>
        <w:r w:rsidRPr="00CB0EDE">
          <w:rPr>
            <w:rStyle w:val="Hyperlink"/>
            <w:rFonts w:asciiTheme="minorHAnsi" w:hAnsiTheme="minorHAnsi" w:cstheme="minorHAnsi"/>
            <w:noProof/>
            <w:rPrChange w:id="31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320" w:author="Greg Aaron" w:date="2021-09-10T15:59:00Z">
              <w:rPr>
                <w:rStyle w:val="Hyperlink"/>
                <w:noProof/>
              </w:rPr>
            </w:rPrChange>
          </w:rPr>
        </w:r>
        <w:r w:rsidRPr="00CB0EDE">
          <w:rPr>
            <w:rStyle w:val="Hyperlink"/>
            <w:rFonts w:asciiTheme="minorHAnsi" w:hAnsiTheme="minorHAnsi" w:cstheme="minorHAnsi"/>
            <w:noProof/>
            <w:rPrChange w:id="321" w:author="Greg Aaron" w:date="2021-09-10T15:59:00Z">
              <w:rPr>
                <w:rStyle w:val="Hyperlink"/>
                <w:noProof/>
              </w:rPr>
            </w:rPrChange>
          </w:rPr>
          <w:fldChar w:fldCharType="separate"/>
        </w:r>
        <w:r w:rsidRPr="00CB0EDE">
          <w:rPr>
            <w:rStyle w:val="Hyperlink"/>
            <w:rFonts w:asciiTheme="minorHAnsi" w:hAnsiTheme="minorHAnsi" w:cstheme="minorHAnsi"/>
            <w:noProof/>
            <w:w w:val="90"/>
            <w:rPrChange w:id="322" w:author="Greg Aaron" w:date="2021-09-10T15:59:00Z">
              <w:rPr>
                <w:rStyle w:val="Hyperlink"/>
                <w:noProof/>
                <w:w w:val="90"/>
              </w:rPr>
            </w:rPrChange>
          </w:rPr>
          <w:t>Phishing Module: PATCH</w:t>
        </w:r>
        <w:r w:rsidRPr="00CB0EDE">
          <w:rPr>
            <w:rFonts w:asciiTheme="minorHAnsi" w:hAnsiTheme="minorHAnsi" w:cstheme="minorHAnsi"/>
            <w:noProof/>
            <w:webHidden/>
            <w:rPrChange w:id="323" w:author="Greg Aaron" w:date="2021-09-10T15:59:00Z">
              <w:rPr>
                <w:noProof/>
                <w:webHidden/>
              </w:rPr>
            </w:rPrChange>
          </w:rPr>
          <w:tab/>
        </w:r>
        <w:r w:rsidRPr="00CB0EDE">
          <w:rPr>
            <w:rFonts w:asciiTheme="minorHAnsi" w:hAnsiTheme="minorHAnsi" w:cstheme="minorHAnsi"/>
            <w:noProof/>
            <w:webHidden/>
            <w:rPrChange w:id="324" w:author="Greg Aaron" w:date="2021-09-10T15:59:00Z">
              <w:rPr>
                <w:noProof/>
                <w:webHidden/>
              </w:rPr>
            </w:rPrChange>
          </w:rPr>
          <w:fldChar w:fldCharType="begin"/>
        </w:r>
        <w:r w:rsidRPr="00CB0EDE">
          <w:rPr>
            <w:rFonts w:asciiTheme="minorHAnsi" w:hAnsiTheme="minorHAnsi" w:cstheme="minorHAnsi"/>
            <w:noProof/>
            <w:webHidden/>
            <w:rPrChange w:id="325" w:author="Greg Aaron" w:date="2021-09-10T15:59:00Z">
              <w:rPr>
                <w:noProof/>
                <w:webHidden/>
              </w:rPr>
            </w:rPrChange>
          </w:rPr>
          <w:instrText xml:space="preserve"> PAGEREF _Toc82181968 \h </w:instrText>
        </w:r>
        <w:r w:rsidRPr="00CB0EDE">
          <w:rPr>
            <w:rFonts w:asciiTheme="minorHAnsi" w:hAnsiTheme="minorHAnsi" w:cstheme="minorHAnsi"/>
            <w:noProof/>
            <w:webHidden/>
            <w:rPrChange w:id="326" w:author="Greg Aaron" w:date="2021-09-10T15:59:00Z">
              <w:rPr>
                <w:noProof/>
                <w:webHidden/>
              </w:rPr>
            </w:rPrChange>
          </w:rPr>
        </w:r>
      </w:ins>
      <w:r w:rsidRPr="00CB0EDE">
        <w:rPr>
          <w:rFonts w:asciiTheme="minorHAnsi" w:hAnsiTheme="minorHAnsi" w:cstheme="minorHAnsi"/>
          <w:noProof/>
          <w:webHidden/>
          <w:rPrChange w:id="327" w:author="Greg Aaron" w:date="2021-09-10T15:59:00Z">
            <w:rPr>
              <w:noProof/>
              <w:webHidden/>
            </w:rPr>
          </w:rPrChange>
        </w:rPr>
        <w:fldChar w:fldCharType="separate"/>
      </w:r>
      <w:ins w:id="328" w:author="Greg Aaron" w:date="2021-09-10T15:58:00Z">
        <w:r w:rsidRPr="00CB0EDE">
          <w:rPr>
            <w:rFonts w:asciiTheme="minorHAnsi" w:hAnsiTheme="minorHAnsi" w:cstheme="minorHAnsi"/>
            <w:noProof/>
            <w:webHidden/>
            <w:rPrChange w:id="329" w:author="Greg Aaron" w:date="2021-09-10T15:59:00Z">
              <w:rPr>
                <w:noProof/>
                <w:webHidden/>
              </w:rPr>
            </w:rPrChange>
          </w:rPr>
          <w:t>16</w:t>
        </w:r>
        <w:r w:rsidRPr="00CB0EDE">
          <w:rPr>
            <w:rFonts w:asciiTheme="minorHAnsi" w:hAnsiTheme="minorHAnsi" w:cstheme="minorHAnsi"/>
            <w:noProof/>
            <w:webHidden/>
            <w:rPrChange w:id="330" w:author="Greg Aaron" w:date="2021-09-10T15:59:00Z">
              <w:rPr>
                <w:noProof/>
                <w:webHidden/>
              </w:rPr>
            </w:rPrChange>
          </w:rPr>
          <w:fldChar w:fldCharType="end"/>
        </w:r>
        <w:r w:rsidRPr="00CB0EDE">
          <w:rPr>
            <w:rStyle w:val="Hyperlink"/>
            <w:rFonts w:asciiTheme="minorHAnsi" w:hAnsiTheme="minorHAnsi" w:cstheme="minorHAnsi"/>
            <w:noProof/>
            <w:rPrChange w:id="331" w:author="Greg Aaron" w:date="2021-09-10T15:59:00Z">
              <w:rPr>
                <w:rStyle w:val="Hyperlink"/>
                <w:noProof/>
              </w:rPr>
            </w:rPrChange>
          </w:rPr>
          <w:fldChar w:fldCharType="end"/>
        </w:r>
      </w:ins>
    </w:p>
    <w:p w14:paraId="06DD90B6" w14:textId="646B1944" w:rsidR="00CB0EDE" w:rsidRPr="00CB0EDE" w:rsidRDefault="00CB0EDE">
      <w:pPr>
        <w:pStyle w:val="TOC2"/>
        <w:tabs>
          <w:tab w:val="right" w:leader="dot" w:pos="9170"/>
        </w:tabs>
        <w:rPr>
          <w:ins w:id="332" w:author="Greg Aaron" w:date="2021-09-10T15:58:00Z"/>
          <w:rFonts w:asciiTheme="minorHAnsi" w:eastAsiaTheme="minorEastAsia" w:hAnsiTheme="minorHAnsi" w:cstheme="minorHAnsi"/>
          <w:noProof/>
          <w:rPrChange w:id="333" w:author="Greg Aaron" w:date="2021-09-10T15:59:00Z">
            <w:rPr>
              <w:ins w:id="334" w:author="Greg Aaron" w:date="2021-09-10T15:58:00Z"/>
              <w:rFonts w:asciiTheme="minorHAnsi" w:eastAsiaTheme="minorEastAsia" w:hAnsiTheme="minorHAnsi" w:cstheme="minorBidi"/>
              <w:noProof/>
            </w:rPr>
          </w:rPrChange>
        </w:rPr>
      </w:pPr>
      <w:ins w:id="335" w:author="Greg Aaron" w:date="2021-09-10T15:58:00Z">
        <w:r w:rsidRPr="00CB0EDE">
          <w:rPr>
            <w:rStyle w:val="Hyperlink"/>
            <w:rFonts w:asciiTheme="minorHAnsi" w:hAnsiTheme="minorHAnsi" w:cstheme="minorHAnsi"/>
            <w:noProof/>
            <w:rPrChange w:id="336" w:author="Greg Aaron" w:date="2021-09-10T15:59:00Z">
              <w:rPr>
                <w:rStyle w:val="Hyperlink"/>
                <w:noProof/>
              </w:rPr>
            </w:rPrChange>
          </w:rPr>
          <w:fldChar w:fldCharType="begin"/>
        </w:r>
        <w:r w:rsidRPr="00CB0EDE">
          <w:rPr>
            <w:rStyle w:val="Hyperlink"/>
            <w:rFonts w:asciiTheme="minorHAnsi" w:hAnsiTheme="minorHAnsi" w:cstheme="minorHAnsi"/>
            <w:noProof/>
            <w:rPrChange w:id="337" w:author="Greg Aaron" w:date="2021-09-10T15:59:00Z">
              <w:rPr>
                <w:rStyle w:val="Hyperlink"/>
                <w:noProof/>
              </w:rPr>
            </w:rPrChange>
          </w:rPr>
          <w:instrText xml:space="preserve"> </w:instrText>
        </w:r>
        <w:r w:rsidRPr="00CB0EDE">
          <w:rPr>
            <w:rFonts w:asciiTheme="minorHAnsi" w:hAnsiTheme="minorHAnsi" w:cstheme="minorHAnsi"/>
            <w:noProof/>
            <w:rPrChange w:id="338" w:author="Greg Aaron" w:date="2021-09-10T15:59:00Z">
              <w:rPr>
                <w:noProof/>
              </w:rPr>
            </w:rPrChange>
          </w:rPr>
          <w:instrText>HYPERLINK \l "_Toc82181969"</w:instrText>
        </w:r>
        <w:r w:rsidRPr="00CB0EDE">
          <w:rPr>
            <w:rStyle w:val="Hyperlink"/>
            <w:rFonts w:asciiTheme="minorHAnsi" w:hAnsiTheme="minorHAnsi" w:cstheme="minorHAnsi"/>
            <w:noProof/>
            <w:rPrChange w:id="33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340" w:author="Greg Aaron" w:date="2021-09-10T15:59:00Z">
              <w:rPr>
                <w:rStyle w:val="Hyperlink"/>
                <w:noProof/>
              </w:rPr>
            </w:rPrChange>
          </w:rPr>
        </w:r>
        <w:r w:rsidRPr="00CB0EDE">
          <w:rPr>
            <w:rStyle w:val="Hyperlink"/>
            <w:rFonts w:asciiTheme="minorHAnsi" w:hAnsiTheme="minorHAnsi" w:cstheme="minorHAnsi"/>
            <w:noProof/>
            <w:rPrChange w:id="341" w:author="Greg Aaron" w:date="2021-09-10T15:59:00Z">
              <w:rPr>
                <w:rStyle w:val="Hyperlink"/>
                <w:noProof/>
              </w:rPr>
            </w:rPrChange>
          </w:rPr>
          <w:fldChar w:fldCharType="separate"/>
        </w:r>
        <w:r w:rsidRPr="00CB0EDE">
          <w:rPr>
            <w:rStyle w:val="Hyperlink"/>
            <w:rFonts w:asciiTheme="minorHAnsi" w:hAnsiTheme="minorHAnsi" w:cstheme="minorHAnsi"/>
            <w:noProof/>
            <w:w w:val="90"/>
            <w:rPrChange w:id="342" w:author="Greg Aaron" w:date="2021-09-10T15:59:00Z">
              <w:rPr>
                <w:rStyle w:val="Hyperlink"/>
                <w:noProof/>
                <w:w w:val="90"/>
              </w:rPr>
            </w:rPrChange>
          </w:rPr>
          <w:t>Phishing Module: GET</w:t>
        </w:r>
        <w:r w:rsidRPr="00CB0EDE">
          <w:rPr>
            <w:rFonts w:asciiTheme="minorHAnsi" w:hAnsiTheme="minorHAnsi" w:cstheme="minorHAnsi"/>
            <w:noProof/>
            <w:webHidden/>
            <w:rPrChange w:id="343" w:author="Greg Aaron" w:date="2021-09-10T15:59:00Z">
              <w:rPr>
                <w:noProof/>
                <w:webHidden/>
              </w:rPr>
            </w:rPrChange>
          </w:rPr>
          <w:tab/>
        </w:r>
        <w:r w:rsidRPr="00CB0EDE">
          <w:rPr>
            <w:rFonts w:asciiTheme="minorHAnsi" w:hAnsiTheme="minorHAnsi" w:cstheme="minorHAnsi"/>
            <w:noProof/>
            <w:webHidden/>
            <w:rPrChange w:id="344" w:author="Greg Aaron" w:date="2021-09-10T15:59:00Z">
              <w:rPr>
                <w:noProof/>
                <w:webHidden/>
              </w:rPr>
            </w:rPrChange>
          </w:rPr>
          <w:fldChar w:fldCharType="begin"/>
        </w:r>
        <w:r w:rsidRPr="00CB0EDE">
          <w:rPr>
            <w:rFonts w:asciiTheme="minorHAnsi" w:hAnsiTheme="minorHAnsi" w:cstheme="minorHAnsi"/>
            <w:noProof/>
            <w:webHidden/>
            <w:rPrChange w:id="345" w:author="Greg Aaron" w:date="2021-09-10T15:59:00Z">
              <w:rPr>
                <w:noProof/>
                <w:webHidden/>
              </w:rPr>
            </w:rPrChange>
          </w:rPr>
          <w:instrText xml:space="preserve"> PAGEREF _Toc82181969 \h </w:instrText>
        </w:r>
        <w:r w:rsidRPr="00CB0EDE">
          <w:rPr>
            <w:rFonts w:asciiTheme="minorHAnsi" w:hAnsiTheme="minorHAnsi" w:cstheme="minorHAnsi"/>
            <w:noProof/>
            <w:webHidden/>
            <w:rPrChange w:id="346" w:author="Greg Aaron" w:date="2021-09-10T15:59:00Z">
              <w:rPr>
                <w:noProof/>
                <w:webHidden/>
              </w:rPr>
            </w:rPrChange>
          </w:rPr>
        </w:r>
      </w:ins>
      <w:r w:rsidRPr="00CB0EDE">
        <w:rPr>
          <w:rFonts w:asciiTheme="minorHAnsi" w:hAnsiTheme="minorHAnsi" w:cstheme="minorHAnsi"/>
          <w:noProof/>
          <w:webHidden/>
          <w:rPrChange w:id="347" w:author="Greg Aaron" w:date="2021-09-10T15:59:00Z">
            <w:rPr>
              <w:noProof/>
              <w:webHidden/>
            </w:rPr>
          </w:rPrChange>
        </w:rPr>
        <w:fldChar w:fldCharType="separate"/>
      </w:r>
      <w:ins w:id="348" w:author="Greg Aaron" w:date="2021-09-10T15:58:00Z">
        <w:r w:rsidRPr="00CB0EDE">
          <w:rPr>
            <w:rFonts w:asciiTheme="minorHAnsi" w:hAnsiTheme="minorHAnsi" w:cstheme="minorHAnsi"/>
            <w:noProof/>
            <w:webHidden/>
            <w:rPrChange w:id="349" w:author="Greg Aaron" w:date="2021-09-10T15:59:00Z">
              <w:rPr>
                <w:noProof/>
                <w:webHidden/>
              </w:rPr>
            </w:rPrChange>
          </w:rPr>
          <w:t>19</w:t>
        </w:r>
        <w:r w:rsidRPr="00CB0EDE">
          <w:rPr>
            <w:rFonts w:asciiTheme="minorHAnsi" w:hAnsiTheme="minorHAnsi" w:cstheme="minorHAnsi"/>
            <w:noProof/>
            <w:webHidden/>
            <w:rPrChange w:id="350" w:author="Greg Aaron" w:date="2021-09-10T15:59:00Z">
              <w:rPr>
                <w:noProof/>
                <w:webHidden/>
              </w:rPr>
            </w:rPrChange>
          </w:rPr>
          <w:fldChar w:fldCharType="end"/>
        </w:r>
        <w:r w:rsidRPr="00CB0EDE">
          <w:rPr>
            <w:rStyle w:val="Hyperlink"/>
            <w:rFonts w:asciiTheme="minorHAnsi" w:hAnsiTheme="minorHAnsi" w:cstheme="minorHAnsi"/>
            <w:noProof/>
            <w:rPrChange w:id="351" w:author="Greg Aaron" w:date="2021-09-10T15:59:00Z">
              <w:rPr>
                <w:rStyle w:val="Hyperlink"/>
                <w:noProof/>
              </w:rPr>
            </w:rPrChange>
          </w:rPr>
          <w:fldChar w:fldCharType="end"/>
        </w:r>
      </w:ins>
    </w:p>
    <w:p w14:paraId="7D0553B4" w14:textId="01937FF7" w:rsidR="00CB0EDE" w:rsidRPr="00CB0EDE" w:rsidRDefault="00CB0EDE">
      <w:pPr>
        <w:pStyle w:val="TOC1"/>
        <w:tabs>
          <w:tab w:val="right" w:leader="dot" w:pos="9170"/>
        </w:tabs>
        <w:rPr>
          <w:ins w:id="352" w:author="Greg Aaron" w:date="2021-09-10T15:58:00Z"/>
          <w:rFonts w:asciiTheme="minorHAnsi" w:eastAsiaTheme="minorEastAsia" w:hAnsiTheme="minorHAnsi" w:cstheme="minorHAnsi"/>
          <w:noProof/>
          <w:rPrChange w:id="353" w:author="Greg Aaron" w:date="2021-09-10T15:59:00Z">
            <w:rPr>
              <w:ins w:id="354" w:author="Greg Aaron" w:date="2021-09-10T15:58:00Z"/>
              <w:rFonts w:asciiTheme="minorHAnsi" w:eastAsiaTheme="minorEastAsia" w:hAnsiTheme="minorHAnsi" w:cstheme="minorBidi"/>
              <w:noProof/>
            </w:rPr>
          </w:rPrChange>
        </w:rPr>
      </w:pPr>
      <w:ins w:id="355" w:author="Greg Aaron" w:date="2021-09-10T15:58:00Z">
        <w:r w:rsidRPr="00CB0EDE">
          <w:rPr>
            <w:rStyle w:val="Hyperlink"/>
            <w:rFonts w:asciiTheme="minorHAnsi" w:hAnsiTheme="minorHAnsi" w:cstheme="minorHAnsi"/>
            <w:noProof/>
            <w:rPrChange w:id="356" w:author="Greg Aaron" w:date="2021-09-10T15:59:00Z">
              <w:rPr>
                <w:rStyle w:val="Hyperlink"/>
                <w:noProof/>
              </w:rPr>
            </w:rPrChange>
          </w:rPr>
          <w:fldChar w:fldCharType="begin"/>
        </w:r>
        <w:r w:rsidRPr="00CB0EDE">
          <w:rPr>
            <w:rStyle w:val="Hyperlink"/>
            <w:rFonts w:asciiTheme="minorHAnsi" w:hAnsiTheme="minorHAnsi" w:cstheme="minorHAnsi"/>
            <w:noProof/>
            <w:rPrChange w:id="357" w:author="Greg Aaron" w:date="2021-09-10T15:59:00Z">
              <w:rPr>
                <w:rStyle w:val="Hyperlink"/>
                <w:noProof/>
              </w:rPr>
            </w:rPrChange>
          </w:rPr>
          <w:instrText xml:space="preserve"> </w:instrText>
        </w:r>
        <w:r w:rsidRPr="00CB0EDE">
          <w:rPr>
            <w:rFonts w:asciiTheme="minorHAnsi" w:hAnsiTheme="minorHAnsi" w:cstheme="minorHAnsi"/>
            <w:noProof/>
            <w:rPrChange w:id="358" w:author="Greg Aaron" w:date="2021-09-10T15:59:00Z">
              <w:rPr>
                <w:noProof/>
              </w:rPr>
            </w:rPrChange>
          </w:rPr>
          <w:instrText>HYPERLINK \l "_Toc82181970"</w:instrText>
        </w:r>
        <w:r w:rsidRPr="00CB0EDE">
          <w:rPr>
            <w:rStyle w:val="Hyperlink"/>
            <w:rFonts w:asciiTheme="minorHAnsi" w:hAnsiTheme="minorHAnsi" w:cstheme="minorHAnsi"/>
            <w:noProof/>
            <w:rPrChange w:id="35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360" w:author="Greg Aaron" w:date="2021-09-10T15:59:00Z">
              <w:rPr>
                <w:rStyle w:val="Hyperlink"/>
                <w:noProof/>
              </w:rPr>
            </w:rPrChange>
          </w:rPr>
        </w:r>
        <w:r w:rsidRPr="00CB0EDE">
          <w:rPr>
            <w:rStyle w:val="Hyperlink"/>
            <w:rFonts w:asciiTheme="minorHAnsi" w:hAnsiTheme="minorHAnsi" w:cstheme="minorHAnsi"/>
            <w:noProof/>
            <w:rPrChange w:id="361" w:author="Greg Aaron" w:date="2021-09-10T15:59:00Z">
              <w:rPr>
                <w:rStyle w:val="Hyperlink"/>
                <w:noProof/>
              </w:rPr>
            </w:rPrChange>
          </w:rPr>
          <w:fldChar w:fldCharType="separate"/>
        </w:r>
        <w:r w:rsidRPr="00CB0EDE">
          <w:rPr>
            <w:rStyle w:val="Hyperlink"/>
            <w:rFonts w:asciiTheme="minorHAnsi" w:hAnsiTheme="minorHAnsi" w:cstheme="minorHAnsi"/>
            <w:noProof/>
            <w:w w:val="90"/>
            <w:rPrChange w:id="362" w:author="Greg Aaron" w:date="2021-09-10T15:59:00Z">
              <w:rPr>
                <w:rStyle w:val="Hyperlink"/>
                <w:noProof/>
                <w:w w:val="90"/>
              </w:rPr>
            </w:rPrChange>
          </w:rPr>
          <w:t>Cryptocurrency Module</w:t>
        </w:r>
        <w:r w:rsidRPr="00CB0EDE">
          <w:rPr>
            <w:rFonts w:asciiTheme="minorHAnsi" w:hAnsiTheme="minorHAnsi" w:cstheme="minorHAnsi"/>
            <w:noProof/>
            <w:webHidden/>
            <w:rPrChange w:id="363" w:author="Greg Aaron" w:date="2021-09-10T15:59:00Z">
              <w:rPr>
                <w:noProof/>
                <w:webHidden/>
              </w:rPr>
            </w:rPrChange>
          </w:rPr>
          <w:tab/>
        </w:r>
        <w:r w:rsidRPr="00CB0EDE">
          <w:rPr>
            <w:rFonts w:asciiTheme="minorHAnsi" w:hAnsiTheme="minorHAnsi" w:cstheme="minorHAnsi"/>
            <w:noProof/>
            <w:webHidden/>
            <w:rPrChange w:id="364" w:author="Greg Aaron" w:date="2021-09-10T15:59:00Z">
              <w:rPr>
                <w:noProof/>
                <w:webHidden/>
              </w:rPr>
            </w:rPrChange>
          </w:rPr>
          <w:fldChar w:fldCharType="begin"/>
        </w:r>
        <w:r w:rsidRPr="00CB0EDE">
          <w:rPr>
            <w:rFonts w:asciiTheme="minorHAnsi" w:hAnsiTheme="minorHAnsi" w:cstheme="minorHAnsi"/>
            <w:noProof/>
            <w:webHidden/>
            <w:rPrChange w:id="365" w:author="Greg Aaron" w:date="2021-09-10T15:59:00Z">
              <w:rPr>
                <w:noProof/>
                <w:webHidden/>
              </w:rPr>
            </w:rPrChange>
          </w:rPr>
          <w:instrText xml:space="preserve"> PAGEREF _Toc82181970 \h </w:instrText>
        </w:r>
        <w:r w:rsidRPr="00CB0EDE">
          <w:rPr>
            <w:rFonts w:asciiTheme="minorHAnsi" w:hAnsiTheme="minorHAnsi" w:cstheme="minorHAnsi"/>
            <w:noProof/>
            <w:webHidden/>
            <w:rPrChange w:id="366" w:author="Greg Aaron" w:date="2021-09-10T15:59:00Z">
              <w:rPr>
                <w:noProof/>
                <w:webHidden/>
              </w:rPr>
            </w:rPrChange>
          </w:rPr>
        </w:r>
      </w:ins>
      <w:r w:rsidRPr="00CB0EDE">
        <w:rPr>
          <w:rFonts w:asciiTheme="minorHAnsi" w:hAnsiTheme="minorHAnsi" w:cstheme="minorHAnsi"/>
          <w:noProof/>
          <w:webHidden/>
          <w:rPrChange w:id="367" w:author="Greg Aaron" w:date="2021-09-10T15:59:00Z">
            <w:rPr>
              <w:noProof/>
              <w:webHidden/>
            </w:rPr>
          </w:rPrChange>
        </w:rPr>
        <w:fldChar w:fldCharType="separate"/>
      </w:r>
      <w:ins w:id="368" w:author="Greg Aaron" w:date="2021-09-10T15:58:00Z">
        <w:r w:rsidRPr="00CB0EDE">
          <w:rPr>
            <w:rFonts w:asciiTheme="minorHAnsi" w:hAnsiTheme="minorHAnsi" w:cstheme="minorHAnsi"/>
            <w:noProof/>
            <w:webHidden/>
            <w:rPrChange w:id="369" w:author="Greg Aaron" w:date="2021-09-10T15:59:00Z">
              <w:rPr>
                <w:noProof/>
                <w:webHidden/>
              </w:rPr>
            </w:rPrChange>
          </w:rPr>
          <w:t>21</w:t>
        </w:r>
        <w:r w:rsidRPr="00CB0EDE">
          <w:rPr>
            <w:rFonts w:asciiTheme="minorHAnsi" w:hAnsiTheme="minorHAnsi" w:cstheme="minorHAnsi"/>
            <w:noProof/>
            <w:webHidden/>
            <w:rPrChange w:id="370" w:author="Greg Aaron" w:date="2021-09-10T15:59:00Z">
              <w:rPr>
                <w:noProof/>
                <w:webHidden/>
              </w:rPr>
            </w:rPrChange>
          </w:rPr>
          <w:fldChar w:fldCharType="end"/>
        </w:r>
        <w:r w:rsidRPr="00CB0EDE">
          <w:rPr>
            <w:rStyle w:val="Hyperlink"/>
            <w:rFonts w:asciiTheme="minorHAnsi" w:hAnsiTheme="minorHAnsi" w:cstheme="minorHAnsi"/>
            <w:noProof/>
            <w:rPrChange w:id="371" w:author="Greg Aaron" w:date="2021-09-10T15:59:00Z">
              <w:rPr>
                <w:rStyle w:val="Hyperlink"/>
                <w:noProof/>
              </w:rPr>
            </w:rPrChange>
          </w:rPr>
          <w:fldChar w:fldCharType="end"/>
        </w:r>
      </w:ins>
    </w:p>
    <w:p w14:paraId="50692C6E" w14:textId="36B26818" w:rsidR="00CB0EDE" w:rsidRPr="00CB0EDE" w:rsidRDefault="00CB0EDE">
      <w:pPr>
        <w:pStyle w:val="TOC2"/>
        <w:tabs>
          <w:tab w:val="right" w:leader="dot" w:pos="9170"/>
        </w:tabs>
        <w:rPr>
          <w:ins w:id="372" w:author="Greg Aaron" w:date="2021-09-10T15:58:00Z"/>
          <w:rFonts w:asciiTheme="minorHAnsi" w:eastAsiaTheme="minorEastAsia" w:hAnsiTheme="minorHAnsi" w:cstheme="minorHAnsi"/>
          <w:noProof/>
          <w:rPrChange w:id="373" w:author="Greg Aaron" w:date="2021-09-10T15:59:00Z">
            <w:rPr>
              <w:ins w:id="374" w:author="Greg Aaron" w:date="2021-09-10T15:58:00Z"/>
              <w:rFonts w:asciiTheme="minorHAnsi" w:eastAsiaTheme="minorEastAsia" w:hAnsiTheme="minorHAnsi" w:cstheme="minorBidi"/>
              <w:noProof/>
            </w:rPr>
          </w:rPrChange>
        </w:rPr>
      </w:pPr>
      <w:ins w:id="375" w:author="Greg Aaron" w:date="2021-09-10T15:58:00Z">
        <w:r w:rsidRPr="00CB0EDE">
          <w:rPr>
            <w:rStyle w:val="Hyperlink"/>
            <w:rFonts w:asciiTheme="minorHAnsi" w:hAnsiTheme="minorHAnsi" w:cstheme="minorHAnsi"/>
            <w:noProof/>
            <w:rPrChange w:id="376" w:author="Greg Aaron" w:date="2021-09-10T15:59:00Z">
              <w:rPr>
                <w:rStyle w:val="Hyperlink"/>
                <w:noProof/>
              </w:rPr>
            </w:rPrChange>
          </w:rPr>
          <w:fldChar w:fldCharType="begin"/>
        </w:r>
        <w:r w:rsidRPr="00CB0EDE">
          <w:rPr>
            <w:rStyle w:val="Hyperlink"/>
            <w:rFonts w:asciiTheme="minorHAnsi" w:hAnsiTheme="minorHAnsi" w:cstheme="minorHAnsi"/>
            <w:noProof/>
            <w:rPrChange w:id="377" w:author="Greg Aaron" w:date="2021-09-10T15:59:00Z">
              <w:rPr>
                <w:rStyle w:val="Hyperlink"/>
                <w:noProof/>
              </w:rPr>
            </w:rPrChange>
          </w:rPr>
          <w:instrText xml:space="preserve"> </w:instrText>
        </w:r>
        <w:r w:rsidRPr="00CB0EDE">
          <w:rPr>
            <w:rFonts w:asciiTheme="minorHAnsi" w:hAnsiTheme="minorHAnsi" w:cstheme="minorHAnsi"/>
            <w:noProof/>
            <w:rPrChange w:id="378" w:author="Greg Aaron" w:date="2021-09-10T15:59:00Z">
              <w:rPr>
                <w:noProof/>
              </w:rPr>
            </w:rPrChange>
          </w:rPr>
          <w:instrText>HYPERLINK \l "_Toc82181971"</w:instrText>
        </w:r>
        <w:r w:rsidRPr="00CB0EDE">
          <w:rPr>
            <w:rStyle w:val="Hyperlink"/>
            <w:rFonts w:asciiTheme="minorHAnsi" w:hAnsiTheme="minorHAnsi" w:cstheme="minorHAnsi"/>
            <w:noProof/>
            <w:rPrChange w:id="37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380" w:author="Greg Aaron" w:date="2021-09-10T15:59:00Z">
              <w:rPr>
                <w:rStyle w:val="Hyperlink"/>
                <w:noProof/>
              </w:rPr>
            </w:rPrChange>
          </w:rPr>
        </w:r>
        <w:r w:rsidRPr="00CB0EDE">
          <w:rPr>
            <w:rStyle w:val="Hyperlink"/>
            <w:rFonts w:asciiTheme="minorHAnsi" w:hAnsiTheme="minorHAnsi" w:cstheme="minorHAnsi"/>
            <w:noProof/>
            <w:rPrChange w:id="381" w:author="Greg Aaron" w:date="2021-09-10T15:59:00Z">
              <w:rPr>
                <w:rStyle w:val="Hyperlink"/>
                <w:noProof/>
              </w:rPr>
            </w:rPrChange>
          </w:rPr>
          <w:fldChar w:fldCharType="separate"/>
        </w:r>
        <w:r w:rsidRPr="00CB0EDE">
          <w:rPr>
            <w:rStyle w:val="Hyperlink"/>
            <w:rFonts w:asciiTheme="minorHAnsi" w:hAnsiTheme="minorHAnsi" w:cstheme="minorHAnsi"/>
            <w:noProof/>
            <w:rPrChange w:id="382" w:author="Greg Aaron" w:date="2021-09-10T15:59:00Z">
              <w:rPr>
                <w:rStyle w:val="Hyperlink"/>
                <w:noProof/>
              </w:rPr>
            </w:rPrChange>
          </w:rPr>
          <w:t>Posting Notes</w:t>
        </w:r>
        <w:r w:rsidRPr="00CB0EDE">
          <w:rPr>
            <w:rFonts w:asciiTheme="minorHAnsi" w:hAnsiTheme="minorHAnsi" w:cstheme="minorHAnsi"/>
            <w:noProof/>
            <w:webHidden/>
            <w:rPrChange w:id="383" w:author="Greg Aaron" w:date="2021-09-10T15:59:00Z">
              <w:rPr>
                <w:noProof/>
                <w:webHidden/>
              </w:rPr>
            </w:rPrChange>
          </w:rPr>
          <w:tab/>
        </w:r>
        <w:r w:rsidRPr="00CB0EDE">
          <w:rPr>
            <w:rFonts w:asciiTheme="minorHAnsi" w:hAnsiTheme="minorHAnsi" w:cstheme="minorHAnsi"/>
            <w:noProof/>
            <w:webHidden/>
            <w:rPrChange w:id="384" w:author="Greg Aaron" w:date="2021-09-10T15:59:00Z">
              <w:rPr>
                <w:noProof/>
                <w:webHidden/>
              </w:rPr>
            </w:rPrChange>
          </w:rPr>
          <w:fldChar w:fldCharType="begin"/>
        </w:r>
        <w:r w:rsidRPr="00CB0EDE">
          <w:rPr>
            <w:rFonts w:asciiTheme="minorHAnsi" w:hAnsiTheme="minorHAnsi" w:cstheme="minorHAnsi"/>
            <w:noProof/>
            <w:webHidden/>
            <w:rPrChange w:id="385" w:author="Greg Aaron" w:date="2021-09-10T15:59:00Z">
              <w:rPr>
                <w:noProof/>
                <w:webHidden/>
              </w:rPr>
            </w:rPrChange>
          </w:rPr>
          <w:instrText xml:space="preserve"> PAGEREF _Toc82181971 \h </w:instrText>
        </w:r>
        <w:r w:rsidRPr="00CB0EDE">
          <w:rPr>
            <w:rFonts w:asciiTheme="minorHAnsi" w:hAnsiTheme="minorHAnsi" w:cstheme="minorHAnsi"/>
            <w:noProof/>
            <w:webHidden/>
            <w:rPrChange w:id="386" w:author="Greg Aaron" w:date="2021-09-10T15:59:00Z">
              <w:rPr>
                <w:noProof/>
                <w:webHidden/>
              </w:rPr>
            </w:rPrChange>
          </w:rPr>
        </w:r>
      </w:ins>
      <w:r w:rsidRPr="00CB0EDE">
        <w:rPr>
          <w:rFonts w:asciiTheme="minorHAnsi" w:hAnsiTheme="minorHAnsi" w:cstheme="minorHAnsi"/>
          <w:noProof/>
          <w:webHidden/>
          <w:rPrChange w:id="387" w:author="Greg Aaron" w:date="2021-09-10T15:59:00Z">
            <w:rPr>
              <w:noProof/>
              <w:webHidden/>
            </w:rPr>
          </w:rPrChange>
        </w:rPr>
        <w:fldChar w:fldCharType="separate"/>
      </w:r>
      <w:ins w:id="388" w:author="Greg Aaron" w:date="2021-09-10T15:58:00Z">
        <w:r w:rsidRPr="00CB0EDE">
          <w:rPr>
            <w:rFonts w:asciiTheme="minorHAnsi" w:hAnsiTheme="minorHAnsi" w:cstheme="minorHAnsi"/>
            <w:noProof/>
            <w:webHidden/>
            <w:rPrChange w:id="389" w:author="Greg Aaron" w:date="2021-09-10T15:59:00Z">
              <w:rPr>
                <w:noProof/>
                <w:webHidden/>
              </w:rPr>
            </w:rPrChange>
          </w:rPr>
          <w:t>21</w:t>
        </w:r>
        <w:r w:rsidRPr="00CB0EDE">
          <w:rPr>
            <w:rFonts w:asciiTheme="minorHAnsi" w:hAnsiTheme="minorHAnsi" w:cstheme="minorHAnsi"/>
            <w:noProof/>
            <w:webHidden/>
            <w:rPrChange w:id="390" w:author="Greg Aaron" w:date="2021-09-10T15:59:00Z">
              <w:rPr>
                <w:noProof/>
                <w:webHidden/>
              </w:rPr>
            </w:rPrChange>
          </w:rPr>
          <w:fldChar w:fldCharType="end"/>
        </w:r>
        <w:r w:rsidRPr="00CB0EDE">
          <w:rPr>
            <w:rStyle w:val="Hyperlink"/>
            <w:rFonts w:asciiTheme="minorHAnsi" w:hAnsiTheme="minorHAnsi" w:cstheme="minorHAnsi"/>
            <w:noProof/>
            <w:rPrChange w:id="391" w:author="Greg Aaron" w:date="2021-09-10T15:59:00Z">
              <w:rPr>
                <w:rStyle w:val="Hyperlink"/>
                <w:noProof/>
              </w:rPr>
            </w:rPrChange>
          </w:rPr>
          <w:fldChar w:fldCharType="end"/>
        </w:r>
      </w:ins>
    </w:p>
    <w:p w14:paraId="6DDA6488" w14:textId="7C751016" w:rsidR="00CB0EDE" w:rsidRPr="00CB0EDE" w:rsidRDefault="00CB0EDE">
      <w:pPr>
        <w:pStyle w:val="TOC2"/>
        <w:tabs>
          <w:tab w:val="right" w:leader="dot" w:pos="9170"/>
        </w:tabs>
        <w:rPr>
          <w:ins w:id="392" w:author="Greg Aaron" w:date="2021-09-10T15:58:00Z"/>
          <w:rFonts w:asciiTheme="minorHAnsi" w:eastAsiaTheme="minorEastAsia" w:hAnsiTheme="minorHAnsi" w:cstheme="minorHAnsi"/>
          <w:noProof/>
          <w:rPrChange w:id="393" w:author="Greg Aaron" w:date="2021-09-10T15:59:00Z">
            <w:rPr>
              <w:ins w:id="394" w:author="Greg Aaron" w:date="2021-09-10T15:58:00Z"/>
              <w:rFonts w:asciiTheme="minorHAnsi" w:eastAsiaTheme="minorEastAsia" w:hAnsiTheme="minorHAnsi" w:cstheme="minorBidi"/>
              <w:noProof/>
            </w:rPr>
          </w:rPrChange>
        </w:rPr>
      </w:pPr>
      <w:ins w:id="395" w:author="Greg Aaron" w:date="2021-09-10T15:58:00Z">
        <w:r w:rsidRPr="00CB0EDE">
          <w:rPr>
            <w:rStyle w:val="Hyperlink"/>
            <w:rFonts w:asciiTheme="minorHAnsi" w:hAnsiTheme="minorHAnsi" w:cstheme="minorHAnsi"/>
            <w:noProof/>
            <w:rPrChange w:id="396" w:author="Greg Aaron" w:date="2021-09-10T15:59:00Z">
              <w:rPr>
                <w:rStyle w:val="Hyperlink"/>
                <w:noProof/>
              </w:rPr>
            </w:rPrChange>
          </w:rPr>
          <w:fldChar w:fldCharType="begin"/>
        </w:r>
        <w:r w:rsidRPr="00CB0EDE">
          <w:rPr>
            <w:rStyle w:val="Hyperlink"/>
            <w:rFonts w:asciiTheme="minorHAnsi" w:hAnsiTheme="minorHAnsi" w:cstheme="minorHAnsi"/>
            <w:noProof/>
            <w:rPrChange w:id="397" w:author="Greg Aaron" w:date="2021-09-10T15:59:00Z">
              <w:rPr>
                <w:rStyle w:val="Hyperlink"/>
                <w:noProof/>
              </w:rPr>
            </w:rPrChange>
          </w:rPr>
          <w:instrText xml:space="preserve"> </w:instrText>
        </w:r>
        <w:r w:rsidRPr="00CB0EDE">
          <w:rPr>
            <w:rFonts w:asciiTheme="minorHAnsi" w:hAnsiTheme="minorHAnsi" w:cstheme="minorHAnsi"/>
            <w:noProof/>
            <w:rPrChange w:id="398" w:author="Greg Aaron" w:date="2021-09-10T15:59:00Z">
              <w:rPr>
                <w:noProof/>
              </w:rPr>
            </w:rPrChange>
          </w:rPr>
          <w:instrText>HYPERLINK \l "_Toc82181972"</w:instrText>
        </w:r>
        <w:r w:rsidRPr="00CB0EDE">
          <w:rPr>
            <w:rStyle w:val="Hyperlink"/>
            <w:rFonts w:asciiTheme="minorHAnsi" w:hAnsiTheme="minorHAnsi" w:cstheme="minorHAnsi"/>
            <w:noProof/>
            <w:rPrChange w:id="39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400" w:author="Greg Aaron" w:date="2021-09-10T15:59:00Z">
              <w:rPr>
                <w:rStyle w:val="Hyperlink"/>
                <w:noProof/>
              </w:rPr>
            </w:rPrChange>
          </w:rPr>
        </w:r>
        <w:r w:rsidRPr="00CB0EDE">
          <w:rPr>
            <w:rStyle w:val="Hyperlink"/>
            <w:rFonts w:asciiTheme="minorHAnsi" w:hAnsiTheme="minorHAnsi" w:cstheme="minorHAnsi"/>
            <w:noProof/>
            <w:rPrChange w:id="401" w:author="Greg Aaron" w:date="2021-09-10T15:59:00Z">
              <w:rPr>
                <w:rStyle w:val="Hyperlink"/>
                <w:noProof/>
              </w:rPr>
            </w:rPrChange>
          </w:rPr>
          <w:fldChar w:fldCharType="separate"/>
        </w:r>
        <w:r w:rsidRPr="00CB0EDE">
          <w:rPr>
            <w:rStyle w:val="Hyperlink"/>
            <w:rFonts w:asciiTheme="minorHAnsi" w:hAnsiTheme="minorHAnsi" w:cstheme="minorHAnsi"/>
            <w:noProof/>
            <w:rPrChange w:id="402" w:author="Greg Aaron" w:date="2021-09-10T15:59:00Z">
              <w:rPr>
                <w:rStyle w:val="Hyperlink"/>
                <w:noProof/>
              </w:rPr>
            </w:rPrChange>
          </w:rPr>
          <w:t>Querying the Crypto Module</w:t>
        </w:r>
        <w:r w:rsidRPr="00CB0EDE">
          <w:rPr>
            <w:rFonts w:asciiTheme="minorHAnsi" w:hAnsiTheme="minorHAnsi" w:cstheme="minorHAnsi"/>
            <w:noProof/>
            <w:webHidden/>
            <w:rPrChange w:id="403" w:author="Greg Aaron" w:date="2021-09-10T15:59:00Z">
              <w:rPr>
                <w:noProof/>
                <w:webHidden/>
              </w:rPr>
            </w:rPrChange>
          </w:rPr>
          <w:tab/>
        </w:r>
        <w:r w:rsidRPr="00CB0EDE">
          <w:rPr>
            <w:rFonts w:asciiTheme="minorHAnsi" w:hAnsiTheme="minorHAnsi" w:cstheme="minorHAnsi"/>
            <w:noProof/>
            <w:webHidden/>
            <w:rPrChange w:id="404" w:author="Greg Aaron" w:date="2021-09-10T15:59:00Z">
              <w:rPr>
                <w:noProof/>
                <w:webHidden/>
              </w:rPr>
            </w:rPrChange>
          </w:rPr>
          <w:fldChar w:fldCharType="begin"/>
        </w:r>
        <w:r w:rsidRPr="00CB0EDE">
          <w:rPr>
            <w:rFonts w:asciiTheme="minorHAnsi" w:hAnsiTheme="minorHAnsi" w:cstheme="minorHAnsi"/>
            <w:noProof/>
            <w:webHidden/>
            <w:rPrChange w:id="405" w:author="Greg Aaron" w:date="2021-09-10T15:59:00Z">
              <w:rPr>
                <w:noProof/>
                <w:webHidden/>
              </w:rPr>
            </w:rPrChange>
          </w:rPr>
          <w:instrText xml:space="preserve"> PAGEREF _Toc82181972 \h </w:instrText>
        </w:r>
        <w:r w:rsidRPr="00CB0EDE">
          <w:rPr>
            <w:rFonts w:asciiTheme="minorHAnsi" w:hAnsiTheme="minorHAnsi" w:cstheme="minorHAnsi"/>
            <w:noProof/>
            <w:webHidden/>
            <w:rPrChange w:id="406" w:author="Greg Aaron" w:date="2021-09-10T15:59:00Z">
              <w:rPr>
                <w:noProof/>
                <w:webHidden/>
              </w:rPr>
            </w:rPrChange>
          </w:rPr>
        </w:r>
      </w:ins>
      <w:r w:rsidRPr="00CB0EDE">
        <w:rPr>
          <w:rFonts w:asciiTheme="minorHAnsi" w:hAnsiTheme="minorHAnsi" w:cstheme="minorHAnsi"/>
          <w:noProof/>
          <w:webHidden/>
          <w:rPrChange w:id="407" w:author="Greg Aaron" w:date="2021-09-10T15:59:00Z">
            <w:rPr>
              <w:noProof/>
              <w:webHidden/>
            </w:rPr>
          </w:rPrChange>
        </w:rPr>
        <w:fldChar w:fldCharType="separate"/>
      </w:r>
      <w:ins w:id="408" w:author="Greg Aaron" w:date="2021-09-10T15:58:00Z">
        <w:r w:rsidRPr="00CB0EDE">
          <w:rPr>
            <w:rFonts w:asciiTheme="minorHAnsi" w:hAnsiTheme="minorHAnsi" w:cstheme="minorHAnsi"/>
            <w:noProof/>
            <w:webHidden/>
            <w:rPrChange w:id="409" w:author="Greg Aaron" w:date="2021-09-10T15:59:00Z">
              <w:rPr>
                <w:noProof/>
                <w:webHidden/>
              </w:rPr>
            </w:rPrChange>
          </w:rPr>
          <w:t>22</w:t>
        </w:r>
        <w:r w:rsidRPr="00CB0EDE">
          <w:rPr>
            <w:rFonts w:asciiTheme="minorHAnsi" w:hAnsiTheme="minorHAnsi" w:cstheme="minorHAnsi"/>
            <w:noProof/>
            <w:webHidden/>
            <w:rPrChange w:id="410" w:author="Greg Aaron" w:date="2021-09-10T15:59:00Z">
              <w:rPr>
                <w:noProof/>
                <w:webHidden/>
              </w:rPr>
            </w:rPrChange>
          </w:rPr>
          <w:fldChar w:fldCharType="end"/>
        </w:r>
        <w:r w:rsidRPr="00CB0EDE">
          <w:rPr>
            <w:rStyle w:val="Hyperlink"/>
            <w:rFonts w:asciiTheme="minorHAnsi" w:hAnsiTheme="minorHAnsi" w:cstheme="minorHAnsi"/>
            <w:noProof/>
            <w:rPrChange w:id="411" w:author="Greg Aaron" w:date="2021-09-10T15:59:00Z">
              <w:rPr>
                <w:rStyle w:val="Hyperlink"/>
                <w:noProof/>
              </w:rPr>
            </w:rPrChange>
          </w:rPr>
          <w:fldChar w:fldCharType="end"/>
        </w:r>
      </w:ins>
    </w:p>
    <w:p w14:paraId="6E4F96CF" w14:textId="615A570B" w:rsidR="00CB0EDE" w:rsidRPr="00CB0EDE" w:rsidRDefault="00CB0EDE">
      <w:pPr>
        <w:pStyle w:val="TOC2"/>
        <w:tabs>
          <w:tab w:val="right" w:leader="dot" w:pos="9170"/>
        </w:tabs>
        <w:rPr>
          <w:ins w:id="412" w:author="Greg Aaron" w:date="2021-09-10T15:58:00Z"/>
          <w:rFonts w:asciiTheme="minorHAnsi" w:eastAsiaTheme="minorEastAsia" w:hAnsiTheme="minorHAnsi" w:cstheme="minorHAnsi"/>
          <w:noProof/>
          <w:rPrChange w:id="413" w:author="Greg Aaron" w:date="2021-09-10T15:59:00Z">
            <w:rPr>
              <w:ins w:id="414" w:author="Greg Aaron" w:date="2021-09-10T15:58:00Z"/>
              <w:rFonts w:asciiTheme="minorHAnsi" w:eastAsiaTheme="minorEastAsia" w:hAnsiTheme="minorHAnsi" w:cstheme="minorBidi"/>
              <w:noProof/>
            </w:rPr>
          </w:rPrChange>
        </w:rPr>
      </w:pPr>
      <w:ins w:id="415" w:author="Greg Aaron" w:date="2021-09-10T15:58:00Z">
        <w:r w:rsidRPr="00CB0EDE">
          <w:rPr>
            <w:rStyle w:val="Hyperlink"/>
            <w:rFonts w:asciiTheme="minorHAnsi" w:hAnsiTheme="minorHAnsi" w:cstheme="minorHAnsi"/>
            <w:noProof/>
            <w:rPrChange w:id="416" w:author="Greg Aaron" w:date="2021-09-10T15:59:00Z">
              <w:rPr>
                <w:rStyle w:val="Hyperlink"/>
                <w:noProof/>
              </w:rPr>
            </w:rPrChange>
          </w:rPr>
          <w:fldChar w:fldCharType="begin"/>
        </w:r>
        <w:r w:rsidRPr="00CB0EDE">
          <w:rPr>
            <w:rStyle w:val="Hyperlink"/>
            <w:rFonts w:asciiTheme="minorHAnsi" w:hAnsiTheme="minorHAnsi" w:cstheme="minorHAnsi"/>
            <w:noProof/>
            <w:rPrChange w:id="417" w:author="Greg Aaron" w:date="2021-09-10T15:59:00Z">
              <w:rPr>
                <w:rStyle w:val="Hyperlink"/>
                <w:noProof/>
              </w:rPr>
            </w:rPrChange>
          </w:rPr>
          <w:instrText xml:space="preserve"> </w:instrText>
        </w:r>
        <w:r w:rsidRPr="00CB0EDE">
          <w:rPr>
            <w:rFonts w:asciiTheme="minorHAnsi" w:hAnsiTheme="minorHAnsi" w:cstheme="minorHAnsi"/>
            <w:noProof/>
            <w:rPrChange w:id="418" w:author="Greg Aaron" w:date="2021-09-10T15:59:00Z">
              <w:rPr>
                <w:noProof/>
              </w:rPr>
            </w:rPrChange>
          </w:rPr>
          <w:instrText>HYPERLINK \l "_Toc82181973"</w:instrText>
        </w:r>
        <w:r w:rsidRPr="00CB0EDE">
          <w:rPr>
            <w:rStyle w:val="Hyperlink"/>
            <w:rFonts w:asciiTheme="minorHAnsi" w:hAnsiTheme="minorHAnsi" w:cstheme="minorHAnsi"/>
            <w:noProof/>
            <w:rPrChange w:id="41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420" w:author="Greg Aaron" w:date="2021-09-10T15:59:00Z">
              <w:rPr>
                <w:rStyle w:val="Hyperlink"/>
                <w:noProof/>
              </w:rPr>
            </w:rPrChange>
          </w:rPr>
        </w:r>
        <w:r w:rsidRPr="00CB0EDE">
          <w:rPr>
            <w:rStyle w:val="Hyperlink"/>
            <w:rFonts w:asciiTheme="minorHAnsi" w:hAnsiTheme="minorHAnsi" w:cstheme="minorHAnsi"/>
            <w:noProof/>
            <w:rPrChange w:id="421" w:author="Greg Aaron" w:date="2021-09-10T15:59:00Z">
              <w:rPr>
                <w:rStyle w:val="Hyperlink"/>
                <w:noProof/>
              </w:rPr>
            </w:rPrChange>
          </w:rPr>
          <w:fldChar w:fldCharType="separate"/>
        </w:r>
        <w:r w:rsidRPr="00CB0EDE">
          <w:rPr>
            <w:rStyle w:val="Hyperlink"/>
            <w:rFonts w:asciiTheme="minorHAnsi" w:hAnsiTheme="minorHAnsi" w:cstheme="minorHAnsi"/>
            <w:noProof/>
            <w:rPrChange w:id="422" w:author="Greg Aaron" w:date="2021-09-10T15:59:00Z">
              <w:rPr>
                <w:rStyle w:val="Hyperlink"/>
                <w:noProof/>
              </w:rPr>
            </w:rPrChange>
          </w:rPr>
          <w:t>Crypto Module Use Cases</w:t>
        </w:r>
        <w:r w:rsidRPr="00CB0EDE">
          <w:rPr>
            <w:rFonts w:asciiTheme="minorHAnsi" w:hAnsiTheme="minorHAnsi" w:cstheme="minorHAnsi"/>
            <w:noProof/>
            <w:webHidden/>
            <w:rPrChange w:id="423" w:author="Greg Aaron" w:date="2021-09-10T15:59:00Z">
              <w:rPr>
                <w:noProof/>
                <w:webHidden/>
              </w:rPr>
            </w:rPrChange>
          </w:rPr>
          <w:tab/>
        </w:r>
        <w:r w:rsidRPr="00CB0EDE">
          <w:rPr>
            <w:rFonts w:asciiTheme="minorHAnsi" w:hAnsiTheme="minorHAnsi" w:cstheme="minorHAnsi"/>
            <w:noProof/>
            <w:webHidden/>
            <w:rPrChange w:id="424" w:author="Greg Aaron" w:date="2021-09-10T15:59:00Z">
              <w:rPr>
                <w:noProof/>
                <w:webHidden/>
              </w:rPr>
            </w:rPrChange>
          </w:rPr>
          <w:fldChar w:fldCharType="begin"/>
        </w:r>
        <w:r w:rsidRPr="00CB0EDE">
          <w:rPr>
            <w:rFonts w:asciiTheme="minorHAnsi" w:hAnsiTheme="minorHAnsi" w:cstheme="minorHAnsi"/>
            <w:noProof/>
            <w:webHidden/>
            <w:rPrChange w:id="425" w:author="Greg Aaron" w:date="2021-09-10T15:59:00Z">
              <w:rPr>
                <w:noProof/>
                <w:webHidden/>
              </w:rPr>
            </w:rPrChange>
          </w:rPr>
          <w:instrText xml:space="preserve"> PAGEREF _Toc82181973 \h </w:instrText>
        </w:r>
        <w:r w:rsidRPr="00CB0EDE">
          <w:rPr>
            <w:rFonts w:asciiTheme="minorHAnsi" w:hAnsiTheme="minorHAnsi" w:cstheme="minorHAnsi"/>
            <w:noProof/>
            <w:webHidden/>
            <w:rPrChange w:id="426" w:author="Greg Aaron" w:date="2021-09-10T15:59:00Z">
              <w:rPr>
                <w:noProof/>
                <w:webHidden/>
              </w:rPr>
            </w:rPrChange>
          </w:rPr>
        </w:r>
      </w:ins>
      <w:r w:rsidRPr="00CB0EDE">
        <w:rPr>
          <w:rFonts w:asciiTheme="minorHAnsi" w:hAnsiTheme="minorHAnsi" w:cstheme="minorHAnsi"/>
          <w:noProof/>
          <w:webHidden/>
          <w:rPrChange w:id="427" w:author="Greg Aaron" w:date="2021-09-10T15:59:00Z">
            <w:rPr>
              <w:noProof/>
              <w:webHidden/>
            </w:rPr>
          </w:rPrChange>
        </w:rPr>
        <w:fldChar w:fldCharType="separate"/>
      </w:r>
      <w:ins w:id="428" w:author="Greg Aaron" w:date="2021-09-10T15:58:00Z">
        <w:r w:rsidRPr="00CB0EDE">
          <w:rPr>
            <w:rFonts w:asciiTheme="minorHAnsi" w:hAnsiTheme="minorHAnsi" w:cstheme="minorHAnsi"/>
            <w:noProof/>
            <w:webHidden/>
            <w:rPrChange w:id="429" w:author="Greg Aaron" w:date="2021-09-10T15:59:00Z">
              <w:rPr>
                <w:noProof/>
                <w:webHidden/>
              </w:rPr>
            </w:rPrChange>
          </w:rPr>
          <w:t>23</w:t>
        </w:r>
        <w:r w:rsidRPr="00CB0EDE">
          <w:rPr>
            <w:rFonts w:asciiTheme="minorHAnsi" w:hAnsiTheme="minorHAnsi" w:cstheme="minorHAnsi"/>
            <w:noProof/>
            <w:webHidden/>
            <w:rPrChange w:id="430" w:author="Greg Aaron" w:date="2021-09-10T15:59:00Z">
              <w:rPr>
                <w:noProof/>
                <w:webHidden/>
              </w:rPr>
            </w:rPrChange>
          </w:rPr>
          <w:fldChar w:fldCharType="end"/>
        </w:r>
        <w:r w:rsidRPr="00CB0EDE">
          <w:rPr>
            <w:rStyle w:val="Hyperlink"/>
            <w:rFonts w:asciiTheme="minorHAnsi" w:hAnsiTheme="minorHAnsi" w:cstheme="minorHAnsi"/>
            <w:noProof/>
            <w:rPrChange w:id="431" w:author="Greg Aaron" w:date="2021-09-10T15:59:00Z">
              <w:rPr>
                <w:rStyle w:val="Hyperlink"/>
                <w:noProof/>
              </w:rPr>
            </w:rPrChange>
          </w:rPr>
          <w:fldChar w:fldCharType="end"/>
        </w:r>
      </w:ins>
    </w:p>
    <w:p w14:paraId="7E59887E" w14:textId="2830596E" w:rsidR="00CB0EDE" w:rsidRPr="00CB0EDE" w:rsidRDefault="00CB0EDE">
      <w:pPr>
        <w:pStyle w:val="TOC1"/>
        <w:tabs>
          <w:tab w:val="right" w:leader="dot" w:pos="9170"/>
        </w:tabs>
        <w:rPr>
          <w:ins w:id="432" w:author="Greg Aaron" w:date="2021-09-10T15:58:00Z"/>
          <w:rFonts w:asciiTheme="minorHAnsi" w:eastAsiaTheme="minorEastAsia" w:hAnsiTheme="minorHAnsi" w:cstheme="minorHAnsi"/>
          <w:noProof/>
          <w:rPrChange w:id="433" w:author="Greg Aaron" w:date="2021-09-10T15:59:00Z">
            <w:rPr>
              <w:ins w:id="434" w:author="Greg Aaron" w:date="2021-09-10T15:58:00Z"/>
              <w:rFonts w:asciiTheme="minorHAnsi" w:eastAsiaTheme="minorEastAsia" w:hAnsiTheme="minorHAnsi" w:cstheme="minorBidi"/>
              <w:noProof/>
            </w:rPr>
          </w:rPrChange>
        </w:rPr>
      </w:pPr>
      <w:ins w:id="435" w:author="Greg Aaron" w:date="2021-09-10T15:58:00Z">
        <w:r w:rsidRPr="00CB0EDE">
          <w:rPr>
            <w:rStyle w:val="Hyperlink"/>
            <w:rFonts w:asciiTheme="minorHAnsi" w:hAnsiTheme="minorHAnsi" w:cstheme="minorHAnsi"/>
            <w:noProof/>
            <w:rPrChange w:id="436" w:author="Greg Aaron" w:date="2021-09-10T15:59:00Z">
              <w:rPr>
                <w:rStyle w:val="Hyperlink"/>
                <w:noProof/>
              </w:rPr>
            </w:rPrChange>
          </w:rPr>
          <w:fldChar w:fldCharType="begin"/>
        </w:r>
        <w:r w:rsidRPr="00CB0EDE">
          <w:rPr>
            <w:rStyle w:val="Hyperlink"/>
            <w:rFonts w:asciiTheme="minorHAnsi" w:hAnsiTheme="minorHAnsi" w:cstheme="minorHAnsi"/>
            <w:noProof/>
            <w:rPrChange w:id="437" w:author="Greg Aaron" w:date="2021-09-10T15:59:00Z">
              <w:rPr>
                <w:rStyle w:val="Hyperlink"/>
                <w:noProof/>
              </w:rPr>
            </w:rPrChange>
          </w:rPr>
          <w:instrText xml:space="preserve"> </w:instrText>
        </w:r>
        <w:r w:rsidRPr="00CB0EDE">
          <w:rPr>
            <w:rFonts w:asciiTheme="minorHAnsi" w:hAnsiTheme="minorHAnsi" w:cstheme="minorHAnsi"/>
            <w:noProof/>
            <w:rPrChange w:id="438" w:author="Greg Aaron" w:date="2021-09-10T15:59:00Z">
              <w:rPr>
                <w:noProof/>
              </w:rPr>
            </w:rPrChange>
          </w:rPr>
          <w:instrText>HYPERLINK \l "_Toc82181974"</w:instrText>
        </w:r>
        <w:r w:rsidRPr="00CB0EDE">
          <w:rPr>
            <w:rStyle w:val="Hyperlink"/>
            <w:rFonts w:asciiTheme="minorHAnsi" w:hAnsiTheme="minorHAnsi" w:cstheme="minorHAnsi"/>
            <w:noProof/>
            <w:rPrChange w:id="43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440" w:author="Greg Aaron" w:date="2021-09-10T15:59:00Z">
              <w:rPr>
                <w:rStyle w:val="Hyperlink"/>
                <w:noProof/>
              </w:rPr>
            </w:rPrChange>
          </w:rPr>
        </w:r>
        <w:r w:rsidRPr="00CB0EDE">
          <w:rPr>
            <w:rStyle w:val="Hyperlink"/>
            <w:rFonts w:asciiTheme="minorHAnsi" w:hAnsiTheme="minorHAnsi" w:cstheme="minorHAnsi"/>
            <w:noProof/>
            <w:rPrChange w:id="441" w:author="Greg Aaron" w:date="2021-09-10T15:59:00Z">
              <w:rPr>
                <w:rStyle w:val="Hyperlink"/>
                <w:noProof/>
              </w:rPr>
            </w:rPrChange>
          </w:rPr>
          <w:fldChar w:fldCharType="separate"/>
        </w:r>
        <w:r w:rsidRPr="00CB0EDE">
          <w:rPr>
            <w:rStyle w:val="Hyperlink"/>
            <w:rFonts w:asciiTheme="minorHAnsi" w:hAnsiTheme="minorHAnsi" w:cstheme="minorHAnsi"/>
            <w:noProof/>
            <w:rPrChange w:id="442" w:author="Greg Aaron" w:date="2021-09-10T15:59:00Z">
              <w:rPr>
                <w:rStyle w:val="Hyperlink"/>
                <w:noProof/>
              </w:rPr>
            </w:rPrChange>
          </w:rPr>
          <w:t>Malicious IP Module</w:t>
        </w:r>
        <w:r w:rsidRPr="00CB0EDE">
          <w:rPr>
            <w:rFonts w:asciiTheme="minorHAnsi" w:hAnsiTheme="minorHAnsi" w:cstheme="minorHAnsi"/>
            <w:noProof/>
            <w:webHidden/>
            <w:rPrChange w:id="443" w:author="Greg Aaron" w:date="2021-09-10T15:59:00Z">
              <w:rPr>
                <w:noProof/>
                <w:webHidden/>
              </w:rPr>
            </w:rPrChange>
          </w:rPr>
          <w:tab/>
        </w:r>
        <w:r w:rsidRPr="00CB0EDE">
          <w:rPr>
            <w:rFonts w:asciiTheme="minorHAnsi" w:hAnsiTheme="minorHAnsi" w:cstheme="minorHAnsi"/>
            <w:noProof/>
            <w:webHidden/>
            <w:rPrChange w:id="444" w:author="Greg Aaron" w:date="2021-09-10T15:59:00Z">
              <w:rPr>
                <w:noProof/>
                <w:webHidden/>
              </w:rPr>
            </w:rPrChange>
          </w:rPr>
          <w:fldChar w:fldCharType="begin"/>
        </w:r>
        <w:r w:rsidRPr="00CB0EDE">
          <w:rPr>
            <w:rFonts w:asciiTheme="minorHAnsi" w:hAnsiTheme="minorHAnsi" w:cstheme="minorHAnsi"/>
            <w:noProof/>
            <w:webHidden/>
            <w:rPrChange w:id="445" w:author="Greg Aaron" w:date="2021-09-10T15:59:00Z">
              <w:rPr>
                <w:noProof/>
                <w:webHidden/>
              </w:rPr>
            </w:rPrChange>
          </w:rPr>
          <w:instrText xml:space="preserve"> PAGEREF _Toc82181974 \h </w:instrText>
        </w:r>
        <w:r w:rsidRPr="00CB0EDE">
          <w:rPr>
            <w:rFonts w:asciiTheme="minorHAnsi" w:hAnsiTheme="minorHAnsi" w:cstheme="minorHAnsi"/>
            <w:noProof/>
            <w:webHidden/>
            <w:rPrChange w:id="446" w:author="Greg Aaron" w:date="2021-09-10T15:59:00Z">
              <w:rPr>
                <w:noProof/>
                <w:webHidden/>
              </w:rPr>
            </w:rPrChange>
          </w:rPr>
        </w:r>
      </w:ins>
      <w:r w:rsidRPr="00CB0EDE">
        <w:rPr>
          <w:rFonts w:asciiTheme="minorHAnsi" w:hAnsiTheme="minorHAnsi" w:cstheme="minorHAnsi"/>
          <w:noProof/>
          <w:webHidden/>
          <w:rPrChange w:id="447" w:author="Greg Aaron" w:date="2021-09-10T15:59:00Z">
            <w:rPr>
              <w:noProof/>
              <w:webHidden/>
            </w:rPr>
          </w:rPrChange>
        </w:rPr>
        <w:fldChar w:fldCharType="separate"/>
      </w:r>
      <w:ins w:id="448" w:author="Greg Aaron" w:date="2021-09-10T15:58:00Z">
        <w:r w:rsidRPr="00CB0EDE">
          <w:rPr>
            <w:rFonts w:asciiTheme="minorHAnsi" w:hAnsiTheme="minorHAnsi" w:cstheme="minorHAnsi"/>
            <w:noProof/>
            <w:webHidden/>
            <w:rPrChange w:id="449" w:author="Greg Aaron" w:date="2021-09-10T15:59:00Z">
              <w:rPr>
                <w:noProof/>
                <w:webHidden/>
              </w:rPr>
            </w:rPrChange>
          </w:rPr>
          <w:t>24</w:t>
        </w:r>
        <w:r w:rsidRPr="00CB0EDE">
          <w:rPr>
            <w:rFonts w:asciiTheme="minorHAnsi" w:hAnsiTheme="minorHAnsi" w:cstheme="minorHAnsi"/>
            <w:noProof/>
            <w:webHidden/>
            <w:rPrChange w:id="450" w:author="Greg Aaron" w:date="2021-09-10T15:59:00Z">
              <w:rPr>
                <w:noProof/>
                <w:webHidden/>
              </w:rPr>
            </w:rPrChange>
          </w:rPr>
          <w:fldChar w:fldCharType="end"/>
        </w:r>
        <w:r w:rsidRPr="00CB0EDE">
          <w:rPr>
            <w:rStyle w:val="Hyperlink"/>
            <w:rFonts w:asciiTheme="minorHAnsi" w:hAnsiTheme="minorHAnsi" w:cstheme="minorHAnsi"/>
            <w:noProof/>
            <w:rPrChange w:id="451" w:author="Greg Aaron" w:date="2021-09-10T15:59:00Z">
              <w:rPr>
                <w:rStyle w:val="Hyperlink"/>
                <w:noProof/>
              </w:rPr>
            </w:rPrChange>
          </w:rPr>
          <w:fldChar w:fldCharType="end"/>
        </w:r>
      </w:ins>
    </w:p>
    <w:p w14:paraId="4BD64F5F" w14:textId="0E7A09FE" w:rsidR="00CB0EDE" w:rsidRPr="00CB0EDE" w:rsidRDefault="00CB0EDE">
      <w:pPr>
        <w:pStyle w:val="TOC1"/>
        <w:tabs>
          <w:tab w:val="right" w:leader="dot" w:pos="9170"/>
        </w:tabs>
        <w:rPr>
          <w:ins w:id="452" w:author="Greg Aaron" w:date="2021-09-10T15:58:00Z"/>
          <w:rFonts w:asciiTheme="minorHAnsi" w:eastAsiaTheme="minorEastAsia" w:hAnsiTheme="minorHAnsi" w:cstheme="minorHAnsi"/>
          <w:noProof/>
          <w:rPrChange w:id="453" w:author="Greg Aaron" w:date="2021-09-10T15:59:00Z">
            <w:rPr>
              <w:ins w:id="454" w:author="Greg Aaron" w:date="2021-09-10T15:58:00Z"/>
              <w:rFonts w:asciiTheme="minorHAnsi" w:eastAsiaTheme="minorEastAsia" w:hAnsiTheme="minorHAnsi" w:cstheme="minorBidi"/>
              <w:noProof/>
            </w:rPr>
          </w:rPrChange>
        </w:rPr>
      </w:pPr>
      <w:ins w:id="455" w:author="Greg Aaron" w:date="2021-09-10T15:58:00Z">
        <w:r w:rsidRPr="00CB0EDE">
          <w:rPr>
            <w:rStyle w:val="Hyperlink"/>
            <w:rFonts w:asciiTheme="minorHAnsi" w:hAnsiTheme="minorHAnsi" w:cstheme="minorHAnsi"/>
            <w:noProof/>
            <w:rPrChange w:id="456" w:author="Greg Aaron" w:date="2021-09-10T15:59:00Z">
              <w:rPr>
                <w:rStyle w:val="Hyperlink"/>
                <w:noProof/>
              </w:rPr>
            </w:rPrChange>
          </w:rPr>
          <w:fldChar w:fldCharType="begin"/>
        </w:r>
        <w:r w:rsidRPr="00CB0EDE">
          <w:rPr>
            <w:rStyle w:val="Hyperlink"/>
            <w:rFonts w:asciiTheme="minorHAnsi" w:hAnsiTheme="minorHAnsi" w:cstheme="minorHAnsi"/>
            <w:noProof/>
            <w:rPrChange w:id="457" w:author="Greg Aaron" w:date="2021-09-10T15:59:00Z">
              <w:rPr>
                <w:rStyle w:val="Hyperlink"/>
                <w:noProof/>
              </w:rPr>
            </w:rPrChange>
          </w:rPr>
          <w:instrText xml:space="preserve"> </w:instrText>
        </w:r>
        <w:r w:rsidRPr="00CB0EDE">
          <w:rPr>
            <w:rFonts w:asciiTheme="minorHAnsi" w:hAnsiTheme="minorHAnsi" w:cstheme="minorHAnsi"/>
            <w:noProof/>
            <w:rPrChange w:id="458" w:author="Greg Aaron" w:date="2021-09-10T15:59:00Z">
              <w:rPr>
                <w:noProof/>
              </w:rPr>
            </w:rPrChange>
          </w:rPr>
          <w:instrText>HYPERLINK \l "_Toc82181975"</w:instrText>
        </w:r>
        <w:r w:rsidRPr="00CB0EDE">
          <w:rPr>
            <w:rStyle w:val="Hyperlink"/>
            <w:rFonts w:asciiTheme="minorHAnsi" w:hAnsiTheme="minorHAnsi" w:cstheme="minorHAnsi"/>
            <w:noProof/>
            <w:rPrChange w:id="45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460" w:author="Greg Aaron" w:date="2021-09-10T15:59:00Z">
              <w:rPr>
                <w:rStyle w:val="Hyperlink"/>
                <w:noProof/>
              </w:rPr>
            </w:rPrChange>
          </w:rPr>
        </w:r>
        <w:r w:rsidRPr="00CB0EDE">
          <w:rPr>
            <w:rStyle w:val="Hyperlink"/>
            <w:rFonts w:asciiTheme="minorHAnsi" w:hAnsiTheme="minorHAnsi" w:cstheme="minorHAnsi"/>
            <w:noProof/>
            <w:rPrChange w:id="461" w:author="Greg Aaron" w:date="2021-09-10T15:59:00Z">
              <w:rPr>
                <w:rStyle w:val="Hyperlink"/>
                <w:noProof/>
              </w:rPr>
            </w:rPrChange>
          </w:rPr>
          <w:fldChar w:fldCharType="separate"/>
        </w:r>
        <w:r w:rsidRPr="00CB0EDE">
          <w:rPr>
            <w:rStyle w:val="Hyperlink"/>
            <w:rFonts w:asciiTheme="minorHAnsi" w:hAnsiTheme="minorHAnsi" w:cstheme="minorHAnsi"/>
            <w:noProof/>
            <w:rPrChange w:id="462" w:author="Greg Aaron" w:date="2021-09-10T15:59:00Z">
              <w:rPr>
                <w:rStyle w:val="Hyperlink"/>
                <w:noProof/>
              </w:rPr>
            </w:rPrChange>
          </w:rPr>
          <w:t>Malicious Domain Module</w:t>
        </w:r>
        <w:r w:rsidRPr="00CB0EDE">
          <w:rPr>
            <w:rFonts w:asciiTheme="minorHAnsi" w:hAnsiTheme="minorHAnsi" w:cstheme="minorHAnsi"/>
            <w:noProof/>
            <w:webHidden/>
            <w:rPrChange w:id="463" w:author="Greg Aaron" w:date="2021-09-10T15:59:00Z">
              <w:rPr>
                <w:noProof/>
                <w:webHidden/>
              </w:rPr>
            </w:rPrChange>
          </w:rPr>
          <w:tab/>
        </w:r>
        <w:r w:rsidRPr="00CB0EDE">
          <w:rPr>
            <w:rFonts w:asciiTheme="minorHAnsi" w:hAnsiTheme="minorHAnsi" w:cstheme="minorHAnsi"/>
            <w:noProof/>
            <w:webHidden/>
            <w:rPrChange w:id="464" w:author="Greg Aaron" w:date="2021-09-10T15:59:00Z">
              <w:rPr>
                <w:noProof/>
                <w:webHidden/>
              </w:rPr>
            </w:rPrChange>
          </w:rPr>
          <w:fldChar w:fldCharType="begin"/>
        </w:r>
        <w:r w:rsidRPr="00CB0EDE">
          <w:rPr>
            <w:rFonts w:asciiTheme="minorHAnsi" w:hAnsiTheme="minorHAnsi" w:cstheme="minorHAnsi"/>
            <w:noProof/>
            <w:webHidden/>
            <w:rPrChange w:id="465" w:author="Greg Aaron" w:date="2021-09-10T15:59:00Z">
              <w:rPr>
                <w:noProof/>
                <w:webHidden/>
              </w:rPr>
            </w:rPrChange>
          </w:rPr>
          <w:instrText xml:space="preserve"> PAGEREF _Toc82181975 \h </w:instrText>
        </w:r>
        <w:r w:rsidRPr="00CB0EDE">
          <w:rPr>
            <w:rFonts w:asciiTheme="minorHAnsi" w:hAnsiTheme="minorHAnsi" w:cstheme="minorHAnsi"/>
            <w:noProof/>
            <w:webHidden/>
            <w:rPrChange w:id="466" w:author="Greg Aaron" w:date="2021-09-10T15:59:00Z">
              <w:rPr>
                <w:noProof/>
                <w:webHidden/>
              </w:rPr>
            </w:rPrChange>
          </w:rPr>
        </w:r>
      </w:ins>
      <w:r w:rsidRPr="00CB0EDE">
        <w:rPr>
          <w:rFonts w:asciiTheme="minorHAnsi" w:hAnsiTheme="minorHAnsi" w:cstheme="minorHAnsi"/>
          <w:noProof/>
          <w:webHidden/>
          <w:rPrChange w:id="467" w:author="Greg Aaron" w:date="2021-09-10T15:59:00Z">
            <w:rPr>
              <w:noProof/>
              <w:webHidden/>
            </w:rPr>
          </w:rPrChange>
        </w:rPr>
        <w:fldChar w:fldCharType="separate"/>
      </w:r>
      <w:ins w:id="468" w:author="Greg Aaron" w:date="2021-09-10T15:58:00Z">
        <w:r w:rsidRPr="00CB0EDE">
          <w:rPr>
            <w:rFonts w:asciiTheme="minorHAnsi" w:hAnsiTheme="minorHAnsi" w:cstheme="minorHAnsi"/>
            <w:noProof/>
            <w:webHidden/>
            <w:rPrChange w:id="469" w:author="Greg Aaron" w:date="2021-09-10T15:59:00Z">
              <w:rPr>
                <w:noProof/>
                <w:webHidden/>
              </w:rPr>
            </w:rPrChange>
          </w:rPr>
          <w:t>25</w:t>
        </w:r>
        <w:r w:rsidRPr="00CB0EDE">
          <w:rPr>
            <w:rFonts w:asciiTheme="minorHAnsi" w:hAnsiTheme="minorHAnsi" w:cstheme="minorHAnsi"/>
            <w:noProof/>
            <w:webHidden/>
            <w:rPrChange w:id="470" w:author="Greg Aaron" w:date="2021-09-10T15:59:00Z">
              <w:rPr>
                <w:noProof/>
                <w:webHidden/>
              </w:rPr>
            </w:rPrChange>
          </w:rPr>
          <w:fldChar w:fldCharType="end"/>
        </w:r>
        <w:r w:rsidRPr="00CB0EDE">
          <w:rPr>
            <w:rStyle w:val="Hyperlink"/>
            <w:rFonts w:asciiTheme="minorHAnsi" w:hAnsiTheme="minorHAnsi" w:cstheme="minorHAnsi"/>
            <w:noProof/>
            <w:rPrChange w:id="471" w:author="Greg Aaron" w:date="2021-09-10T15:59:00Z">
              <w:rPr>
                <w:rStyle w:val="Hyperlink"/>
                <w:noProof/>
              </w:rPr>
            </w:rPrChange>
          </w:rPr>
          <w:fldChar w:fldCharType="end"/>
        </w:r>
      </w:ins>
    </w:p>
    <w:p w14:paraId="77AFC441" w14:textId="6DC67309" w:rsidR="00CB0EDE" w:rsidRPr="00CB0EDE" w:rsidRDefault="00CB0EDE">
      <w:pPr>
        <w:pStyle w:val="TOC1"/>
        <w:tabs>
          <w:tab w:val="right" w:leader="dot" w:pos="9170"/>
        </w:tabs>
        <w:rPr>
          <w:ins w:id="472" w:author="Greg Aaron" w:date="2021-09-10T15:58:00Z"/>
          <w:rFonts w:asciiTheme="minorHAnsi" w:eastAsiaTheme="minorEastAsia" w:hAnsiTheme="minorHAnsi" w:cstheme="minorHAnsi"/>
          <w:noProof/>
          <w:rPrChange w:id="473" w:author="Greg Aaron" w:date="2021-09-10T15:59:00Z">
            <w:rPr>
              <w:ins w:id="474" w:author="Greg Aaron" w:date="2021-09-10T15:58:00Z"/>
              <w:rFonts w:asciiTheme="minorHAnsi" w:eastAsiaTheme="minorEastAsia" w:hAnsiTheme="minorHAnsi" w:cstheme="minorBidi"/>
              <w:noProof/>
            </w:rPr>
          </w:rPrChange>
        </w:rPr>
      </w:pPr>
      <w:ins w:id="475" w:author="Greg Aaron" w:date="2021-09-10T15:58:00Z">
        <w:r w:rsidRPr="00CB0EDE">
          <w:rPr>
            <w:rStyle w:val="Hyperlink"/>
            <w:rFonts w:asciiTheme="minorHAnsi" w:hAnsiTheme="minorHAnsi" w:cstheme="minorHAnsi"/>
            <w:noProof/>
            <w:rPrChange w:id="476" w:author="Greg Aaron" w:date="2021-09-10T15:59:00Z">
              <w:rPr>
                <w:rStyle w:val="Hyperlink"/>
                <w:noProof/>
              </w:rPr>
            </w:rPrChange>
          </w:rPr>
          <w:fldChar w:fldCharType="begin"/>
        </w:r>
        <w:r w:rsidRPr="00CB0EDE">
          <w:rPr>
            <w:rStyle w:val="Hyperlink"/>
            <w:rFonts w:asciiTheme="minorHAnsi" w:hAnsiTheme="minorHAnsi" w:cstheme="minorHAnsi"/>
            <w:noProof/>
            <w:rPrChange w:id="477" w:author="Greg Aaron" w:date="2021-09-10T15:59:00Z">
              <w:rPr>
                <w:rStyle w:val="Hyperlink"/>
                <w:noProof/>
              </w:rPr>
            </w:rPrChange>
          </w:rPr>
          <w:instrText xml:space="preserve"> </w:instrText>
        </w:r>
        <w:r w:rsidRPr="00CB0EDE">
          <w:rPr>
            <w:rFonts w:asciiTheme="minorHAnsi" w:hAnsiTheme="minorHAnsi" w:cstheme="minorHAnsi"/>
            <w:noProof/>
            <w:rPrChange w:id="478" w:author="Greg Aaron" w:date="2021-09-10T15:59:00Z">
              <w:rPr>
                <w:noProof/>
              </w:rPr>
            </w:rPrChange>
          </w:rPr>
          <w:instrText>HYPERLINK \l "_Toc82181976"</w:instrText>
        </w:r>
        <w:r w:rsidRPr="00CB0EDE">
          <w:rPr>
            <w:rStyle w:val="Hyperlink"/>
            <w:rFonts w:asciiTheme="minorHAnsi" w:hAnsiTheme="minorHAnsi" w:cstheme="minorHAnsi"/>
            <w:noProof/>
            <w:rPrChange w:id="479" w:author="Greg Aaron" w:date="2021-09-10T15:59:00Z">
              <w:rPr>
                <w:rStyle w:val="Hyperlink"/>
                <w:noProof/>
              </w:rPr>
            </w:rPrChange>
          </w:rPr>
          <w:instrText xml:space="preserve"> </w:instrText>
        </w:r>
        <w:r w:rsidRPr="00CB0EDE">
          <w:rPr>
            <w:rStyle w:val="Hyperlink"/>
            <w:rFonts w:asciiTheme="minorHAnsi" w:hAnsiTheme="minorHAnsi" w:cstheme="minorHAnsi"/>
            <w:noProof/>
            <w:rPrChange w:id="480" w:author="Greg Aaron" w:date="2021-09-10T15:59:00Z">
              <w:rPr>
                <w:rStyle w:val="Hyperlink"/>
                <w:noProof/>
              </w:rPr>
            </w:rPrChange>
          </w:rPr>
        </w:r>
        <w:r w:rsidRPr="00CB0EDE">
          <w:rPr>
            <w:rStyle w:val="Hyperlink"/>
            <w:rFonts w:asciiTheme="minorHAnsi" w:hAnsiTheme="minorHAnsi" w:cstheme="minorHAnsi"/>
            <w:noProof/>
            <w:rPrChange w:id="481" w:author="Greg Aaron" w:date="2021-09-10T15:59:00Z">
              <w:rPr>
                <w:rStyle w:val="Hyperlink"/>
                <w:noProof/>
              </w:rPr>
            </w:rPrChange>
          </w:rPr>
          <w:fldChar w:fldCharType="separate"/>
        </w:r>
        <w:r w:rsidRPr="00CB0EDE">
          <w:rPr>
            <w:rStyle w:val="Hyperlink"/>
            <w:rFonts w:asciiTheme="minorHAnsi" w:hAnsiTheme="minorHAnsi" w:cstheme="minorHAnsi"/>
            <w:noProof/>
            <w:rPrChange w:id="482" w:author="Greg Aaron" w:date="2021-09-10T15:59:00Z">
              <w:rPr>
                <w:rStyle w:val="Hyperlink"/>
                <w:noProof/>
              </w:rPr>
            </w:rPrChange>
          </w:rPr>
          <w:t>Report Phishing Module</w:t>
        </w:r>
        <w:r w:rsidRPr="00CB0EDE">
          <w:rPr>
            <w:rFonts w:asciiTheme="minorHAnsi" w:hAnsiTheme="minorHAnsi" w:cstheme="minorHAnsi"/>
            <w:noProof/>
            <w:webHidden/>
            <w:rPrChange w:id="483" w:author="Greg Aaron" w:date="2021-09-10T15:59:00Z">
              <w:rPr>
                <w:noProof/>
                <w:webHidden/>
              </w:rPr>
            </w:rPrChange>
          </w:rPr>
          <w:tab/>
        </w:r>
        <w:r w:rsidRPr="00CB0EDE">
          <w:rPr>
            <w:rFonts w:asciiTheme="minorHAnsi" w:hAnsiTheme="minorHAnsi" w:cstheme="minorHAnsi"/>
            <w:noProof/>
            <w:webHidden/>
            <w:rPrChange w:id="484" w:author="Greg Aaron" w:date="2021-09-10T15:59:00Z">
              <w:rPr>
                <w:noProof/>
                <w:webHidden/>
              </w:rPr>
            </w:rPrChange>
          </w:rPr>
          <w:fldChar w:fldCharType="begin"/>
        </w:r>
        <w:r w:rsidRPr="00CB0EDE">
          <w:rPr>
            <w:rFonts w:asciiTheme="minorHAnsi" w:hAnsiTheme="minorHAnsi" w:cstheme="minorHAnsi"/>
            <w:noProof/>
            <w:webHidden/>
            <w:rPrChange w:id="485" w:author="Greg Aaron" w:date="2021-09-10T15:59:00Z">
              <w:rPr>
                <w:noProof/>
                <w:webHidden/>
              </w:rPr>
            </w:rPrChange>
          </w:rPr>
          <w:instrText xml:space="preserve"> PAGEREF _Toc82181976 \h </w:instrText>
        </w:r>
        <w:r w:rsidRPr="00CB0EDE">
          <w:rPr>
            <w:rFonts w:asciiTheme="minorHAnsi" w:hAnsiTheme="minorHAnsi" w:cstheme="minorHAnsi"/>
            <w:noProof/>
            <w:webHidden/>
            <w:rPrChange w:id="486" w:author="Greg Aaron" w:date="2021-09-10T15:59:00Z">
              <w:rPr>
                <w:noProof/>
                <w:webHidden/>
              </w:rPr>
            </w:rPrChange>
          </w:rPr>
        </w:r>
      </w:ins>
      <w:r w:rsidRPr="00CB0EDE">
        <w:rPr>
          <w:rFonts w:asciiTheme="minorHAnsi" w:hAnsiTheme="minorHAnsi" w:cstheme="minorHAnsi"/>
          <w:noProof/>
          <w:webHidden/>
          <w:rPrChange w:id="487" w:author="Greg Aaron" w:date="2021-09-10T15:59:00Z">
            <w:rPr>
              <w:noProof/>
              <w:webHidden/>
            </w:rPr>
          </w:rPrChange>
        </w:rPr>
        <w:fldChar w:fldCharType="separate"/>
      </w:r>
      <w:ins w:id="488" w:author="Greg Aaron" w:date="2021-09-10T15:58:00Z">
        <w:r w:rsidRPr="00CB0EDE">
          <w:rPr>
            <w:rFonts w:asciiTheme="minorHAnsi" w:hAnsiTheme="minorHAnsi" w:cstheme="minorHAnsi"/>
            <w:noProof/>
            <w:webHidden/>
            <w:rPrChange w:id="489" w:author="Greg Aaron" w:date="2021-09-10T15:59:00Z">
              <w:rPr>
                <w:noProof/>
                <w:webHidden/>
              </w:rPr>
            </w:rPrChange>
          </w:rPr>
          <w:t>26</w:t>
        </w:r>
        <w:r w:rsidRPr="00CB0EDE">
          <w:rPr>
            <w:rFonts w:asciiTheme="minorHAnsi" w:hAnsiTheme="minorHAnsi" w:cstheme="minorHAnsi"/>
            <w:noProof/>
            <w:webHidden/>
            <w:rPrChange w:id="490" w:author="Greg Aaron" w:date="2021-09-10T15:59:00Z">
              <w:rPr>
                <w:noProof/>
                <w:webHidden/>
              </w:rPr>
            </w:rPrChange>
          </w:rPr>
          <w:fldChar w:fldCharType="end"/>
        </w:r>
        <w:r w:rsidRPr="00CB0EDE">
          <w:rPr>
            <w:rStyle w:val="Hyperlink"/>
            <w:rFonts w:asciiTheme="minorHAnsi" w:hAnsiTheme="minorHAnsi" w:cstheme="minorHAnsi"/>
            <w:noProof/>
            <w:rPrChange w:id="491" w:author="Greg Aaron" w:date="2021-09-10T15:59:00Z">
              <w:rPr>
                <w:rStyle w:val="Hyperlink"/>
                <w:noProof/>
              </w:rPr>
            </w:rPrChange>
          </w:rPr>
          <w:fldChar w:fldCharType="end"/>
        </w:r>
      </w:ins>
    </w:p>
    <w:p w14:paraId="7166300D" w14:textId="2D08DC2A" w:rsidR="003C1D4E" w:rsidRDefault="00CB0EDE">
      <w:pPr>
        <w:rPr>
          <w:rFonts w:asciiTheme="minorHAnsi" w:hAnsiTheme="minorHAnsi" w:cstheme="minorHAnsi"/>
          <w:bCs/>
        </w:rPr>
      </w:pPr>
      <w:ins w:id="492" w:author="Greg Aaron" w:date="2021-09-10T15:58:00Z">
        <w:r>
          <w:rPr>
            <w:rFonts w:asciiTheme="minorHAnsi" w:hAnsiTheme="minorHAnsi" w:cstheme="minorHAnsi"/>
            <w:bCs/>
          </w:rPr>
          <w:fldChar w:fldCharType="end"/>
        </w:r>
      </w:ins>
    </w:p>
    <w:p w14:paraId="724CEECF" w14:textId="43D02512" w:rsidR="003C1D4E" w:rsidRDefault="003C1D4E">
      <w:pPr>
        <w:rPr>
          <w:rFonts w:asciiTheme="minorHAnsi" w:hAnsiTheme="minorHAnsi" w:cstheme="minorHAnsi"/>
          <w:bCs/>
        </w:rPr>
      </w:pPr>
    </w:p>
    <w:p w14:paraId="232B053F" w14:textId="44751655" w:rsidR="00A52B6F" w:rsidRDefault="00A52B6F">
      <w:pPr>
        <w:rPr>
          <w:rFonts w:asciiTheme="minorHAnsi" w:hAnsiTheme="minorHAnsi" w:cstheme="minorHAnsi"/>
          <w:bCs/>
        </w:rPr>
      </w:pPr>
    </w:p>
    <w:p w14:paraId="5AE6898D" w14:textId="5937DBC9" w:rsidR="00A52B6F" w:rsidRDefault="00A52B6F">
      <w:pPr>
        <w:rPr>
          <w:rFonts w:asciiTheme="minorHAnsi" w:hAnsiTheme="minorHAnsi" w:cstheme="minorHAnsi"/>
          <w:bCs/>
        </w:rPr>
      </w:pPr>
      <w:del w:id="493" w:author="Greg Aaron" w:date="2021-09-10T15:59:00Z">
        <w:r w:rsidDel="00CB0EDE">
          <w:rPr>
            <w:rFonts w:asciiTheme="minorHAnsi" w:hAnsiTheme="minorHAnsi" w:cstheme="minorHAnsi"/>
            <w:bCs/>
          </w:rPr>
          <w:lastRenderedPageBreak/>
          <w:br w:type="page"/>
        </w:r>
      </w:del>
    </w:p>
    <w:p w14:paraId="4EF787A2" w14:textId="77777777" w:rsidR="00A52B6F" w:rsidRDefault="00A52B6F">
      <w:pPr>
        <w:rPr>
          <w:rFonts w:asciiTheme="minorHAnsi" w:hAnsiTheme="minorHAnsi" w:cstheme="minorHAnsi"/>
          <w:bCs/>
        </w:rPr>
      </w:pPr>
    </w:p>
    <w:p w14:paraId="620478BF" w14:textId="4FB59C63" w:rsidR="00BF44A4" w:rsidRPr="006C20DD" w:rsidRDefault="00BF44A4" w:rsidP="006C20DD">
      <w:pPr>
        <w:pStyle w:val="Heading1"/>
      </w:pPr>
      <w:bookmarkStart w:id="494" w:name="_Toc82181953"/>
      <w:r w:rsidRPr="006C20DD">
        <w:t xml:space="preserve">Overview: Get to Know the </w:t>
      </w:r>
      <w:proofErr w:type="spellStart"/>
      <w:r w:rsidRPr="006C20DD">
        <w:t>eC</w:t>
      </w:r>
      <w:r w:rsidR="00E5160D" w:rsidRPr="006C20DD">
        <w:t>rime</w:t>
      </w:r>
      <w:proofErr w:type="spellEnd"/>
      <w:r w:rsidR="00E5160D" w:rsidRPr="006C20DD">
        <w:t xml:space="preserve"> </w:t>
      </w:r>
      <w:proofErr w:type="spellStart"/>
      <w:r w:rsidR="00E5160D" w:rsidRPr="006C20DD">
        <w:t>eXchange</w:t>
      </w:r>
      <w:bookmarkEnd w:id="494"/>
      <w:proofErr w:type="spellEnd"/>
    </w:p>
    <w:p w14:paraId="1EC0BA0C" w14:textId="62AE1D39" w:rsidR="00BF44A4" w:rsidRDefault="00BF44A4">
      <w:pPr>
        <w:rPr>
          <w:rFonts w:asciiTheme="minorHAnsi" w:hAnsiTheme="minorHAnsi" w:cstheme="minorHAnsi"/>
          <w:b/>
        </w:rPr>
      </w:pPr>
    </w:p>
    <w:p w14:paraId="4CA3FCC2" w14:textId="01C96082" w:rsidR="00BF44A4" w:rsidRDefault="00BF44A4">
      <w:pPr>
        <w:rPr>
          <w:rFonts w:asciiTheme="minorHAnsi" w:hAnsiTheme="minorHAnsi" w:cstheme="minorHAnsi"/>
          <w:b/>
        </w:rPr>
      </w:pPr>
    </w:p>
    <w:p w14:paraId="6DEB551C" w14:textId="77777777" w:rsidR="005B60D2" w:rsidRDefault="005B60D2">
      <w:pPr>
        <w:rPr>
          <w:rFonts w:asciiTheme="minorHAnsi" w:hAnsiTheme="minorHAnsi" w:cstheme="minorHAnsi"/>
          <w:bCs/>
        </w:rPr>
      </w:pPr>
      <w:r w:rsidRPr="00E5160D">
        <w:rPr>
          <w:rFonts w:asciiTheme="minorHAnsi" w:hAnsiTheme="minorHAnsi" w:cstheme="minorHAnsi"/>
          <w:bCs/>
        </w:rPr>
        <w:t xml:space="preserve">This user guide tells you how to use the APWG’s </w:t>
      </w:r>
      <w:proofErr w:type="spellStart"/>
      <w:r w:rsidRPr="00E5160D">
        <w:rPr>
          <w:rFonts w:asciiTheme="minorHAnsi" w:hAnsiTheme="minorHAnsi" w:cstheme="minorHAnsi"/>
          <w:bCs/>
        </w:rPr>
        <w:t>eCrime</w:t>
      </w:r>
      <w:proofErr w:type="spellEnd"/>
      <w:r w:rsidRPr="00E5160D">
        <w:rPr>
          <w:rFonts w:asciiTheme="minorHAnsi" w:hAnsiTheme="minorHAnsi" w:cstheme="minorHAnsi"/>
          <w:bCs/>
        </w:rPr>
        <w:t xml:space="preserve"> </w:t>
      </w:r>
      <w:proofErr w:type="spellStart"/>
      <w:r w:rsidRPr="00E5160D">
        <w:rPr>
          <w:rFonts w:asciiTheme="minorHAnsi" w:hAnsiTheme="minorHAnsi" w:cstheme="minorHAnsi"/>
          <w:bCs/>
        </w:rPr>
        <w:t>eXchange</w:t>
      </w:r>
      <w:proofErr w:type="spellEnd"/>
      <w:r w:rsidRPr="00E5160D">
        <w:rPr>
          <w:rFonts w:asciiTheme="minorHAnsi" w:hAnsiTheme="minorHAnsi" w:cstheme="minorHAnsi"/>
          <w:bCs/>
        </w:rPr>
        <w:t xml:space="preserve"> (the “eCX”).  Here you can learn</w:t>
      </w:r>
      <w:r>
        <w:rPr>
          <w:rFonts w:asciiTheme="minorHAnsi" w:hAnsiTheme="minorHAnsi" w:cstheme="minorHAnsi"/>
          <w:bCs/>
        </w:rPr>
        <w:t xml:space="preserve"> what kinds of data it contains, and tips for how to get the most out of it.  </w:t>
      </w:r>
    </w:p>
    <w:p w14:paraId="78A44877" w14:textId="517D01DA" w:rsidR="004A4A1A" w:rsidRDefault="004A4A1A">
      <w:pPr>
        <w:rPr>
          <w:rFonts w:asciiTheme="minorHAnsi" w:hAnsiTheme="minorHAnsi" w:cstheme="minorHAnsi"/>
        </w:rPr>
      </w:pPr>
    </w:p>
    <w:p w14:paraId="7D1ACEB4" w14:textId="12B858D4" w:rsidR="00E5160D" w:rsidRDefault="00E5160D">
      <w:pPr>
        <w:rPr>
          <w:rFonts w:asciiTheme="minorHAnsi" w:hAnsiTheme="minorHAnsi" w:cstheme="minorHAnsi"/>
        </w:rPr>
      </w:pPr>
    </w:p>
    <w:p w14:paraId="45346EB1" w14:textId="57A6C44F" w:rsidR="00E5160D" w:rsidRPr="006C20DD" w:rsidRDefault="00E5160D" w:rsidP="006C20DD">
      <w:pPr>
        <w:pStyle w:val="Heading2"/>
      </w:pPr>
      <w:bookmarkStart w:id="495" w:name="_Toc82181954"/>
      <w:r w:rsidRPr="006C20DD">
        <w:t>Your Account</w:t>
      </w:r>
      <w:r w:rsidR="00D71D3F" w:rsidRPr="006C20DD">
        <w:t>, and Your Organization’s Account</w:t>
      </w:r>
      <w:bookmarkEnd w:id="495"/>
    </w:p>
    <w:p w14:paraId="3600556B" w14:textId="45D9B2ED" w:rsidR="00E5160D" w:rsidRDefault="00E5160D">
      <w:pPr>
        <w:rPr>
          <w:rFonts w:asciiTheme="minorHAnsi" w:hAnsiTheme="minorHAnsi" w:cstheme="minorHAnsi"/>
        </w:rPr>
      </w:pPr>
    </w:p>
    <w:p w14:paraId="2B549C17" w14:textId="0ADA1A2E" w:rsidR="00E5160D" w:rsidRDefault="00E5160D" w:rsidP="00D71D3F">
      <w:pPr>
        <w:tabs>
          <w:tab w:val="center" w:pos="4760"/>
        </w:tabs>
        <w:rPr>
          <w:rFonts w:asciiTheme="minorHAnsi" w:hAnsiTheme="minorHAnsi" w:cstheme="minorHAnsi"/>
        </w:rPr>
      </w:pPr>
      <w:r w:rsidRPr="00E5160D">
        <w:rPr>
          <w:rFonts w:asciiTheme="minorHAnsi" w:hAnsiTheme="minorHAnsi" w:cstheme="minorHAnsi"/>
          <w:bCs/>
        </w:rPr>
        <w:t>Log into</w:t>
      </w:r>
      <w:r w:rsidRPr="00E5160D">
        <w:rPr>
          <w:rFonts w:asciiTheme="minorHAnsi" w:hAnsiTheme="minorHAnsi" w:cstheme="minorHAnsi"/>
        </w:rPr>
        <w:t xml:space="preserve"> </w:t>
      </w:r>
      <w:r>
        <w:rPr>
          <w:rFonts w:asciiTheme="minorHAnsi" w:hAnsiTheme="minorHAnsi" w:cstheme="minorHAnsi"/>
        </w:rPr>
        <w:t xml:space="preserve">the </w:t>
      </w:r>
      <w:proofErr w:type="spellStart"/>
      <w:r w:rsidRPr="00531838">
        <w:rPr>
          <w:rFonts w:asciiTheme="minorHAnsi" w:hAnsiTheme="minorHAnsi" w:cstheme="minorHAnsi"/>
        </w:rPr>
        <w:t>eCX</w:t>
      </w:r>
      <w:r w:rsidR="00073D30">
        <w:rPr>
          <w:rFonts w:asciiTheme="minorHAnsi" w:hAnsiTheme="minorHAnsi" w:cstheme="minorHAnsi"/>
        </w:rPr>
        <w:t>’s</w:t>
      </w:r>
      <w:proofErr w:type="spellEnd"/>
      <w:r w:rsidR="00073D30">
        <w:rPr>
          <w:rFonts w:asciiTheme="minorHAnsi" w:hAnsiTheme="minorHAnsi" w:cstheme="minorHAnsi"/>
        </w:rPr>
        <w:t xml:space="preserve"> web interface</w:t>
      </w:r>
      <w:r w:rsidRPr="00531838">
        <w:rPr>
          <w:rFonts w:asciiTheme="minorHAnsi" w:hAnsiTheme="minorHAnsi" w:cstheme="minorHAnsi"/>
        </w:rPr>
        <w:t xml:space="preserve"> at </w:t>
      </w:r>
      <w:hyperlink r:id="rId8" w:history="1">
        <w:r w:rsidRPr="004B2B4D">
          <w:rPr>
            <w:rStyle w:val="Hyperlink"/>
            <w:rFonts w:asciiTheme="minorHAnsi" w:hAnsiTheme="minorHAnsi" w:cstheme="minorHAnsi"/>
          </w:rPr>
          <w:t>https://ecrimex.net</w:t>
        </w:r>
      </w:hyperlink>
      <w:r w:rsidRPr="00531838">
        <w:rPr>
          <w:rFonts w:asciiTheme="minorHAnsi" w:hAnsiTheme="minorHAnsi" w:cstheme="minorHAnsi"/>
        </w:rPr>
        <w:t>.</w:t>
      </w:r>
      <w:r w:rsidR="00D71D3F">
        <w:rPr>
          <w:rFonts w:asciiTheme="minorHAnsi" w:hAnsiTheme="minorHAnsi" w:cstheme="minorHAnsi"/>
        </w:rPr>
        <w:tab/>
        <w:t xml:space="preserve">  There you can view and update your user information, including your password, contact info, and mail and group preferences.</w:t>
      </w:r>
    </w:p>
    <w:p w14:paraId="5A2CF295" w14:textId="096323F6" w:rsidR="00E5160D" w:rsidRDefault="00E5160D" w:rsidP="00E5160D">
      <w:pPr>
        <w:rPr>
          <w:rFonts w:asciiTheme="minorHAnsi" w:hAnsiTheme="minorHAnsi" w:cstheme="minorHAnsi"/>
        </w:rPr>
      </w:pPr>
    </w:p>
    <w:p w14:paraId="3B674213" w14:textId="7ECB56AC" w:rsidR="00E5160D" w:rsidRDefault="00E5160D" w:rsidP="00E5160D">
      <w:pPr>
        <w:rPr>
          <w:rFonts w:asciiTheme="minorHAnsi" w:hAnsiTheme="minorHAnsi" w:cstheme="minorHAnsi"/>
        </w:rPr>
      </w:pPr>
      <w:r>
        <w:rPr>
          <w:rFonts w:asciiTheme="minorHAnsi" w:hAnsiTheme="minorHAnsi" w:cstheme="minorHAnsi"/>
        </w:rPr>
        <w:t>Each user of the eCX receives their own account, with its own username and password.  Each user account is associated with an APWG</w:t>
      </w:r>
      <w:r w:rsidR="006E6221">
        <w:rPr>
          <w:rFonts w:asciiTheme="minorHAnsi" w:hAnsiTheme="minorHAnsi" w:cstheme="minorHAnsi"/>
        </w:rPr>
        <w:t xml:space="preserve"> organization</w:t>
      </w:r>
      <w:r>
        <w:rPr>
          <w:rFonts w:asciiTheme="minorHAnsi" w:hAnsiTheme="minorHAnsi" w:cstheme="minorHAnsi"/>
        </w:rPr>
        <w:t xml:space="preserve"> </w:t>
      </w:r>
      <w:r w:rsidR="006E6221">
        <w:rPr>
          <w:rFonts w:asciiTheme="minorHAnsi" w:hAnsiTheme="minorHAnsi" w:cstheme="minorHAnsi"/>
        </w:rPr>
        <w:t xml:space="preserve">membership.  </w:t>
      </w:r>
      <w:ins w:id="496" w:author="foy shiver" w:date="2021-08-07T13:37:00Z">
        <w:r w:rsidR="00ED3DB9">
          <w:rPr>
            <w:rFonts w:asciiTheme="minorHAnsi" w:hAnsiTheme="minorHAnsi" w:cstheme="minorHAnsi"/>
          </w:rPr>
          <w:t xml:space="preserve">The </w:t>
        </w:r>
      </w:ins>
      <w:ins w:id="497" w:author="foy shiver" w:date="2021-08-07T13:38:00Z">
        <w:r w:rsidR="00ED3DB9">
          <w:rPr>
            <w:rFonts w:asciiTheme="minorHAnsi" w:hAnsiTheme="minorHAnsi" w:cstheme="minorHAnsi"/>
          </w:rPr>
          <w:t xml:space="preserve">organization’s APWG membership level </w:t>
        </w:r>
        <w:proofErr w:type="spellStart"/>
        <w:r w:rsidR="00ED3DB9">
          <w:rPr>
            <w:rFonts w:asciiTheme="minorHAnsi" w:hAnsiTheme="minorHAnsi" w:cstheme="minorHAnsi"/>
          </w:rPr>
          <w:t>determins</w:t>
        </w:r>
        <w:proofErr w:type="spellEnd"/>
        <w:r w:rsidR="00ED3DB9">
          <w:rPr>
            <w:rFonts w:asciiTheme="minorHAnsi" w:hAnsiTheme="minorHAnsi" w:cstheme="minorHAnsi"/>
          </w:rPr>
          <w:t xml:space="preserve"> the number of </w:t>
        </w:r>
        <w:proofErr w:type="spellStart"/>
        <w:r w:rsidR="00ED3DB9">
          <w:rPr>
            <w:rFonts w:asciiTheme="minorHAnsi" w:hAnsiTheme="minorHAnsi" w:cstheme="minorHAnsi"/>
          </w:rPr>
          <w:t>indiciual</w:t>
        </w:r>
        <w:proofErr w:type="spellEnd"/>
        <w:r w:rsidR="00ED3DB9">
          <w:rPr>
            <w:rFonts w:asciiTheme="minorHAnsi" w:hAnsiTheme="minorHAnsi" w:cstheme="minorHAnsi"/>
          </w:rPr>
          <w:t xml:space="preserve"> users are allowed to access eCX and what modules they have access too.</w:t>
        </w:r>
      </w:ins>
      <w:ins w:id="498" w:author="foy shiver" w:date="2021-08-07T13:37:00Z">
        <w:r w:rsidR="00ED3DB9">
          <w:rPr>
            <w:rFonts w:asciiTheme="minorHAnsi" w:hAnsiTheme="minorHAnsi" w:cstheme="minorHAnsi"/>
          </w:rPr>
          <w:t xml:space="preserve"> </w:t>
        </w:r>
      </w:ins>
      <w:ins w:id="499" w:author="foy shiver" w:date="2021-08-07T13:38:00Z">
        <w:r w:rsidR="00ED3DB9">
          <w:rPr>
            <w:rFonts w:asciiTheme="minorHAnsi" w:hAnsiTheme="minorHAnsi" w:cstheme="minorHAnsi"/>
          </w:rPr>
          <w:t xml:space="preserve"> In most cases a</w:t>
        </w:r>
      </w:ins>
      <w:del w:id="500" w:author="foy shiver" w:date="2021-08-07T13:38:00Z">
        <w:r w:rsidR="006E6221" w:rsidDel="00ED3DB9">
          <w:rPr>
            <w:rFonts w:asciiTheme="minorHAnsi" w:hAnsiTheme="minorHAnsi" w:cstheme="minorHAnsi"/>
          </w:rPr>
          <w:delText>A</w:delText>
        </w:r>
      </w:del>
      <w:r w:rsidR="006E6221">
        <w:rPr>
          <w:rFonts w:asciiTheme="minorHAnsi" w:hAnsiTheme="minorHAnsi" w:cstheme="minorHAnsi"/>
        </w:rPr>
        <w:t>n APWG member organization can have multiple individual users.</w:t>
      </w:r>
    </w:p>
    <w:p w14:paraId="6C657A62" w14:textId="0C14EE07" w:rsidR="006E6221" w:rsidRDefault="006E6221" w:rsidP="00E5160D">
      <w:pPr>
        <w:rPr>
          <w:rFonts w:asciiTheme="minorHAnsi" w:hAnsiTheme="minorHAnsi" w:cstheme="minorHAnsi"/>
        </w:rPr>
      </w:pPr>
    </w:p>
    <w:p w14:paraId="19FC2FBA" w14:textId="3548CF8B" w:rsidR="006E6221" w:rsidRDefault="006E6221" w:rsidP="00E5160D">
      <w:pPr>
        <w:rPr>
          <w:rFonts w:asciiTheme="minorHAnsi" w:hAnsiTheme="minorHAnsi" w:cstheme="minorHAnsi"/>
        </w:rPr>
      </w:pPr>
      <w:r>
        <w:rPr>
          <w:rFonts w:asciiTheme="minorHAnsi" w:hAnsiTheme="minorHAnsi" w:cstheme="minorHAnsi"/>
        </w:rPr>
        <w:t xml:space="preserve">If your organization needs to create a new user account for one of your staff members, </w:t>
      </w:r>
      <w:r w:rsidR="00D71D3F">
        <w:rPr>
          <w:rFonts w:asciiTheme="minorHAnsi" w:hAnsiTheme="minorHAnsi" w:cstheme="minorHAnsi"/>
        </w:rPr>
        <w:t xml:space="preserve">an existing user should send a request to </w:t>
      </w:r>
      <w:hyperlink r:id="rId9" w:history="1">
        <w:r w:rsidR="00D71D3F" w:rsidRPr="004B2B4D">
          <w:rPr>
            <w:rStyle w:val="Hyperlink"/>
            <w:rFonts w:asciiTheme="minorHAnsi" w:hAnsiTheme="minorHAnsi" w:cstheme="minorHAnsi"/>
          </w:rPr>
          <w:t>support@ecrimex.net</w:t>
        </w:r>
      </w:hyperlink>
      <w:r w:rsidR="00D71D3F">
        <w:rPr>
          <w:rFonts w:asciiTheme="minorHAnsi" w:hAnsiTheme="minorHAnsi" w:cstheme="minorHAnsi"/>
        </w:rPr>
        <w:t xml:space="preserve"> .  Please include the new user’s name and email address.  New users must have an email address on your organization’s domain name. </w:t>
      </w:r>
      <w:r w:rsidR="005B60D2">
        <w:rPr>
          <w:rFonts w:asciiTheme="minorHAnsi" w:hAnsiTheme="minorHAnsi" w:cstheme="minorHAnsi"/>
        </w:rPr>
        <w:t xml:space="preserve"> If an individual leaves your organization, please let us know so that we can suspend their account.</w:t>
      </w:r>
    </w:p>
    <w:p w14:paraId="073C84DF" w14:textId="37C20321" w:rsidR="006E6221" w:rsidRDefault="006E6221" w:rsidP="00E5160D">
      <w:pPr>
        <w:rPr>
          <w:rFonts w:asciiTheme="minorHAnsi" w:hAnsiTheme="minorHAnsi" w:cstheme="minorHAnsi"/>
        </w:rPr>
      </w:pPr>
    </w:p>
    <w:p w14:paraId="2A239885" w14:textId="2684A02A" w:rsidR="006E6221" w:rsidRDefault="006E6221" w:rsidP="00E5160D">
      <w:pPr>
        <w:rPr>
          <w:rFonts w:asciiTheme="minorHAnsi" w:hAnsiTheme="minorHAnsi" w:cstheme="minorHAnsi"/>
        </w:rPr>
      </w:pPr>
      <w:r>
        <w:rPr>
          <w:rFonts w:asciiTheme="minorHAnsi" w:hAnsiTheme="minorHAnsi" w:cstheme="minorHAnsi"/>
        </w:rPr>
        <w:t>Billing contacts:</w:t>
      </w:r>
      <w:r w:rsidR="00D71D3F">
        <w:rPr>
          <w:rFonts w:asciiTheme="minorHAnsi" w:hAnsiTheme="minorHAnsi" w:cstheme="minorHAnsi"/>
        </w:rPr>
        <w:t xml:space="preserve"> each APWG member organization has a billing contact on file with the APWG.  APWG sends annual membership invoices to the billing contact.  We ask that you keep your billing contact up to date.  </w:t>
      </w:r>
      <w:r>
        <w:rPr>
          <w:rFonts w:asciiTheme="minorHAnsi" w:hAnsiTheme="minorHAnsi" w:cstheme="minorHAnsi"/>
        </w:rPr>
        <w:t xml:space="preserve">Note that if your </w:t>
      </w:r>
      <w:r w:rsidR="00D71D3F">
        <w:rPr>
          <w:rFonts w:asciiTheme="minorHAnsi" w:hAnsiTheme="minorHAnsi" w:cstheme="minorHAnsi"/>
        </w:rPr>
        <w:t>organization does not pay its membership fees, the APWG may eventually suspend access to the eCX.  We always send reminders before suspending access.</w:t>
      </w:r>
    </w:p>
    <w:p w14:paraId="4BB20BC2" w14:textId="67F4F532" w:rsidR="00E5160D" w:rsidRDefault="00E5160D">
      <w:pPr>
        <w:rPr>
          <w:rFonts w:asciiTheme="minorHAnsi" w:hAnsiTheme="minorHAnsi" w:cstheme="minorHAnsi"/>
          <w:b/>
        </w:rPr>
      </w:pPr>
    </w:p>
    <w:p w14:paraId="62007F09" w14:textId="15E1EFF0" w:rsidR="00E5160D" w:rsidRDefault="00E5160D">
      <w:pPr>
        <w:rPr>
          <w:rFonts w:asciiTheme="minorHAnsi" w:hAnsiTheme="minorHAnsi" w:cstheme="minorHAnsi"/>
          <w:b/>
        </w:rPr>
      </w:pPr>
    </w:p>
    <w:p w14:paraId="17BE86A8" w14:textId="2C93CBD5" w:rsidR="00D71D3F" w:rsidRPr="006C20DD" w:rsidRDefault="00D71D3F" w:rsidP="006C20DD">
      <w:pPr>
        <w:pStyle w:val="Heading2"/>
      </w:pPr>
      <w:bookmarkStart w:id="501" w:name="_Toc82181955"/>
      <w:r w:rsidRPr="006C20DD">
        <w:t>Technical and Business Support</w:t>
      </w:r>
      <w:bookmarkEnd w:id="501"/>
    </w:p>
    <w:p w14:paraId="62035C3A" w14:textId="77777777" w:rsidR="00D71D3F" w:rsidRDefault="00D71D3F">
      <w:pPr>
        <w:rPr>
          <w:rFonts w:asciiTheme="minorHAnsi" w:hAnsiTheme="minorHAnsi" w:cstheme="minorHAnsi"/>
          <w:b/>
        </w:rPr>
      </w:pPr>
    </w:p>
    <w:p w14:paraId="117AC691" w14:textId="2DF25708" w:rsidR="00E5160D" w:rsidRDefault="00D71D3F">
      <w:pPr>
        <w:rPr>
          <w:rFonts w:asciiTheme="minorHAnsi" w:hAnsiTheme="minorHAnsi" w:cstheme="minorHAnsi"/>
          <w:bCs/>
        </w:rPr>
      </w:pPr>
      <w:r w:rsidRPr="00D71D3F">
        <w:rPr>
          <w:rFonts w:asciiTheme="minorHAnsi" w:hAnsiTheme="minorHAnsi" w:cstheme="minorHAnsi"/>
          <w:bCs/>
        </w:rPr>
        <w:t xml:space="preserve">If you need help, please contact our support team at: </w:t>
      </w:r>
      <w:hyperlink r:id="rId10" w:history="1">
        <w:r w:rsidRPr="00D71D3F">
          <w:rPr>
            <w:rStyle w:val="Hyperlink"/>
            <w:rFonts w:asciiTheme="minorHAnsi" w:hAnsiTheme="minorHAnsi" w:cstheme="minorHAnsi"/>
            <w:bCs/>
          </w:rPr>
          <w:t>support@ecrimex.net</w:t>
        </w:r>
      </w:hyperlink>
      <w:r w:rsidR="000304E9">
        <w:rPr>
          <w:rFonts w:asciiTheme="minorHAnsi" w:hAnsiTheme="minorHAnsi" w:cstheme="minorHAnsi"/>
          <w:bCs/>
        </w:rPr>
        <w:t xml:space="preserve">  We’re here to help!</w:t>
      </w:r>
    </w:p>
    <w:p w14:paraId="7E5B2F95" w14:textId="0B3D696F" w:rsidR="005B60D2" w:rsidRDefault="005B60D2">
      <w:pPr>
        <w:rPr>
          <w:rFonts w:asciiTheme="minorHAnsi" w:hAnsiTheme="minorHAnsi" w:cstheme="minorHAnsi"/>
          <w:bCs/>
        </w:rPr>
      </w:pPr>
    </w:p>
    <w:p w14:paraId="4E027601" w14:textId="73CD1C67" w:rsidR="005B60D2" w:rsidRDefault="005B60D2">
      <w:pPr>
        <w:rPr>
          <w:rFonts w:asciiTheme="minorHAnsi" w:hAnsiTheme="minorHAnsi" w:cstheme="minorHAnsi"/>
          <w:bCs/>
        </w:rPr>
      </w:pPr>
      <w:r>
        <w:rPr>
          <w:rFonts w:asciiTheme="minorHAnsi" w:hAnsiTheme="minorHAnsi" w:cstheme="minorHAnsi"/>
          <w:bCs/>
        </w:rPr>
        <w:t xml:space="preserve">If you’re reporting a suspected outage or a potential bug, please write to us with the details, including a step-by-step account of </w:t>
      </w:r>
      <w:r w:rsidR="00A52B6F">
        <w:rPr>
          <w:rFonts w:asciiTheme="minorHAnsi" w:hAnsiTheme="minorHAnsi" w:cstheme="minorHAnsi"/>
          <w:bCs/>
        </w:rPr>
        <w:t xml:space="preserve">how you encountered </w:t>
      </w:r>
      <w:r>
        <w:rPr>
          <w:rFonts w:asciiTheme="minorHAnsi" w:hAnsiTheme="minorHAnsi" w:cstheme="minorHAnsi"/>
          <w:bCs/>
        </w:rPr>
        <w:t>the prob</w:t>
      </w:r>
      <w:r w:rsidR="00A52B6F">
        <w:rPr>
          <w:rFonts w:asciiTheme="minorHAnsi" w:hAnsiTheme="minorHAnsi" w:cstheme="minorHAnsi"/>
          <w:bCs/>
        </w:rPr>
        <w:t>lem</w:t>
      </w:r>
      <w:r>
        <w:rPr>
          <w:rFonts w:asciiTheme="minorHAnsi" w:hAnsiTheme="minorHAnsi" w:cstheme="minorHAnsi"/>
          <w:bCs/>
        </w:rPr>
        <w:t>, the error message your received, the time of the problem</w:t>
      </w:r>
      <w:r w:rsidR="003D5E37">
        <w:rPr>
          <w:rFonts w:asciiTheme="minorHAnsi" w:hAnsiTheme="minorHAnsi" w:cstheme="minorHAnsi"/>
          <w:bCs/>
        </w:rPr>
        <w:t xml:space="preserve"> (including the time zone you’re referencing)</w:t>
      </w:r>
      <w:r>
        <w:rPr>
          <w:rFonts w:asciiTheme="minorHAnsi" w:hAnsiTheme="minorHAnsi" w:cstheme="minorHAnsi"/>
          <w:bCs/>
        </w:rPr>
        <w:t>, and a screenshot if relevant.  These will help us diagnose and reproduce the problem.</w:t>
      </w:r>
    </w:p>
    <w:p w14:paraId="652522C3" w14:textId="5CB36D94" w:rsidR="005B60D2" w:rsidRDefault="005B60D2">
      <w:pPr>
        <w:rPr>
          <w:rFonts w:asciiTheme="minorHAnsi" w:hAnsiTheme="minorHAnsi" w:cstheme="minorHAnsi"/>
          <w:bCs/>
        </w:rPr>
      </w:pPr>
    </w:p>
    <w:p w14:paraId="13767171" w14:textId="45830865" w:rsidR="00C2614B" w:rsidRDefault="005B60D2">
      <w:pPr>
        <w:rPr>
          <w:rFonts w:asciiTheme="minorHAnsi" w:hAnsiTheme="minorHAnsi" w:cstheme="minorHAnsi"/>
          <w:bCs/>
        </w:rPr>
      </w:pPr>
      <w:r>
        <w:rPr>
          <w:rFonts w:asciiTheme="minorHAnsi" w:hAnsiTheme="minorHAnsi" w:cstheme="minorHAnsi"/>
          <w:bCs/>
        </w:rPr>
        <w:t xml:space="preserve">The eCX support team occasionally schedules maintenance periods in order to upgrade and service the eCX.  When we do so, we will send you advance notice, to minimize disruptions to your work.  If there is an unscheduled maintenance, we will send outage notices and updates until the situation is </w:t>
      </w:r>
      <w:r>
        <w:rPr>
          <w:rFonts w:asciiTheme="minorHAnsi" w:hAnsiTheme="minorHAnsi" w:cstheme="minorHAnsi"/>
          <w:bCs/>
        </w:rPr>
        <w:lastRenderedPageBreak/>
        <w:t>resolved.</w:t>
      </w:r>
    </w:p>
    <w:p w14:paraId="2CB0C2AF" w14:textId="77777777" w:rsidR="00C2614B" w:rsidRDefault="00C2614B" w:rsidP="00C2614B">
      <w:pPr>
        <w:rPr>
          <w:rFonts w:asciiTheme="minorHAnsi" w:hAnsiTheme="minorHAnsi" w:cstheme="minorHAnsi"/>
          <w:bCs/>
        </w:rPr>
      </w:pPr>
    </w:p>
    <w:p w14:paraId="6753905C" w14:textId="3045DCE9" w:rsidR="00C2614B" w:rsidRDefault="00C2614B" w:rsidP="00C2614B">
      <w:pPr>
        <w:rPr>
          <w:rFonts w:asciiTheme="minorHAnsi" w:hAnsiTheme="minorHAnsi" w:cstheme="minorHAnsi"/>
          <w:bCs/>
        </w:rPr>
      </w:pPr>
      <w:r>
        <w:rPr>
          <w:rFonts w:asciiTheme="minorHAnsi" w:hAnsiTheme="minorHAnsi" w:cstheme="minorHAnsi"/>
          <w:bCs/>
        </w:rPr>
        <w:t>In general, the</w:t>
      </w:r>
      <w:r w:rsidRPr="00D71D3F">
        <w:rPr>
          <w:rFonts w:asciiTheme="minorHAnsi" w:hAnsiTheme="minorHAnsi" w:cstheme="minorHAnsi"/>
          <w:bCs/>
        </w:rPr>
        <w:t xml:space="preserve"> </w:t>
      </w:r>
      <w:r>
        <w:rPr>
          <w:rFonts w:asciiTheme="minorHAnsi" w:hAnsiTheme="minorHAnsi" w:cstheme="minorHAnsi"/>
          <w:bCs/>
        </w:rPr>
        <w:t xml:space="preserve">APWG </w:t>
      </w:r>
      <w:r w:rsidRPr="00D71D3F">
        <w:rPr>
          <w:rFonts w:asciiTheme="minorHAnsi" w:hAnsiTheme="minorHAnsi" w:cstheme="minorHAnsi"/>
          <w:bCs/>
        </w:rPr>
        <w:t>staff cannot provide</w:t>
      </w:r>
      <w:r>
        <w:rPr>
          <w:rFonts w:asciiTheme="minorHAnsi" w:hAnsiTheme="minorHAnsi" w:cstheme="minorHAnsi"/>
          <w:bCs/>
        </w:rPr>
        <w:t xml:space="preserve"> detailed</w:t>
      </w:r>
      <w:r w:rsidRPr="00D71D3F">
        <w:rPr>
          <w:rFonts w:asciiTheme="minorHAnsi" w:hAnsiTheme="minorHAnsi" w:cstheme="minorHAnsi"/>
          <w:bCs/>
        </w:rPr>
        <w:t xml:space="preserve"> evaluation</w:t>
      </w:r>
      <w:r>
        <w:rPr>
          <w:rFonts w:asciiTheme="minorHAnsi" w:hAnsiTheme="minorHAnsi" w:cstheme="minorHAnsi"/>
          <w:bCs/>
        </w:rPr>
        <w:t>s</w:t>
      </w:r>
      <w:r w:rsidRPr="00D71D3F">
        <w:rPr>
          <w:rFonts w:asciiTheme="minorHAnsi" w:hAnsiTheme="minorHAnsi" w:cstheme="minorHAnsi"/>
          <w:bCs/>
        </w:rPr>
        <w:t xml:space="preserve"> </w:t>
      </w:r>
      <w:r>
        <w:rPr>
          <w:rFonts w:asciiTheme="minorHAnsi" w:hAnsiTheme="minorHAnsi" w:cstheme="minorHAnsi"/>
          <w:bCs/>
        </w:rPr>
        <w:t xml:space="preserve">of or fixes to </w:t>
      </w:r>
      <w:r w:rsidRPr="00D71D3F">
        <w:rPr>
          <w:rFonts w:asciiTheme="minorHAnsi" w:hAnsiTheme="minorHAnsi" w:cstheme="minorHAnsi"/>
          <w:bCs/>
        </w:rPr>
        <w:t>your client-side API code.</w:t>
      </w:r>
    </w:p>
    <w:p w14:paraId="0338A792" w14:textId="2F81461C" w:rsidR="00DB07FA" w:rsidRDefault="00DB07FA" w:rsidP="00C2614B">
      <w:pPr>
        <w:rPr>
          <w:rFonts w:asciiTheme="minorHAnsi" w:hAnsiTheme="minorHAnsi" w:cstheme="minorHAnsi"/>
          <w:bCs/>
        </w:rPr>
      </w:pPr>
    </w:p>
    <w:p w14:paraId="6DE45CE5" w14:textId="77777777" w:rsidR="00DB07FA" w:rsidRPr="00531838" w:rsidRDefault="00DB07FA" w:rsidP="00DB07FA">
      <w:pPr>
        <w:pStyle w:val="Heading2"/>
        <w:rPr>
          <w:sz w:val="22"/>
          <w:szCs w:val="22"/>
        </w:rPr>
      </w:pPr>
      <w:bookmarkStart w:id="502" w:name="_Toc82181956"/>
      <w:r>
        <w:t>Data Origin and Quality</w:t>
      </w:r>
      <w:bookmarkEnd w:id="502"/>
    </w:p>
    <w:p w14:paraId="6CCCA351" w14:textId="730C6FF5" w:rsidR="00DB07FA" w:rsidRDefault="00DB07FA" w:rsidP="00DB07FA">
      <w:pPr>
        <w:pStyle w:val="BodyText"/>
        <w:spacing w:before="166"/>
        <w:ind w:left="0"/>
        <w:rPr>
          <w:rFonts w:asciiTheme="minorHAnsi" w:hAnsiTheme="minorHAnsi" w:cstheme="minorHAnsi"/>
        </w:rPr>
      </w:pPr>
      <w:r>
        <w:rPr>
          <w:rFonts w:asciiTheme="minorHAnsi" w:hAnsiTheme="minorHAnsi" w:cstheme="minorHAnsi"/>
        </w:rPr>
        <w:t xml:space="preserve">The </w:t>
      </w:r>
      <w:r w:rsidRPr="00531838">
        <w:rPr>
          <w:rFonts w:asciiTheme="minorHAnsi" w:hAnsiTheme="minorHAnsi" w:cstheme="minorHAnsi"/>
        </w:rPr>
        <w:t>eCX is a user</w:t>
      </w:r>
      <w:r>
        <w:rPr>
          <w:rFonts w:asciiTheme="minorHAnsi" w:hAnsiTheme="minorHAnsi" w:cstheme="minorHAnsi"/>
        </w:rPr>
        <w:t>-</w:t>
      </w:r>
      <w:r w:rsidRPr="00531838">
        <w:rPr>
          <w:rFonts w:asciiTheme="minorHAnsi" w:hAnsiTheme="minorHAnsi" w:cstheme="minorHAnsi"/>
        </w:rPr>
        <w:t>supported and user</w:t>
      </w:r>
      <w:r>
        <w:rPr>
          <w:rFonts w:asciiTheme="minorHAnsi" w:hAnsiTheme="minorHAnsi" w:cstheme="minorHAnsi"/>
        </w:rPr>
        <w:t>-</w:t>
      </w:r>
      <w:r w:rsidRPr="00531838">
        <w:rPr>
          <w:rFonts w:asciiTheme="minorHAnsi" w:hAnsiTheme="minorHAnsi" w:cstheme="minorHAnsi"/>
        </w:rPr>
        <w:t xml:space="preserve">maintained repository of threat data. </w:t>
      </w:r>
      <w:r>
        <w:rPr>
          <w:rFonts w:asciiTheme="minorHAnsi" w:hAnsiTheme="minorHAnsi" w:cstheme="minorHAnsi"/>
        </w:rPr>
        <w:t xml:space="preserve"> The data is submitted by vetted APWG members, who are expected to provide reliable data.  The data is there for other members to use as-is, per the eCX terms of use.  Neither the APWG nor the data </w:t>
      </w:r>
      <w:del w:id="503" w:author="foy shiver" w:date="2021-08-07T13:41:00Z">
        <w:r w:rsidDel="00662A81">
          <w:rPr>
            <w:rFonts w:asciiTheme="minorHAnsi" w:hAnsiTheme="minorHAnsi" w:cstheme="minorHAnsi"/>
          </w:rPr>
          <w:delText>submittors</w:delText>
        </w:r>
      </w:del>
      <w:ins w:id="504" w:author="foy shiver" w:date="2021-08-07T13:41:00Z">
        <w:r w:rsidR="00662A81">
          <w:rPr>
            <w:rFonts w:asciiTheme="minorHAnsi" w:hAnsiTheme="minorHAnsi" w:cstheme="minorHAnsi"/>
          </w:rPr>
          <w:t>submitters</w:t>
        </w:r>
      </w:ins>
      <w:r>
        <w:rPr>
          <w:rFonts w:asciiTheme="minorHAnsi" w:hAnsiTheme="minorHAnsi" w:cstheme="minorHAnsi"/>
        </w:rPr>
        <w:t xml:space="preserve"> guarantee that the data is fit for a given purpose, and the APWG does not guarantee that the data is 100% accurate. This means that the repository may occasionally contain false-positives and outdated information.</w:t>
      </w:r>
    </w:p>
    <w:p w14:paraId="0D6B7140" w14:textId="4A0EC02B" w:rsidR="00DB07FA" w:rsidRPr="008478BB" w:rsidRDefault="00DB07FA" w:rsidP="0009166A">
      <w:pPr>
        <w:pStyle w:val="BodyText"/>
        <w:spacing w:before="166"/>
        <w:ind w:left="0"/>
        <w:rPr>
          <w:rFonts w:asciiTheme="minorHAnsi" w:hAnsiTheme="minorHAnsi" w:cstheme="minorHAnsi"/>
        </w:rPr>
      </w:pPr>
      <w:r>
        <w:rPr>
          <w:rFonts w:asciiTheme="minorHAnsi" w:hAnsiTheme="minorHAnsi" w:cstheme="minorHAnsi"/>
        </w:rPr>
        <w:t xml:space="preserve">The </w:t>
      </w:r>
      <w:r w:rsidRPr="00531838">
        <w:rPr>
          <w:rFonts w:asciiTheme="minorHAnsi" w:hAnsiTheme="minorHAnsi" w:cstheme="minorHAnsi"/>
        </w:rPr>
        <w:t>APWG staff typically do not make changes to existing data</w:t>
      </w:r>
      <w:r>
        <w:rPr>
          <w:rFonts w:asciiTheme="minorHAnsi" w:hAnsiTheme="minorHAnsi" w:cstheme="minorHAnsi"/>
        </w:rPr>
        <w:t xml:space="preserve"> in the repository,</w:t>
      </w:r>
      <w:r w:rsidRPr="00531838">
        <w:rPr>
          <w:rFonts w:asciiTheme="minorHAnsi" w:hAnsiTheme="minorHAnsi" w:cstheme="minorHAnsi"/>
        </w:rPr>
        <w:t xml:space="preserve"> for </w:t>
      </w:r>
      <w:r>
        <w:rPr>
          <w:rFonts w:asciiTheme="minorHAnsi" w:hAnsiTheme="minorHAnsi" w:cstheme="minorHAnsi"/>
        </w:rPr>
        <w:t>several</w:t>
      </w:r>
      <w:r w:rsidRPr="00531838">
        <w:rPr>
          <w:rFonts w:asciiTheme="minorHAnsi" w:hAnsiTheme="minorHAnsi" w:cstheme="minorHAnsi"/>
        </w:rPr>
        <w:t xml:space="preserve"> reasons</w:t>
      </w:r>
      <w:r>
        <w:rPr>
          <w:rFonts w:asciiTheme="minorHAnsi" w:hAnsiTheme="minorHAnsi" w:cstheme="minorHAnsi"/>
        </w:rPr>
        <w:t>.  T</w:t>
      </w:r>
      <w:r w:rsidRPr="00531838">
        <w:rPr>
          <w:rFonts w:asciiTheme="minorHAnsi" w:hAnsiTheme="minorHAnsi" w:cstheme="minorHAnsi"/>
        </w:rPr>
        <w:t xml:space="preserve">he APWG vets all members prior to allowing access to the platform, so our user base is 100% full of known </w:t>
      </w:r>
      <w:r w:rsidRPr="005204B9">
        <w:rPr>
          <w:rFonts w:asciiTheme="minorHAnsi" w:hAnsiTheme="minorHAnsi" w:cstheme="minorHAnsi"/>
        </w:rPr>
        <w:t xml:space="preserve">good actors. We don't monitor or vet the incoming data. When data needs to be updated we provide our users with the tools to make updates, so members have the same control over the data. And finally, we're a very small team--we don't have the bandwidth </w:t>
      </w:r>
      <w:r>
        <w:rPr>
          <w:rFonts w:asciiTheme="minorHAnsi" w:hAnsiTheme="minorHAnsi" w:cstheme="minorHAnsi"/>
        </w:rPr>
        <w:t xml:space="preserve">to moderate and modify </w:t>
      </w:r>
      <w:r w:rsidRPr="005204B9">
        <w:rPr>
          <w:rFonts w:asciiTheme="minorHAnsi" w:hAnsiTheme="minorHAnsi" w:cstheme="minorHAnsi"/>
        </w:rPr>
        <w:t>data, and if we were to be making unilateral changes to the data then we'd be taking the chance of stepping on the toes of our valuable member</w:t>
      </w:r>
      <w:r>
        <w:rPr>
          <w:rFonts w:asciiTheme="minorHAnsi" w:hAnsiTheme="minorHAnsi" w:cstheme="minorHAnsi"/>
        </w:rPr>
        <w:t>s</w:t>
      </w:r>
      <w:r w:rsidRPr="005204B9">
        <w:rPr>
          <w:rFonts w:asciiTheme="minorHAnsi" w:hAnsiTheme="minorHAnsi" w:cstheme="minorHAnsi"/>
          <w:w w:val="95"/>
        </w:rPr>
        <w:t xml:space="preserve">. </w:t>
      </w:r>
      <w:r>
        <w:rPr>
          <w:rFonts w:asciiTheme="minorHAnsi" w:hAnsiTheme="minorHAnsi" w:cstheme="minorHAnsi"/>
          <w:w w:val="95"/>
        </w:rPr>
        <w:t>If the APWG staff is asked to</w:t>
      </w:r>
      <w:r w:rsidRPr="005204B9">
        <w:rPr>
          <w:rFonts w:asciiTheme="minorHAnsi" w:hAnsiTheme="minorHAnsi" w:cstheme="minorHAnsi"/>
        </w:rPr>
        <w:t xml:space="preserve"> update data</w:t>
      </w:r>
      <w:r>
        <w:rPr>
          <w:rFonts w:asciiTheme="minorHAnsi" w:hAnsiTheme="minorHAnsi" w:cstheme="minorHAnsi"/>
        </w:rPr>
        <w:t>,</w:t>
      </w:r>
      <w:r w:rsidRPr="005204B9">
        <w:rPr>
          <w:rFonts w:asciiTheme="minorHAnsi" w:hAnsiTheme="minorHAnsi" w:cstheme="minorHAnsi"/>
        </w:rPr>
        <w:t xml:space="preserve"> </w:t>
      </w:r>
      <w:r>
        <w:rPr>
          <w:rFonts w:asciiTheme="minorHAnsi" w:hAnsiTheme="minorHAnsi" w:cstheme="minorHAnsi"/>
        </w:rPr>
        <w:t xml:space="preserve">we will usually forward the request to the member who created the entry with a request to examine and update it as needed. </w:t>
      </w:r>
    </w:p>
    <w:p w14:paraId="30103A92" w14:textId="79A3C2D6" w:rsidR="00D71D3F" w:rsidRDefault="00D71D3F">
      <w:pPr>
        <w:rPr>
          <w:rFonts w:asciiTheme="minorHAnsi" w:hAnsiTheme="minorHAnsi" w:cstheme="minorHAnsi"/>
          <w:b/>
        </w:rPr>
      </w:pPr>
    </w:p>
    <w:p w14:paraId="5DF108D3" w14:textId="77777777" w:rsidR="00D71D3F" w:rsidRDefault="00D71D3F">
      <w:pPr>
        <w:rPr>
          <w:rFonts w:asciiTheme="minorHAnsi" w:hAnsiTheme="minorHAnsi" w:cstheme="minorHAnsi"/>
          <w:b/>
        </w:rPr>
      </w:pPr>
    </w:p>
    <w:p w14:paraId="1DD18658" w14:textId="5B230C87" w:rsidR="00BF44A4" w:rsidRDefault="00E5160D" w:rsidP="006C20DD">
      <w:pPr>
        <w:pStyle w:val="Heading2"/>
      </w:pPr>
      <w:bookmarkStart w:id="505" w:name="_Toc82181957"/>
      <w:r>
        <w:t xml:space="preserve">Ways to Interact with </w:t>
      </w:r>
      <w:r w:rsidRPr="006C20DD">
        <w:t>the</w:t>
      </w:r>
      <w:r>
        <w:t xml:space="preserve"> Data</w:t>
      </w:r>
      <w:r w:rsidR="000304E9">
        <w:t>: UI and API</w:t>
      </w:r>
      <w:bookmarkEnd w:id="505"/>
    </w:p>
    <w:p w14:paraId="5874D3CA" w14:textId="77777777" w:rsidR="00E5160D" w:rsidRPr="00531838" w:rsidRDefault="00E5160D" w:rsidP="00E5160D">
      <w:pPr>
        <w:pStyle w:val="BodyText"/>
        <w:ind w:left="0"/>
        <w:rPr>
          <w:rFonts w:asciiTheme="minorHAnsi" w:hAnsiTheme="minorHAnsi" w:cstheme="minorHAnsi"/>
          <w:b/>
        </w:rPr>
      </w:pPr>
    </w:p>
    <w:p w14:paraId="21006103" w14:textId="3E1985F0" w:rsidR="003D5E37" w:rsidRPr="003D5E37" w:rsidRDefault="003D5E37" w:rsidP="0009166A">
      <w:pPr>
        <w:pStyle w:val="BodyText"/>
        <w:spacing w:before="166"/>
        <w:ind w:left="0"/>
        <w:rPr>
          <w:rFonts w:asciiTheme="minorHAnsi" w:hAnsiTheme="minorHAnsi" w:cstheme="minorHAnsi"/>
        </w:rPr>
      </w:pPr>
      <w:r w:rsidRPr="003D5E37">
        <w:rPr>
          <w:rFonts w:asciiTheme="minorHAnsi" w:hAnsiTheme="minorHAnsi" w:cstheme="minorHAnsi"/>
        </w:rPr>
        <w:t xml:space="preserve">There are two methods to </w:t>
      </w:r>
      <w:r w:rsidR="00C2614B">
        <w:rPr>
          <w:rFonts w:asciiTheme="minorHAnsi" w:hAnsiTheme="minorHAnsi" w:cstheme="minorHAnsi"/>
        </w:rPr>
        <w:t>interact with</w:t>
      </w:r>
      <w:r w:rsidRPr="003D5E37">
        <w:rPr>
          <w:rFonts w:asciiTheme="minorHAnsi" w:hAnsiTheme="minorHAnsi" w:cstheme="minorHAnsi"/>
        </w:rPr>
        <w:t xml:space="preserve"> the eCX.  The eCX has a user-friendly web-based user interface (UI) at </w:t>
      </w:r>
      <w:hyperlink r:id="rId11" w:history="1">
        <w:r w:rsidR="00C2614B" w:rsidRPr="00032575">
          <w:rPr>
            <w:rStyle w:val="Hyperlink"/>
            <w:rFonts w:asciiTheme="minorHAnsi" w:hAnsiTheme="minorHAnsi" w:cstheme="minorHAnsi"/>
          </w:rPr>
          <w:t>https://ecrimex.net</w:t>
        </w:r>
      </w:hyperlink>
      <w:r w:rsidR="00C2614B">
        <w:rPr>
          <w:rFonts w:asciiTheme="minorHAnsi" w:hAnsiTheme="minorHAnsi" w:cstheme="minorHAnsi"/>
        </w:rPr>
        <w:t xml:space="preserve"> </w:t>
      </w:r>
      <w:r w:rsidRPr="003D5E37">
        <w:rPr>
          <w:rFonts w:asciiTheme="minorHAnsi" w:hAnsiTheme="minorHAnsi" w:cstheme="minorHAnsi"/>
        </w:rPr>
        <w:t xml:space="preserve">. This option works well for low-volume, manual data entry.  It’s also handy for browsing data. By </w:t>
      </w:r>
      <w:proofErr w:type="gramStart"/>
      <w:r w:rsidRPr="003D5E37">
        <w:rPr>
          <w:rFonts w:asciiTheme="minorHAnsi" w:hAnsiTheme="minorHAnsi" w:cstheme="minorHAnsi"/>
        </w:rPr>
        <w:t>default</w:t>
      </w:r>
      <w:proofErr w:type="gramEnd"/>
      <w:r w:rsidRPr="003D5E37">
        <w:rPr>
          <w:rFonts w:asciiTheme="minorHAnsi" w:hAnsiTheme="minorHAnsi" w:cstheme="minorHAnsi"/>
        </w:rPr>
        <w:t xml:space="preserve"> you are allowed to view and submit records through the eCX UI the moment you are approved to access the eCX. </w:t>
      </w:r>
      <w:r w:rsidR="00C2614B" w:rsidRPr="003D5E37">
        <w:rPr>
          <w:rFonts w:asciiTheme="minorHAnsi" w:hAnsiTheme="minorHAnsi" w:cstheme="minorHAnsi"/>
        </w:rPr>
        <w:t xml:space="preserve">Both the eCX UI and the eCX API allow you to </w:t>
      </w:r>
      <w:r w:rsidR="00C2614B">
        <w:rPr>
          <w:rFonts w:asciiTheme="minorHAnsi" w:hAnsiTheme="minorHAnsi" w:cstheme="minorHAnsi"/>
        </w:rPr>
        <w:t xml:space="preserve">create new records, and to </w:t>
      </w:r>
      <w:r w:rsidR="00C2614B" w:rsidRPr="003D5E37">
        <w:rPr>
          <w:rFonts w:asciiTheme="minorHAnsi" w:hAnsiTheme="minorHAnsi" w:cstheme="minorHAnsi"/>
        </w:rPr>
        <w:t>make changes to existing data.</w:t>
      </w:r>
    </w:p>
    <w:p w14:paraId="009DFCAE" w14:textId="3830F6C2" w:rsidR="00384B40" w:rsidRDefault="003D5E37" w:rsidP="004D2919">
      <w:pPr>
        <w:pStyle w:val="BodyText"/>
        <w:spacing w:before="166"/>
        <w:ind w:left="0" w:right="109"/>
        <w:rPr>
          <w:rFonts w:asciiTheme="minorHAnsi" w:hAnsiTheme="minorHAnsi" w:cstheme="minorHAnsi"/>
        </w:rPr>
      </w:pPr>
      <w:r w:rsidRPr="003D5E37">
        <w:rPr>
          <w:rFonts w:asciiTheme="minorHAnsi" w:hAnsiTheme="minorHAnsi" w:cstheme="minorHAnsi"/>
        </w:rPr>
        <w:t xml:space="preserve">If you want to automate your interaction with the data, use the eCX API. It’s ideal for posting </w:t>
      </w:r>
      <w:del w:id="506" w:author="foy shiver" w:date="2021-08-07T13:43:00Z">
        <w:r w:rsidRPr="003D5E37" w:rsidDel="00662A81">
          <w:rPr>
            <w:rFonts w:asciiTheme="minorHAnsi" w:hAnsiTheme="minorHAnsi" w:cstheme="minorHAnsi"/>
          </w:rPr>
          <w:delText xml:space="preserve">for </w:delText>
        </w:r>
      </w:del>
      <w:ins w:id="507" w:author="foy shiver" w:date="2021-08-07T13:43:00Z">
        <w:r w:rsidR="00662A81">
          <w:rPr>
            <w:rFonts w:asciiTheme="minorHAnsi" w:hAnsiTheme="minorHAnsi" w:cstheme="minorHAnsi"/>
          </w:rPr>
          <w:t>or</w:t>
        </w:r>
        <w:r w:rsidR="00662A81" w:rsidRPr="003D5E37">
          <w:rPr>
            <w:rFonts w:asciiTheme="minorHAnsi" w:hAnsiTheme="minorHAnsi" w:cstheme="minorHAnsi"/>
          </w:rPr>
          <w:t xml:space="preserve"> </w:t>
        </w:r>
      </w:ins>
      <w:r w:rsidRPr="003D5E37">
        <w:rPr>
          <w:rFonts w:asciiTheme="minorHAnsi" w:hAnsiTheme="minorHAnsi" w:cstheme="minorHAnsi"/>
        </w:rPr>
        <w:t>pulling data in a programmatic way, and can also be used to make queries.</w:t>
      </w:r>
      <w:r w:rsidR="004D2919" w:rsidRPr="004D2919">
        <w:rPr>
          <w:rFonts w:asciiTheme="minorHAnsi" w:hAnsiTheme="minorHAnsi" w:cstheme="minorHAnsi"/>
        </w:rPr>
        <w:t xml:space="preserve"> </w:t>
      </w:r>
      <w:r w:rsidR="004D2919" w:rsidRPr="00531838">
        <w:rPr>
          <w:rFonts w:asciiTheme="minorHAnsi" w:hAnsiTheme="minorHAnsi" w:cstheme="minorHAnsi"/>
        </w:rPr>
        <w:t xml:space="preserve">The eCX API is a REST API. </w:t>
      </w:r>
      <w:r w:rsidR="004D2919">
        <w:rPr>
          <w:rFonts w:asciiTheme="minorHAnsi" w:hAnsiTheme="minorHAnsi" w:cstheme="minorHAnsi"/>
        </w:rPr>
        <w:t xml:space="preserve">For an introduction to REST APIs please see </w:t>
      </w:r>
      <w:hyperlink r:id="rId12" w:history="1">
        <w:r w:rsidR="004D2919" w:rsidRPr="00AD04A0">
          <w:rPr>
            <w:rStyle w:val="Hyperlink"/>
            <w:rFonts w:asciiTheme="minorHAnsi" w:hAnsiTheme="minorHAnsi" w:cstheme="minorHAnsi"/>
          </w:rPr>
          <w:t>https://en.wikipedia.org/wiki/Representational_state_transfer</w:t>
        </w:r>
      </w:hyperlink>
      <w:r w:rsidR="004D2919">
        <w:rPr>
          <w:rFonts w:asciiTheme="minorHAnsi" w:hAnsiTheme="minorHAnsi" w:cstheme="minorHAnsi"/>
        </w:rPr>
        <w:t xml:space="preserve"> </w:t>
      </w:r>
    </w:p>
    <w:p w14:paraId="7D110EC7" w14:textId="77777777" w:rsidR="00384B40" w:rsidRDefault="00384B40" w:rsidP="00384B40">
      <w:pPr>
        <w:pStyle w:val="BodyText"/>
        <w:spacing w:before="4"/>
        <w:ind w:left="0"/>
        <w:rPr>
          <w:rFonts w:asciiTheme="minorHAnsi" w:hAnsiTheme="minorHAnsi" w:cstheme="minorHAnsi"/>
          <w:iCs/>
        </w:rPr>
      </w:pPr>
    </w:p>
    <w:p w14:paraId="5E222B50" w14:textId="4BE72206" w:rsidR="00384B40" w:rsidRPr="008478BB" w:rsidRDefault="00384B40" w:rsidP="0009166A">
      <w:pPr>
        <w:pStyle w:val="BodyText"/>
        <w:spacing w:before="4"/>
        <w:ind w:left="0"/>
        <w:rPr>
          <w:rFonts w:asciiTheme="minorHAnsi" w:hAnsiTheme="minorHAnsi" w:cstheme="minorHAnsi"/>
          <w:iCs/>
        </w:rPr>
      </w:pPr>
      <w:r>
        <w:rPr>
          <w:rFonts w:asciiTheme="minorHAnsi" w:hAnsiTheme="minorHAnsi" w:cstheme="minorHAnsi"/>
          <w:iCs/>
        </w:rPr>
        <w:t>A</w:t>
      </w:r>
      <w:r w:rsidRPr="00B540E2">
        <w:rPr>
          <w:rFonts w:asciiTheme="minorHAnsi" w:hAnsiTheme="minorHAnsi" w:cstheme="minorHAnsi"/>
          <w:iCs/>
        </w:rPr>
        <w:t>ll modules within eCX follow th</w:t>
      </w:r>
      <w:r>
        <w:rPr>
          <w:rFonts w:asciiTheme="minorHAnsi" w:hAnsiTheme="minorHAnsi" w:cstheme="minorHAnsi"/>
          <w:iCs/>
        </w:rPr>
        <w:t>e</w:t>
      </w:r>
      <w:r w:rsidRPr="00B540E2">
        <w:rPr>
          <w:rFonts w:asciiTheme="minorHAnsi" w:hAnsiTheme="minorHAnsi" w:cstheme="minorHAnsi"/>
          <w:iCs/>
        </w:rPr>
        <w:t xml:space="preserve"> same general submission flow</w:t>
      </w:r>
      <w:r>
        <w:rPr>
          <w:rFonts w:asciiTheme="minorHAnsi" w:hAnsiTheme="minorHAnsi" w:cstheme="minorHAnsi"/>
          <w:iCs/>
        </w:rPr>
        <w:t xml:space="preserve"> described later in this document,</w:t>
      </w:r>
      <w:r w:rsidRPr="00B540E2">
        <w:rPr>
          <w:rFonts w:asciiTheme="minorHAnsi" w:hAnsiTheme="minorHAnsi" w:cstheme="minorHAnsi"/>
          <w:iCs/>
        </w:rPr>
        <w:t xml:space="preserve"> differing </w:t>
      </w:r>
      <w:r>
        <w:rPr>
          <w:rFonts w:asciiTheme="minorHAnsi" w:hAnsiTheme="minorHAnsi" w:cstheme="minorHAnsi"/>
          <w:iCs/>
        </w:rPr>
        <w:t xml:space="preserve">mainly </w:t>
      </w:r>
      <w:r w:rsidRPr="00B540E2">
        <w:rPr>
          <w:rFonts w:asciiTheme="minorHAnsi" w:hAnsiTheme="minorHAnsi" w:cstheme="minorHAnsi"/>
          <w:iCs/>
        </w:rPr>
        <w:t>in the schema of the data.</w:t>
      </w:r>
    </w:p>
    <w:p w14:paraId="2E1ECB6F" w14:textId="675F1AAD" w:rsidR="004D2919" w:rsidRPr="004D2919" w:rsidRDefault="004D2919" w:rsidP="0009166A">
      <w:pPr>
        <w:pStyle w:val="BodyText"/>
        <w:spacing w:before="166"/>
        <w:ind w:left="0" w:right="109"/>
        <w:rPr>
          <w:rFonts w:asciiTheme="minorHAnsi" w:hAnsiTheme="minorHAnsi" w:cstheme="minorHAnsi"/>
        </w:rPr>
      </w:pPr>
      <w:r w:rsidRPr="004D2919">
        <w:rPr>
          <w:rFonts w:asciiTheme="minorHAnsi" w:hAnsiTheme="minorHAnsi" w:cstheme="minorHAnsi"/>
        </w:rPr>
        <w:t xml:space="preserve">We do not allow users to submit data into the eCX production environment via the API until your automated scripts are proven </w:t>
      </w:r>
      <w:r w:rsidR="00B55C67">
        <w:rPr>
          <w:rFonts w:asciiTheme="minorHAnsi" w:hAnsiTheme="minorHAnsi" w:cstheme="minorHAnsi"/>
        </w:rPr>
        <w:t>i</w:t>
      </w:r>
      <w:r w:rsidRPr="004D2919">
        <w:rPr>
          <w:rFonts w:asciiTheme="minorHAnsi" w:hAnsiTheme="minorHAnsi" w:cstheme="minorHAnsi"/>
        </w:rPr>
        <w:t>n the eCX sandbox and then approved for automated submissions</w:t>
      </w:r>
      <w:r w:rsidR="00384B40">
        <w:rPr>
          <w:rFonts w:asciiTheme="minorHAnsi" w:hAnsiTheme="minorHAnsi" w:cstheme="minorHAnsi"/>
        </w:rPr>
        <w:t xml:space="preserve"> – see below for more</w:t>
      </w:r>
      <w:r w:rsidR="00B55C67">
        <w:rPr>
          <w:rFonts w:asciiTheme="minorHAnsi" w:hAnsiTheme="minorHAnsi" w:cstheme="minorHAnsi"/>
        </w:rPr>
        <w:t>.</w:t>
      </w:r>
    </w:p>
    <w:p w14:paraId="4088E21C" w14:textId="5E5720D7" w:rsidR="00B55C67" w:rsidRDefault="00B55C67" w:rsidP="004D2919">
      <w:pPr>
        <w:pStyle w:val="BodyText"/>
        <w:spacing w:before="166"/>
        <w:ind w:left="0" w:right="109"/>
        <w:rPr>
          <w:rFonts w:asciiTheme="minorHAnsi" w:hAnsiTheme="minorHAnsi" w:cstheme="minorHAnsi"/>
        </w:rPr>
      </w:pPr>
    </w:p>
    <w:p w14:paraId="719411C5" w14:textId="6F96DFF9" w:rsidR="00B55C67" w:rsidRPr="006C20DD" w:rsidRDefault="00B55C67" w:rsidP="00B55C67">
      <w:pPr>
        <w:pStyle w:val="Heading2"/>
      </w:pPr>
      <w:bookmarkStart w:id="508" w:name="_Toc82181958"/>
      <w:r w:rsidRPr="006C20DD">
        <w:lastRenderedPageBreak/>
        <w:t>API Documentation</w:t>
      </w:r>
      <w:bookmarkEnd w:id="508"/>
    </w:p>
    <w:p w14:paraId="587AB3AB" w14:textId="77777777" w:rsidR="00B55C67" w:rsidRDefault="00B55C67" w:rsidP="00B55C67">
      <w:pPr>
        <w:rPr>
          <w:rFonts w:asciiTheme="minorHAnsi" w:hAnsiTheme="minorHAnsi" w:cstheme="minorHAnsi"/>
          <w:bCs/>
        </w:rPr>
      </w:pPr>
    </w:p>
    <w:p w14:paraId="764B7FC2" w14:textId="231831CF" w:rsidR="00B55C67" w:rsidRDefault="00B55C67" w:rsidP="00B55C67">
      <w:pPr>
        <w:rPr>
          <w:rFonts w:asciiTheme="minorHAnsi" w:hAnsiTheme="minorHAnsi" w:cstheme="minorHAnsi"/>
        </w:rPr>
      </w:pPr>
      <w:r>
        <w:rPr>
          <w:rFonts w:asciiTheme="minorHAnsi" w:hAnsiTheme="minorHAnsi" w:cstheme="minorHAnsi"/>
          <w:bCs/>
        </w:rPr>
        <w:t xml:space="preserve">This user guide does not attempt to detail all the workings of the </w:t>
      </w:r>
      <w:proofErr w:type="spellStart"/>
      <w:r>
        <w:rPr>
          <w:rFonts w:asciiTheme="minorHAnsi" w:hAnsiTheme="minorHAnsi" w:cstheme="minorHAnsi"/>
          <w:bCs/>
        </w:rPr>
        <w:t>eCX’s</w:t>
      </w:r>
      <w:proofErr w:type="spellEnd"/>
      <w:r>
        <w:rPr>
          <w:rFonts w:asciiTheme="minorHAnsi" w:hAnsiTheme="minorHAnsi" w:cstheme="minorHAnsi"/>
          <w:bCs/>
        </w:rPr>
        <w:t xml:space="preserve"> API.  To learn more details about the API, please examine the online API documentation.  To view that, log in at </w:t>
      </w:r>
      <w:hyperlink r:id="rId13" w:history="1">
        <w:r w:rsidRPr="004B2B4D">
          <w:rPr>
            <w:rStyle w:val="Hyperlink"/>
            <w:rFonts w:asciiTheme="minorHAnsi" w:hAnsiTheme="minorHAnsi" w:cstheme="minorHAnsi"/>
          </w:rPr>
          <w:t>https://ecrimex.net</w:t>
        </w:r>
      </w:hyperlink>
      <w:r>
        <w:rPr>
          <w:rFonts w:asciiTheme="minorHAnsi" w:hAnsiTheme="minorHAnsi" w:cstheme="minorHAnsi"/>
        </w:rPr>
        <w:t xml:space="preserve"> and visit the “API” section.  The API section also contains your API key.</w:t>
      </w:r>
      <w:r w:rsidRPr="004E6497">
        <w:rPr>
          <w:rFonts w:asciiTheme="minorHAnsi" w:hAnsiTheme="minorHAnsi" w:cstheme="minorHAnsi"/>
        </w:rPr>
        <w:t xml:space="preserve"> </w:t>
      </w:r>
      <w:r>
        <w:rPr>
          <w:rFonts w:asciiTheme="minorHAnsi" w:hAnsiTheme="minorHAnsi" w:cstheme="minorHAnsi"/>
        </w:rPr>
        <w:t xml:space="preserve"> There is also additional documentation provided within each module, which details what fields you may submit and manipulate, what fields are mandatory versus optional, allowed values, and so on.</w:t>
      </w:r>
    </w:p>
    <w:p w14:paraId="723B8EF7" w14:textId="77777777" w:rsidR="00384B40" w:rsidRDefault="00384B40" w:rsidP="00B55C67">
      <w:pPr>
        <w:rPr>
          <w:rFonts w:asciiTheme="minorHAnsi" w:hAnsiTheme="minorHAnsi" w:cstheme="minorHAnsi"/>
        </w:rPr>
      </w:pPr>
    </w:p>
    <w:p w14:paraId="75A45E6D" w14:textId="75B80636" w:rsidR="00384B40" w:rsidRDefault="00384B40" w:rsidP="00384B40">
      <w:pPr>
        <w:rPr>
          <w:rFonts w:asciiTheme="minorHAnsi" w:hAnsiTheme="minorHAnsi" w:cstheme="minorHAnsi"/>
        </w:rPr>
      </w:pPr>
      <w:r w:rsidRPr="00384B40">
        <w:rPr>
          <w:rFonts w:asciiTheme="minorHAnsi" w:hAnsiTheme="minorHAnsi" w:cstheme="minorHAnsi"/>
        </w:rPr>
        <w:t xml:space="preserve">The eCX API documentation is generated using the </w:t>
      </w:r>
      <w:proofErr w:type="spellStart"/>
      <w:r w:rsidRPr="00384B40">
        <w:rPr>
          <w:rFonts w:asciiTheme="minorHAnsi" w:hAnsiTheme="minorHAnsi" w:cstheme="minorHAnsi"/>
        </w:rPr>
        <w:t>OpenAPI</w:t>
      </w:r>
      <w:proofErr w:type="spellEnd"/>
      <w:r w:rsidRPr="00384B40">
        <w:rPr>
          <w:rFonts w:asciiTheme="minorHAnsi" w:hAnsiTheme="minorHAnsi" w:cstheme="minorHAnsi"/>
        </w:rPr>
        <w:t xml:space="preserve"> format. There is an option to dump the API docs in </w:t>
      </w:r>
      <w:proofErr w:type="spellStart"/>
      <w:r w:rsidRPr="00384B40">
        <w:rPr>
          <w:rFonts w:asciiTheme="minorHAnsi" w:hAnsiTheme="minorHAnsi" w:cstheme="minorHAnsi"/>
        </w:rPr>
        <w:t>OpenAPI</w:t>
      </w:r>
      <w:proofErr w:type="spellEnd"/>
      <w:r w:rsidRPr="00384B40">
        <w:rPr>
          <w:rFonts w:asciiTheme="minorHAnsi" w:hAnsiTheme="minorHAnsi" w:cstheme="minorHAnsi"/>
        </w:rPr>
        <w:t xml:space="preserve"> format. There are many tools for </w:t>
      </w:r>
      <w:proofErr w:type="spellStart"/>
      <w:r w:rsidRPr="00384B40">
        <w:rPr>
          <w:rFonts w:asciiTheme="minorHAnsi" w:hAnsiTheme="minorHAnsi" w:cstheme="minorHAnsi"/>
        </w:rPr>
        <w:t>OpenAPI</w:t>
      </w:r>
      <w:proofErr w:type="spellEnd"/>
      <w:r w:rsidRPr="00384B40">
        <w:rPr>
          <w:rFonts w:asciiTheme="minorHAnsi" w:hAnsiTheme="minorHAnsi" w:cstheme="minorHAnsi"/>
        </w:rPr>
        <w:t xml:space="preserve"> documents online that might help you fast track your API integration.</w:t>
      </w:r>
      <w:r>
        <w:rPr>
          <w:rFonts w:asciiTheme="minorHAnsi" w:hAnsiTheme="minorHAnsi" w:cstheme="minorHAnsi"/>
        </w:rPr>
        <w:t xml:space="preserve"> </w:t>
      </w:r>
      <w:r w:rsidRPr="00384B40">
        <w:rPr>
          <w:rFonts w:asciiTheme="minorHAnsi" w:hAnsiTheme="minorHAnsi" w:cstheme="minorHAnsi"/>
        </w:rPr>
        <w:t>On the eCX API documentation page in the eCX UI (</w:t>
      </w:r>
      <w:hyperlink r:id="rId14" w:history="1">
        <w:r w:rsidRPr="00AD04A0">
          <w:rPr>
            <w:rStyle w:val="Hyperlink"/>
            <w:rFonts w:asciiTheme="minorHAnsi" w:hAnsiTheme="minorHAnsi" w:cstheme="minorHAnsi"/>
          </w:rPr>
          <w:t>https://ecrimex.net/api</w:t>
        </w:r>
      </w:hyperlink>
      <w:r>
        <w:rPr>
          <w:rFonts w:asciiTheme="minorHAnsi" w:hAnsiTheme="minorHAnsi" w:cstheme="minorHAnsi"/>
        </w:rPr>
        <w:t xml:space="preserve"> </w:t>
      </w:r>
      <w:r w:rsidRPr="00384B40">
        <w:rPr>
          <w:rFonts w:asciiTheme="minorHAnsi" w:hAnsiTheme="minorHAnsi" w:cstheme="minorHAnsi"/>
        </w:rPr>
        <w:t xml:space="preserve">) you will find ready-to- go eCX API clients in various languages such as Java, Go, PERL, etc., that were generated using </w:t>
      </w:r>
      <w:proofErr w:type="spellStart"/>
      <w:r w:rsidRPr="00384B40">
        <w:rPr>
          <w:rFonts w:asciiTheme="minorHAnsi" w:hAnsiTheme="minorHAnsi" w:cstheme="minorHAnsi"/>
        </w:rPr>
        <w:t>OpenAPI</w:t>
      </w:r>
      <w:proofErr w:type="spellEnd"/>
      <w:r w:rsidRPr="00384B40">
        <w:rPr>
          <w:rFonts w:asciiTheme="minorHAnsi" w:hAnsiTheme="minorHAnsi" w:cstheme="minorHAnsi"/>
        </w:rPr>
        <w:t xml:space="preserve"> tools to help you fast track your eCX API integration.</w:t>
      </w:r>
    </w:p>
    <w:p w14:paraId="4971311C" w14:textId="77777777" w:rsidR="00B55C67" w:rsidRDefault="00B55C67" w:rsidP="00B55C67">
      <w:pPr>
        <w:rPr>
          <w:rFonts w:asciiTheme="minorHAnsi" w:hAnsiTheme="minorHAnsi" w:cstheme="minorHAnsi"/>
        </w:rPr>
      </w:pPr>
    </w:p>
    <w:p w14:paraId="1675CDED" w14:textId="77777777" w:rsidR="00B55C67" w:rsidRPr="003D5E37" w:rsidRDefault="00B55C67" w:rsidP="00B55C67">
      <w:pPr>
        <w:rPr>
          <w:rFonts w:asciiTheme="minorHAnsi" w:hAnsiTheme="minorHAnsi" w:cstheme="minorHAnsi"/>
        </w:rPr>
      </w:pPr>
      <w:r w:rsidRPr="003D5E37">
        <w:rPr>
          <w:rFonts w:asciiTheme="minorHAnsi" w:hAnsiTheme="minorHAnsi" w:cstheme="minorHAnsi"/>
        </w:rPr>
        <w:t xml:space="preserve">APWG also maintains code repositories for your use at </w:t>
      </w:r>
      <w:proofErr w:type="spellStart"/>
      <w:r w:rsidRPr="003D5E37">
        <w:rPr>
          <w:rFonts w:asciiTheme="minorHAnsi" w:hAnsiTheme="minorHAnsi" w:cstheme="minorHAnsi"/>
        </w:rPr>
        <w:t>Github</w:t>
      </w:r>
      <w:proofErr w:type="spellEnd"/>
      <w:r w:rsidRPr="003D5E37">
        <w:rPr>
          <w:rFonts w:asciiTheme="minorHAnsi" w:hAnsiTheme="minorHAnsi" w:cstheme="minorHAnsi"/>
        </w:rPr>
        <w:t xml:space="preserve">: </w:t>
      </w:r>
      <w:hyperlink r:id="rId15" w:history="1">
        <w:r w:rsidRPr="003D5E37">
          <w:rPr>
            <w:rStyle w:val="Hyperlink"/>
            <w:rFonts w:asciiTheme="minorHAnsi" w:hAnsiTheme="minorHAnsi" w:cstheme="minorHAnsi"/>
          </w:rPr>
          <w:t>https://github.com/APWG</w:t>
        </w:r>
      </w:hyperlink>
    </w:p>
    <w:p w14:paraId="4069ACE7" w14:textId="77777777" w:rsidR="00B55C67" w:rsidRPr="003311F4" w:rsidRDefault="00B55C67" w:rsidP="00B55C67">
      <w:pPr>
        <w:rPr>
          <w:rFonts w:asciiTheme="minorHAnsi" w:hAnsiTheme="minorHAnsi" w:cstheme="minorHAnsi"/>
          <w:color w:val="000000" w:themeColor="text1"/>
        </w:rPr>
      </w:pPr>
      <w:r w:rsidRPr="003311F4">
        <w:rPr>
          <w:rFonts w:asciiTheme="minorHAnsi" w:hAnsiTheme="minorHAnsi" w:cstheme="minorHAnsi"/>
          <w:color w:val="000000" w:themeColor="text1"/>
          <w:shd w:val="clear" w:color="auto" w:fill="FFFFFF"/>
        </w:rPr>
        <w:t xml:space="preserve">These include code and command line examples to interact with the eCX.  Among the examples are how to POST data to </w:t>
      </w:r>
      <w:r>
        <w:rPr>
          <w:rFonts w:asciiTheme="minorHAnsi" w:hAnsiTheme="minorHAnsi" w:cstheme="minorHAnsi"/>
          <w:color w:val="000000" w:themeColor="text1"/>
          <w:shd w:val="clear" w:color="auto" w:fill="FFFFFF"/>
        </w:rPr>
        <w:t xml:space="preserve">the </w:t>
      </w:r>
      <w:r w:rsidRPr="003311F4">
        <w:rPr>
          <w:rFonts w:asciiTheme="minorHAnsi" w:hAnsiTheme="minorHAnsi" w:cstheme="minorHAnsi"/>
          <w:color w:val="000000" w:themeColor="text1"/>
          <w:shd w:val="clear" w:color="auto" w:fill="FFFFFF"/>
        </w:rPr>
        <w:t xml:space="preserve">eCX /phish endpoint using </w:t>
      </w:r>
      <w:proofErr w:type="spellStart"/>
      <w:r w:rsidRPr="003311F4">
        <w:rPr>
          <w:rFonts w:asciiTheme="minorHAnsi" w:hAnsiTheme="minorHAnsi" w:cstheme="minorHAnsi"/>
          <w:color w:val="000000" w:themeColor="text1"/>
          <w:shd w:val="clear" w:color="auto" w:fill="FFFFFF"/>
        </w:rPr>
        <w:t>cURL</w:t>
      </w:r>
      <w:proofErr w:type="spellEnd"/>
      <w:r w:rsidRPr="003311F4">
        <w:rPr>
          <w:rFonts w:asciiTheme="minorHAnsi" w:hAnsiTheme="minorHAnsi" w:cstheme="minorHAnsi"/>
          <w:color w:val="000000" w:themeColor="text1"/>
          <w:shd w:val="clear" w:color="auto" w:fill="FFFFFF"/>
        </w:rPr>
        <w:t xml:space="preserve">, how to GET data from the eCX /phish endpoint using </w:t>
      </w:r>
      <w:proofErr w:type="spellStart"/>
      <w:r w:rsidRPr="003311F4">
        <w:rPr>
          <w:rFonts w:asciiTheme="minorHAnsi" w:hAnsiTheme="minorHAnsi" w:cstheme="minorHAnsi"/>
          <w:color w:val="000000" w:themeColor="text1"/>
          <w:shd w:val="clear" w:color="auto" w:fill="FFFFFF"/>
        </w:rPr>
        <w:t>wget</w:t>
      </w:r>
      <w:proofErr w:type="spellEnd"/>
      <w:r w:rsidRPr="003311F4">
        <w:rPr>
          <w:rFonts w:asciiTheme="minorHAnsi" w:hAnsiTheme="minorHAnsi" w:cstheme="minorHAnsi"/>
          <w:color w:val="000000" w:themeColor="text1"/>
          <w:shd w:val="clear" w:color="auto" w:fill="FFFFFF"/>
        </w:rPr>
        <w:t xml:space="preserve"> on the command line, how to perform a CSV export from eCX using date ranges, and more. </w:t>
      </w:r>
    </w:p>
    <w:p w14:paraId="0A1B34B8" w14:textId="77777777" w:rsidR="00B55C67" w:rsidRDefault="00B55C67" w:rsidP="00B55C67">
      <w:pPr>
        <w:pStyle w:val="BodyText"/>
        <w:spacing w:before="166"/>
        <w:ind w:left="0" w:right="109"/>
        <w:rPr>
          <w:rFonts w:asciiTheme="minorHAnsi" w:hAnsiTheme="minorHAnsi" w:cstheme="minorHAnsi"/>
        </w:rPr>
      </w:pPr>
      <w:r w:rsidRPr="004D2919">
        <w:rPr>
          <w:rFonts w:asciiTheme="minorHAnsi" w:hAnsiTheme="minorHAnsi" w:cstheme="minorHAnsi"/>
        </w:rPr>
        <w:t>The eCX API supports three REST operations – GET, POST, and PATCH.</w:t>
      </w:r>
    </w:p>
    <w:p w14:paraId="50C221A1" w14:textId="77777777" w:rsidR="00B55C67" w:rsidRDefault="00B55C67" w:rsidP="00B55C67">
      <w:pPr>
        <w:pStyle w:val="BodyText"/>
        <w:numPr>
          <w:ilvl w:val="0"/>
          <w:numId w:val="13"/>
        </w:numPr>
        <w:spacing w:before="166"/>
        <w:ind w:left="720" w:right="109" w:hanging="360"/>
        <w:rPr>
          <w:rFonts w:asciiTheme="minorHAnsi" w:hAnsiTheme="minorHAnsi" w:cstheme="minorHAnsi"/>
        </w:rPr>
      </w:pPr>
      <w:r w:rsidRPr="004D2919">
        <w:rPr>
          <w:rFonts w:asciiTheme="minorHAnsi" w:hAnsiTheme="minorHAnsi" w:cstheme="minorHAnsi"/>
        </w:rPr>
        <w:t>GET is a data fetch operation that allows for querying of data.  eCX supports multiple parameters.</w:t>
      </w:r>
    </w:p>
    <w:p w14:paraId="4290EC76" w14:textId="77777777" w:rsidR="00B55C67" w:rsidRDefault="00B55C67" w:rsidP="00B55C67">
      <w:pPr>
        <w:pStyle w:val="BodyText"/>
        <w:numPr>
          <w:ilvl w:val="0"/>
          <w:numId w:val="13"/>
        </w:numPr>
        <w:spacing w:before="166"/>
        <w:ind w:left="720" w:right="109" w:hanging="360"/>
        <w:rPr>
          <w:rFonts w:asciiTheme="minorHAnsi" w:hAnsiTheme="minorHAnsi" w:cstheme="minorHAnsi"/>
        </w:rPr>
      </w:pPr>
      <w:r w:rsidRPr="003311F4">
        <w:rPr>
          <w:rFonts w:asciiTheme="minorHAnsi" w:hAnsiTheme="minorHAnsi" w:cstheme="minorHAnsi"/>
        </w:rPr>
        <w:t>POST sends new data to eCX within a JSON payload.</w:t>
      </w:r>
    </w:p>
    <w:p w14:paraId="4CCC55F0" w14:textId="77777777" w:rsidR="00B55C67" w:rsidRPr="003311F4" w:rsidRDefault="00B55C67" w:rsidP="00B55C67">
      <w:pPr>
        <w:pStyle w:val="BodyText"/>
        <w:numPr>
          <w:ilvl w:val="0"/>
          <w:numId w:val="13"/>
        </w:numPr>
        <w:spacing w:before="166"/>
        <w:ind w:left="720" w:right="109" w:hanging="360"/>
        <w:rPr>
          <w:rFonts w:asciiTheme="minorHAnsi" w:hAnsiTheme="minorHAnsi" w:cstheme="minorHAnsi"/>
        </w:rPr>
      </w:pPr>
      <w:r w:rsidRPr="003311F4">
        <w:rPr>
          <w:rFonts w:asciiTheme="minorHAnsi" w:hAnsiTheme="minorHAnsi" w:cstheme="minorHAnsi"/>
        </w:rPr>
        <w:t>PATCH is used to update existing eCX data values using a JSON payload.</w:t>
      </w:r>
    </w:p>
    <w:p w14:paraId="5609C7AE" w14:textId="77777777" w:rsidR="00B55C67" w:rsidRPr="004D2919" w:rsidRDefault="00B55C67" w:rsidP="00B55C67">
      <w:pPr>
        <w:pStyle w:val="BodyText"/>
        <w:spacing w:before="166"/>
        <w:ind w:left="0" w:right="109"/>
        <w:rPr>
          <w:rFonts w:asciiTheme="minorHAnsi" w:hAnsiTheme="minorHAnsi" w:cstheme="minorHAnsi"/>
        </w:rPr>
      </w:pPr>
      <w:r w:rsidRPr="004D2919">
        <w:rPr>
          <w:rFonts w:asciiTheme="minorHAnsi" w:hAnsiTheme="minorHAnsi" w:cstheme="minorHAnsi"/>
        </w:rPr>
        <w:t>Every GET, POST, or PATCH operation the eCX API returns data in JSON. There is a GET parameter that will tell the eCX API to return data to you in CSV, however you’ll receive a much smaller subset of data per entity that you will with JSON. This is because using JSON allows nested arrays and objects in the JSON schema, and these arrays and objects cannot be represented in CSV, so the data within these JSON objects and arrays are omitted in CSV. Sending data to eCX using POST requires the data payload to be in JSON.  CSV is not an option for POST.</w:t>
      </w:r>
    </w:p>
    <w:p w14:paraId="5307035F" w14:textId="092F63D2" w:rsidR="00B55C67" w:rsidRDefault="00B55C67" w:rsidP="00B55C67">
      <w:pPr>
        <w:pStyle w:val="BodyText"/>
        <w:spacing w:before="4"/>
        <w:ind w:left="0"/>
        <w:rPr>
          <w:rFonts w:asciiTheme="minorHAnsi" w:hAnsiTheme="minorHAnsi" w:cstheme="minorHAnsi"/>
          <w:iCs/>
        </w:rPr>
      </w:pPr>
    </w:p>
    <w:p w14:paraId="7A15345F" w14:textId="3A1BF9F2" w:rsidR="00384B40" w:rsidRDefault="00384B40" w:rsidP="00384B40">
      <w:pPr>
        <w:pStyle w:val="BodyText"/>
        <w:spacing w:before="4"/>
        <w:ind w:left="0"/>
        <w:rPr>
          <w:ins w:id="509" w:author="Greg Aaron" w:date="2021-09-10T15:56:00Z"/>
          <w:rFonts w:asciiTheme="minorHAnsi" w:hAnsiTheme="minorHAnsi" w:cstheme="minorHAnsi"/>
          <w:iCs/>
        </w:rPr>
      </w:pPr>
      <w:r>
        <w:rPr>
          <w:rFonts w:asciiTheme="minorHAnsi" w:hAnsiTheme="minorHAnsi" w:cstheme="minorHAnsi"/>
          <w:iCs/>
        </w:rPr>
        <w:t>APWG</w:t>
      </w:r>
      <w:r w:rsidRPr="00384B40">
        <w:rPr>
          <w:rFonts w:asciiTheme="minorHAnsi" w:hAnsiTheme="minorHAnsi" w:cstheme="minorHAnsi"/>
          <w:iCs/>
        </w:rPr>
        <w:t xml:space="preserve"> staff use the free Postman API client to interact manually with the eCX API to perform quick testing and quer</w:t>
      </w:r>
      <w:r>
        <w:rPr>
          <w:rFonts w:asciiTheme="minorHAnsi" w:hAnsiTheme="minorHAnsi" w:cstheme="minorHAnsi"/>
          <w:iCs/>
        </w:rPr>
        <w:t>ies</w:t>
      </w:r>
      <w:r w:rsidRPr="00384B40">
        <w:rPr>
          <w:rFonts w:asciiTheme="minorHAnsi" w:hAnsiTheme="minorHAnsi" w:cstheme="minorHAnsi"/>
          <w:iCs/>
        </w:rPr>
        <w:t xml:space="preserve"> for data.  The client can be downloaded at </w:t>
      </w:r>
      <w:hyperlink r:id="rId16" w:history="1">
        <w:r w:rsidRPr="00AD04A0">
          <w:rPr>
            <w:rStyle w:val="Hyperlink"/>
            <w:rFonts w:asciiTheme="minorHAnsi" w:hAnsiTheme="minorHAnsi" w:cstheme="minorHAnsi"/>
            <w:iCs/>
          </w:rPr>
          <w:t>https://www.getpostman.com/apps</w:t>
        </w:r>
      </w:hyperlink>
      <w:r>
        <w:rPr>
          <w:rFonts w:asciiTheme="minorHAnsi" w:hAnsiTheme="minorHAnsi" w:cstheme="minorHAnsi"/>
          <w:iCs/>
        </w:rPr>
        <w:t xml:space="preserve"> </w:t>
      </w:r>
      <w:r w:rsidRPr="00384B40">
        <w:rPr>
          <w:rFonts w:asciiTheme="minorHAnsi" w:hAnsiTheme="minorHAnsi" w:cstheme="minorHAnsi"/>
          <w:iCs/>
        </w:rPr>
        <w:t>.  The various examples that follow were generated from Postman’s option to create the API interaction you are performing in their application into various programming languages. Information on this Postman feature is outlined in the POST section.</w:t>
      </w:r>
    </w:p>
    <w:p w14:paraId="5E509DD7" w14:textId="77777777" w:rsidR="00CB0EDE" w:rsidRDefault="00CB0EDE" w:rsidP="00384B40">
      <w:pPr>
        <w:pStyle w:val="BodyText"/>
        <w:spacing w:before="4"/>
        <w:ind w:left="0"/>
        <w:rPr>
          <w:rFonts w:asciiTheme="minorHAnsi" w:hAnsiTheme="minorHAnsi" w:cstheme="minorHAnsi"/>
          <w:iCs/>
        </w:rPr>
      </w:pPr>
    </w:p>
    <w:p w14:paraId="5045483B" w14:textId="0CF0DEE5" w:rsidR="007179AE" w:rsidRDefault="007179AE" w:rsidP="00384B40">
      <w:pPr>
        <w:pStyle w:val="BodyText"/>
        <w:spacing w:before="4"/>
        <w:ind w:left="0"/>
        <w:rPr>
          <w:rFonts w:asciiTheme="minorHAnsi" w:hAnsiTheme="minorHAnsi" w:cstheme="minorHAnsi"/>
          <w:iCs/>
        </w:rPr>
      </w:pPr>
    </w:p>
    <w:p w14:paraId="13564362" w14:textId="758DF257" w:rsidR="007179AE" w:rsidRPr="007179AE" w:rsidRDefault="007179AE" w:rsidP="0009166A">
      <w:pPr>
        <w:pStyle w:val="Heading2"/>
      </w:pPr>
      <w:bookmarkStart w:id="510" w:name="_Toc82181959"/>
      <w:r w:rsidRPr="007179AE">
        <w:lastRenderedPageBreak/>
        <w:t xml:space="preserve">eCX API </w:t>
      </w:r>
      <w:r>
        <w:t>Token Keys</w:t>
      </w:r>
      <w:bookmarkEnd w:id="510"/>
    </w:p>
    <w:p w14:paraId="6F63CC48" w14:textId="77777777" w:rsidR="007179AE" w:rsidRPr="007179AE" w:rsidRDefault="007179AE" w:rsidP="007179AE">
      <w:pPr>
        <w:pStyle w:val="BodyText"/>
        <w:spacing w:before="4"/>
        <w:rPr>
          <w:rFonts w:asciiTheme="minorHAnsi" w:hAnsiTheme="minorHAnsi" w:cstheme="minorHAnsi"/>
          <w:iCs/>
        </w:rPr>
      </w:pPr>
    </w:p>
    <w:p w14:paraId="45618303" w14:textId="54382A24" w:rsidR="007179AE" w:rsidRDefault="007179AE" w:rsidP="007179AE">
      <w:pPr>
        <w:pStyle w:val="BodyText"/>
        <w:spacing w:before="4"/>
        <w:ind w:left="0"/>
        <w:rPr>
          <w:rFonts w:asciiTheme="minorHAnsi" w:hAnsiTheme="minorHAnsi" w:cstheme="minorHAnsi"/>
          <w:iCs/>
        </w:rPr>
      </w:pPr>
      <w:r w:rsidRPr="007179AE">
        <w:rPr>
          <w:rFonts w:asciiTheme="minorHAnsi" w:hAnsiTheme="minorHAnsi" w:cstheme="minorHAnsi"/>
          <w:iCs/>
        </w:rPr>
        <w:t xml:space="preserve">For every eCX API operation, your eCX API Key will need to be sent in the request’s Authorization header.  You’ll see this in the examples for every operation shown here.  Your eCX API Key is shown in your eCX user profile, located at </w:t>
      </w:r>
      <w:hyperlink r:id="rId17" w:history="1">
        <w:r w:rsidRPr="00AD04A0">
          <w:rPr>
            <w:rStyle w:val="Hyperlink"/>
            <w:rFonts w:asciiTheme="minorHAnsi" w:hAnsiTheme="minorHAnsi" w:cstheme="minorHAnsi"/>
            <w:iCs/>
          </w:rPr>
          <w:t>https://ecrimex.net/users/update</w:t>
        </w:r>
      </w:hyperlink>
      <w:r>
        <w:rPr>
          <w:rFonts w:asciiTheme="minorHAnsi" w:hAnsiTheme="minorHAnsi" w:cstheme="minorHAnsi"/>
          <w:iCs/>
        </w:rPr>
        <w:t xml:space="preserve"> .</w:t>
      </w:r>
      <w:r w:rsidRPr="007179AE">
        <w:rPr>
          <w:rFonts w:asciiTheme="minorHAnsi" w:hAnsiTheme="minorHAnsi" w:cstheme="minorHAnsi"/>
          <w:iCs/>
        </w:rPr>
        <w:t xml:space="preserve">  Your eCX API Key is tied to your user account and allows eCX to determine which access rights are available to you.</w:t>
      </w:r>
    </w:p>
    <w:p w14:paraId="67CAFBA8" w14:textId="77777777" w:rsidR="007179AE" w:rsidRPr="007179AE" w:rsidRDefault="007179AE" w:rsidP="007179AE">
      <w:pPr>
        <w:pStyle w:val="BodyText"/>
        <w:spacing w:before="4"/>
        <w:rPr>
          <w:rFonts w:asciiTheme="minorHAnsi" w:hAnsiTheme="minorHAnsi" w:cstheme="minorHAnsi"/>
          <w:iCs/>
        </w:rPr>
      </w:pPr>
    </w:p>
    <w:p w14:paraId="71253E42" w14:textId="7EFAA95A" w:rsidR="007179AE" w:rsidRPr="007179AE" w:rsidRDefault="007179AE" w:rsidP="0009166A">
      <w:pPr>
        <w:pStyle w:val="Heading2"/>
      </w:pPr>
      <w:bookmarkStart w:id="511" w:name="_Toc82181960"/>
      <w:r>
        <w:t>Response Codes</w:t>
      </w:r>
      <w:bookmarkEnd w:id="511"/>
    </w:p>
    <w:p w14:paraId="3CD26F33" w14:textId="77777777" w:rsidR="007179AE" w:rsidRPr="007179AE" w:rsidRDefault="007179AE" w:rsidP="007179AE">
      <w:pPr>
        <w:pStyle w:val="BodyText"/>
        <w:spacing w:before="4"/>
        <w:rPr>
          <w:rFonts w:asciiTheme="minorHAnsi" w:hAnsiTheme="minorHAnsi" w:cstheme="minorHAnsi"/>
          <w:iCs/>
        </w:rPr>
      </w:pPr>
    </w:p>
    <w:p w14:paraId="1A664C3A" w14:textId="56A2223A" w:rsidR="007179AE" w:rsidRDefault="007179AE" w:rsidP="00B577AB">
      <w:pPr>
        <w:pStyle w:val="BodyText"/>
        <w:spacing w:before="4"/>
        <w:ind w:left="0"/>
        <w:rPr>
          <w:rFonts w:asciiTheme="minorHAnsi" w:hAnsiTheme="minorHAnsi" w:cstheme="minorHAnsi"/>
          <w:iCs/>
        </w:rPr>
      </w:pPr>
      <w:r w:rsidRPr="007179AE">
        <w:rPr>
          <w:rFonts w:asciiTheme="minorHAnsi" w:hAnsiTheme="minorHAnsi" w:cstheme="minorHAnsi"/>
          <w:iCs/>
        </w:rPr>
        <w:t>Following standardized API interaction protocols, the eCX API returns standard HTTP response codes indicating success or failure of each operation.  Users should always check for the expected response code from each operation</w:t>
      </w:r>
      <w:r w:rsidR="00B577AB">
        <w:rPr>
          <w:rFonts w:asciiTheme="minorHAnsi" w:hAnsiTheme="minorHAnsi" w:cstheme="minorHAnsi"/>
          <w:iCs/>
        </w:rPr>
        <w:t>,</w:t>
      </w:r>
      <w:r w:rsidRPr="007179AE">
        <w:rPr>
          <w:rFonts w:asciiTheme="minorHAnsi" w:hAnsiTheme="minorHAnsi" w:cstheme="minorHAnsi"/>
          <w:iCs/>
        </w:rPr>
        <w:t xml:space="preserve"> and handle situations where the response code returned indicates that the operation failed.  The eCX API returns response codes for malformed queries, missing API token keys, and other problems.  All of this information, on eCX API use and response codes, is outlined in the eCX API documentation located at </w:t>
      </w:r>
      <w:hyperlink r:id="rId18" w:history="1">
        <w:r w:rsidRPr="00AD04A0">
          <w:rPr>
            <w:rStyle w:val="Hyperlink"/>
            <w:rFonts w:asciiTheme="minorHAnsi" w:hAnsiTheme="minorHAnsi" w:cstheme="minorHAnsi"/>
            <w:iCs/>
          </w:rPr>
          <w:t>https://ecrimex.net/api</w:t>
        </w:r>
      </w:hyperlink>
      <w:r>
        <w:rPr>
          <w:rFonts w:asciiTheme="minorHAnsi" w:hAnsiTheme="minorHAnsi" w:cstheme="minorHAnsi"/>
          <w:iCs/>
        </w:rPr>
        <w:t xml:space="preserve"> </w:t>
      </w:r>
      <w:r w:rsidRPr="007179AE">
        <w:rPr>
          <w:rFonts w:asciiTheme="minorHAnsi" w:hAnsiTheme="minorHAnsi" w:cstheme="minorHAnsi"/>
          <w:iCs/>
        </w:rPr>
        <w:t xml:space="preserve"> .</w:t>
      </w:r>
    </w:p>
    <w:p w14:paraId="2507E6A2" w14:textId="3B27AD58" w:rsidR="00B577AB" w:rsidRDefault="00B577AB" w:rsidP="00B577AB">
      <w:pPr>
        <w:pStyle w:val="BodyText"/>
        <w:spacing w:before="4"/>
        <w:ind w:left="0"/>
        <w:rPr>
          <w:rFonts w:asciiTheme="minorHAnsi" w:hAnsiTheme="minorHAnsi" w:cstheme="minorHAnsi"/>
          <w:iCs/>
        </w:rPr>
      </w:pPr>
    </w:p>
    <w:p w14:paraId="7C31D04C" w14:textId="11FC589C" w:rsidR="00B577AB" w:rsidRDefault="00B577AB" w:rsidP="0009166A">
      <w:pPr>
        <w:pStyle w:val="BodyText"/>
        <w:spacing w:before="4"/>
        <w:ind w:left="0"/>
        <w:rPr>
          <w:rFonts w:asciiTheme="minorHAnsi" w:hAnsiTheme="minorHAnsi" w:cstheme="minorHAnsi"/>
          <w:iCs/>
        </w:rPr>
      </w:pPr>
      <w:r>
        <w:rPr>
          <w:rFonts w:asciiTheme="minorHAnsi" w:hAnsiTheme="minorHAnsi" w:cstheme="minorHAnsi"/>
          <w:iCs/>
        </w:rPr>
        <w:t>The response codes are:</w:t>
      </w:r>
    </w:p>
    <w:p w14:paraId="6512E4E0" w14:textId="20E33F84" w:rsidR="00B577AB" w:rsidRDefault="00B577AB" w:rsidP="0009166A">
      <w:pPr>
        <w:pStyle w:val="BodyText"/>
        <w:spacing w:before="4"/>
        <w:ind w:left="0"/>
        <w:rPr>
          <w:rFonts w:asciiTheme="minorHAnsi" w:hAnsiTheme="minorHAnsi" w:cstheme="minorHAnsi"/>
          <w:iCs/>
        </w:rPr>
      </w:pPr>
    </w:p>
    <w:p w14:paraId="7E9BB374"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200 – Success</w:t>
      </w:r>
    </w:p>
    <w:p w14:paraId="36406FF0"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201 – Success / Created</w:t>
      </w:r>
    </w:p>
    <w:p w14:paraId="61131B55"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400 – the JSON data did not validate correctly</w:t>
      </w:r>
    </w:p>
    <w:p w14:paraId="350C8138"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 xml:space="preserve">403 – your account permissions prevent you from submitting data </w:t>
      </w:r>
    </w:p>
    <w:p w14:paraId="3BC6060E"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404 – your API token key was missing or invalid</w:t>
      </w:r>
    </w:p>
    <w:p w14:paraId="36E31038" w14:textId="77777777" w:rsidR="00B577AB" w:rsidRPr="00B577AB" w:rsidRDefault="00B577AB" w:rsidP="0009166A">
      <w:pPr>
        <w:pStyle w:val="BodyText"/>
        <w:numPr>
          <w:ilvl w:val="0"/>
          <w:numId w:val="15"/>
        </w:numPr>
        <w:spacing w:before="4"/>
        <w:ind w:left="720" w:hanging="360"/>
        <w:rPr>
          <w:rFonts w:asciiTheme="minorHAnsi" w:hAnsiTheme="minorHAnsi" w:cstheme="minorHAnsi"/>
        </w:rPr>
      </w:pPr>
      <w:r w:rsidRPr="00B577AB">
        <w:rPr>
          <w:rFonts w:asciiTheme="minorHAnsi" w:hAnsiTheme="minorHAnsi" w:cstheme="minorHAnsi"/>
        </w:rPr>
        <w:t>409 – this phish has already been entered; use PATCH if you have changes</w:t>
      </w:r>
    </w:p>
    <w:p w14:paraId="3FF1F29C" w14:textId="5B256A7E" w:rsidR="00B577AB" w:rsidRPr="00B577AB" w:rsidDel="00DE7EA1" w:rsidRDefault="00B577AB" w:rsidP="0009166A">
      <w:pPr>
        <w:pStyle w:val="BodyText"/>
        <w:numPr>
          <w:ilvl w:val="0"/>
          <w:numId w:val="15"/>
        </w:numPr>
        <w:spacing w:before="4"/>
        <w:ind w:left="720" w:hanging="360"/>
        <w:rPr>
          <w:del w:id="512" w:author="Greg Aaron" w:date="2021-08-17T10:21:00Z"/>
          <w:rFonts w:asciiTheme="minorHAnsi" w:hAnsiTheme="minorHAnsi" w:cstheme="minorHAnsi"/>
        </w:rPr>
      </w:pPr>
      <w:commentRangeStart w:id="513"/>
      <w:del w:id="514" w:author="Greg Aaron" w:date="2021-08-17T10:21:00Z">
        <w:r w:rsidRPr="00B577AB" w:rsidDel="00DE7EA1">
          <w:rPr>
            <w:rFonts w:asciiTheme="minorHAnsi" w:hAnsiTheme="minorHAnsi" w:cstheme="minorHAnsi"/>
          </w:rPr>
          <w:delText>412 – you attempted to POST a phish with a known good domain on our domain whitelist</w:delText>
        </w:r>
        <w:commentRangeEnd w:id="513"/>
        <w:r w:rsidR="00F663B7" w:rsidDel="00DE7EA1">
          <w:rPr>
            <w:rStyle w:val="CommentReference"/>
          </w:rPr>
          <w:commentReference w:id="513"/>
        </w:r>
      </w:del>
    </w:p>
    <w:p w14:paraId="49087223" w14:textId="41DED709" w:rsidR="00B577AB" w:rsidRDefault="00B577AB" w:rsidP="0009166A">
      <w:pPr>
        <w:pStyle w:val="BodyText"/>
        <w:numPr>
          <w:ilvl w:val="0"/>
          <w:numId w:val="15"/>
        </w:numPr>
        <w:spacing w:before="4"/>
        <w:ind w:left="720" w:hanging="360"/>
        <w:rPr>
          <w:rFonts w:asciiTheme="minorHAnsi" w:hAnsiTheme="minorHAnsi" w:cstheme="minorHAnsi"/>
          <w:iCs/>
        </w:rPr>
      </w:pPr>
      <w:r w:rsidRPr="00B577AB">
        <w:rPr>
          <w:rFonts w:asciiTheme="minorHAnsi" w:hAnsiTheme="minorHAnsi" w:cstheme="minorHAnsi"/>
        </w:rPr>
        <w:t>428 – you attempted to POST a phish as a false positive</w:t>
      </w:r>
      <w:r w:rsidR="00CD7388">
        <w:rPr>
          <w:rFonts w:asciiTheme="minorHAnsi" w:hAnsiTheme="minorHAnsi" w:cstheme="minorHAnsi"/>
        </w:rPr>
        <w:t xml:space="preserve"> (with a confidence level = 0)</w:t>
      </w:r>
    </w:p>
    <w:p w14:paraId="1F4753CC" w14:textId="77777777" w:rsidR="00B577AB" w:rsidRPr="00B577AB" w:rsidRDefault="00B577AB" w:rsidP="0009166A">
      <w:pPr>
        <w:pStyle w:val="BodyText"/>
        <w:spacing w:before="4"/>
        <w:ind w:left="0"/>
        <w:rPr>
          <w:rFonts w:asciiTheme="minorHAnsi" w:hAnsiTheme="minorHAnsi" w:cstheme="minorHAnsi"/>
          <w:iCs/>
        </w:rPr>
      </w:pPr>
    </w:p>
    <w:p w14:paraId="3EFEF8F8" w14:textId="2BD29F1A" w:rsidR="00B577AB" w:rsidRDefault="00B577AB" w:rsidP="00B577AB">
      <w:pPr>
        <w:pStyle w:val="BodyText"/>
        <w:spacing w:before="4"/>
        <w:ind w:left="0"/>
        <w:rPr>
          <w:rFonts w:asciiTheme="minorHAnsi" w:hAnsiTheme="minorHAnsi" w:cstheme="minorHAnsi"/>
          <w:iCs/>
        </w:rPr>
      </w:pPr>
      <w:r w:rsidRPr="00B577AB">
        <w:rPr>
          <w:rFonts w:asciiTheme="minorHAnsi" w:hAnsiTheme="minorHAnsi" w:cstheme="minorHAnsi"/>
          <w:iCs/>
        </w:rPr>
        <w:t>Make sure your submitted data returns 201 for POST and a 200 for PATCH and handle any exceptions that arise.</w:t>
      </w:r>
    </w:p>
    <w:p w14:paraId="4E1CCACF" w14:textId="77777777" w:rsidR="00B577AB" w:rsidRPr="00B577AB" w:rsidRDefault="00B577AB" w:rsidP="0009166A">
      <w:pPr>
        <w:pStyle w:val="BodyText"/>
        <w:spacing w:before="4"/>
        <w:ind w:left="0"/>
        <w:rPr>
          <w:rFonts w:asciiTheme="minorHAnsi" w:hAnsiTheme="minorHAnsi" w:cstheme="minorHAnsi"/>
          <w:iCs/>
        </w:rPr>
      </w:pPr>
    </w:p>
    <w:p w14:paraId="49B24459"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eCX API result codes in the 4xx range indicate an error. All of the possible result codes specific to each eCX API operation are documented in the eCX API documentation located at https://ecrimex.net/api</w:t>
      </w:r>
    </w:p>
    <w:p w14:paraId="56F4D94E" w14:textId="77777777" w:rsidR="00B577AB" w:rsidRPr="00B577AB" w:rsidRDefault="00B577AB" w:rsidP="0009166A">
      <w:pPr>
        <w:pStyle w:val="BodyText"/>
        <w:spacing w:before="4"/>
        <w:ind w:left="0"/>
        <w:rPr>
          <w:rFonts w:asciiTheme="minorHAnsi" w:hAnsiTheme="minorHAnsi" w:cstheme="minorHAnsi"/>
          <w:iCs/>
        </w:rPr>
      </w:pPr>
    </w:p>
    <w:p w14:paraId="0A417069"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 xml:space="preserve">A </w:t>
      </w:r>
      <w:proofErr w:type="gramStart"/>
      <w:r w:rsidRPr="00B577AB">
        <w:rPr>
          <w:rFonts w:asciiTheme="minorHAnsi" w:hAnsiTheme="minorHAnsi" w:cstheme="minorHAnsi"/>
          <w:iCs/>
        </w:rPr>
        <w:t>404 result</w:t>
      </w:r>
      <w:proofErr w:type="gramEnd"/>
      <w:r w:rsidRPr="00B577AB">
        <w:rPr>
          <w:rFonts w:asciiTheme="minorHAnsi" w:hAnsiTheme="minorHAnsi" w:cstheme="minorHAnsi"/>
          <w:iCs/>
        </w:rPr>
        <w:t xml:space="preserve"> code indicates that you’ve either made a mistake in the eCX API URL, or you’ve omitted sending an eCX API key, or the eCX API key you are using is invalid.</w:t>
      </w:r>
    </w:p>
    <w:p w14:paraId="0B823547"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 xml:space="preserve">Outside of a </w:t>
      </w:r>
      <w:proofErr w:type="gramStart"/>
      <w:r w:rsidRPr="00B577AB">
        <w:rPr>
          <w:rFonts w:asciiTheme="minorHAnsi" w:hAnsiTheme="minorHAnsi" w:cstheme="minorHAnsi"/>
          <w:iCs/>
        </w:rPr>
        <w:t>404 result</w:t>
      </w:r>
      <w:proofErr w:type="gramEnd"/>
      <w:r w:rsidRPr="00B577AB">
        <w:rPr>
          <w:rFonts w:asciiTheme="minorHAnsi" w:hAnsiTheme="minorHAnsi" w:cstheme="minorHAnsi"/>
          <w:iCs/>
        </w:rPr>
        <w:t xml:space="preserve"> code, any other 4xx result code will return a response body that contains a JSON error object designed to help you understand what went wrong with your operation.</w:t>
      </w:r>
    </w:p>
    <w:p w14:paraId="19413B6A" w14:textId="28F4F275" w:rsidR="00B577AB" w:rsidRDefault="00B577AB" w:rsidP="00B577AB">
      <w:pPr>
        <w:pStyle w:val="BodyText"/>
        <w:spacing w:before="4"/>
        <w:rPr>
          <w:rFonts w:asciiTheme="minorHAnsi" w:hAnsiTheme="minorHAnsi" w:cstheme="minorHAnsi"/>
          <w:iCs/>
        </w:rPr>
      </w:pPr>
    </w:p>
    <w:p w14:paraId="03DF86D4" w14:textId="77777777" w:rsidR="00B577AB" w:rsidRPr="003311F4" w:rsidRDefault="00B577AB" w:rsidP="0009166A">
      <w:pPr>
        <w:pStyle w:val="BodyText"/>
        <w:spacing w:before="153" w:line="239" w:lineRule="exact"/>
        <w:ind w:left="720"/>
        <w:rPr>
          <w:rFonts w:ascii="Courier New" w:hAnsi="Courier New" w:cs="Courier New"/>
        </w:rPr>
      </w:pPr>
      <w:r w:rsidRPr="003311F4">
        <w:rPr>
          <w:rFonts w:ascii="Courier New" w:hAnsi="Courier New" w:cs="Courier New"/>
          <w:w w:val="85"/>
        </w:rPr>
        <w:t>"error": {</w:t>
      </w:r>
    </w:p>
    <w:p w14:paraId="314417BB" w14:textId="77777777" w:rsidR="00B577AB" w:rsidRPr="003311F4" w:rsidRDefault="00B577AB" w:rsidP="0009166A">
      <w:pPr>
        <w:pStyle w:val="BodyText"/>
        <w:spacing w:before="9" w:line="226" w:lineRule="exact"/>
        <w:ind w:left="1490" w:right="5983"/>
        <w:rPr>
          <w:rFonts w:ascii="Courier New" w:hAnsi="Courier New" w:cs="Courier New"/>
        </w:rPr>
      </w:pPr>
      <w:r w:rsidRPr="003311F4">
        <w:rPr>
          <w:rFonts w:ascii="Courier New" w:hAnsi="Courier New" w:cs="Courier New"/>
          <w:w w:val="85"/>
        </w:rPr>
        <w:t>"title": "invalid</w:t>
      </w:r>
      <w:r>
        <w:rPr>
          <w:rFonts w:ascii="Courier New" w:hAnsi="Courier New" w:cs="Courier New"/>
          <w:w w:val="85"/>
        </w:rPr>
        <w:t xml:space="preserve"> </w:t>
      </w:r>
      <w:r w:rsidRPr="003311F4">
        <w:rPr>
          <w:rFonts w:ascii="Courier New" w:hAnsi="Courier New" w:cs="Courier New"/>
          <w:w w:val="85"/>
        </w:rPr>
        <w:t xml:space="preserve">request", </w:t>
      </w:r>
      <w:r w:rsidRPr="003311F4">
        <w:rPr>
          <w:rFonts w:ascii="Courier New" w:hAnsi="Courier New" w:cs="Courier New"/>
          <w:w w:val="95"/>
        </w:rPr>
        <w:t>"</w:t>
      </w:r>
      <w:proofErr w:type="spellStart"/>
      <w:r w:rsidRPr="003311F4">
        <w:rPr>
          <w:rFonts w:ascii="Courier New" w:hAnsi="Courier New" w:cs="Courier New"/>
          <w:w w:val="95"/>
        </w:rPr>
        <w:t>httpStatus</w:t>
      </w:r>
      <w:proofErr w:type="spellEnd"/>
      <w:r w:rsidRPr="003311F4">
        <w:rPr>
          <w:rFonts w:ascii="Courier New" w:hAnsi="Courier New" w:cs="Courier New"/>
          <w:w w:val="95"/>
        </w:rPr>
        <w:t xml:space="preserve">": 400, </w:t>
      </w:r>
      <w:r w:rsidRPr="003311F4">
        <w:rPr>
          <w:rFonts w:ascii="Courier New" w:hAnsi="Courier New" w:cs="Courier New"/>
          <w:w w:val="85"/>
        </w:rPr>
        <w:lastRenderedPageBreak/>
        <w:t>"messages": [</w:t>
      </w:r>
    </w:p>
    <w:p w14:paraId="1C4F3AED" w14:textId="77777777" w:rsidR="00B577AB" w:rsidRPr="003311F4" w:rsidRDefault="00B577AB" w:rsidP="0009166A">
      <w:pPr>
        <w:pStyle w:val="BodyText"/>
        <w:spacing w:line="219" w:lineRule="exact"/>
        <w:ind w:left="1877"/>
        <w:rPr>
          <w:rFonts w:ascii="Courier New" w:hAnsi="Courier New" w:cs="Courier New"/>
        </w:rPr>
      </w:pPr>
      <w:r w:rsidRPr="003311F4">
        <w:rPr>
          <w:rFonts w:ascii="Courier New" w:hAnsi="Courier New" w:cs="Courier New"/>
          <w:w w:val="85"/>
        </w:rPr>
        <w:t>"'</w:t>
      </w:r>
      <w:proofErr w:type="spellStart"/>
      <w:r w:rsidRPr="003311F4">
        <w:rPr>
          <w:rFonts w:ascii="Courier New" w:hAnsi="Courier New" w:cs="Courier New"/>
          <w:w w:val="85"/>
        </w:rPr>
        <w:t>date_discovered</w:t>
      </w:r>
      <w:proofErr w:type="spellEnd"/>
      <w:r w:rsidRPr="003311F4">
        <w:rPr>
          <w:rFonts w:ascii="Courier New" w:hAnsi="Courier New" w:cs="Courier New"/>
          <w:w w:val="85"/>
        </w:rPr>
        <w:t>' is not allowed to be changed outside of a 'status' change"</w:t>
      </w:r>
    </w:p>
    <w:p w14:paraId="26944F58" w14:textId="77777777" w:rsidR="00B577AB" w:rsidRPr="003311F4" w:rsidRDefault="00B577AB" w:rsidP="0009166A">
      <w:pPr>
        <w:pStyle w:val="BodyText"/>
        <w:spacing w:line="224" w:lineRule="exact"/>
        <w:ind w:left="1490"/>
        <w:rPr>
          <w:rFonts w:ascii="Courier New" w:hAnsi="Courier New" w:cs="Courier New"/>
        </w:rPr>
      </w:pPr>
      <w:r w:rsidRPr="003311F4">
        <w:rPr>
          <w:rFonts w:ascii="Courier New" w:hAnsi="Courier New" w:cs="Courier New"/>
          <w:w w:val="114"/>
        </w:rPr>
        <w:t>]</w:t>
      </w:r>
    </w:p>
    <w:p w14:paraId="22B4B41E" w14:textId="77777777" w:rsidR="00B577AB" w:rsidRPr="003311F4" w:rsidRDefault="00B577AB" w:rsidP="0009166A">
      <w:pPr>
        <w:pStyle w:val="BodyText"/>
        <w:spacing w:line="237" w:lineRule="exact"/>
        <w:ind w:left="1104"/>
        <w:rPr>
          <w:rFonts w:ascii="Courier New" w:hAnsi="Courier New" w:cs="Courier New"/>
        </w:rPr>
      </w:pPr>
      <w:r w:rsidRPr="003311F4">
        <w:rPr>
          <w:rFonts w:ascii="Courier New" w:hAnsi="Courier New" w:cs="Courier New"/>
          <w:w w:val="79"/>
        </w:rPr>
        <w:t>}</w:t>
      </w:r>
    </w:p>
    <w:p w14:paraId="58064706" w14:textId="77777777" w:rsidR="00B577AB" w:rsidRPr="00B577AB" w:rsidRDefault="00B577AB" w:rsidP="00B577AB">
      <w:pPr>
        <w:pStyle w:val="BodyText"/>
        <w:spacing w:before="4"/>
        <w:rPr>
          <w:rFonts w:asciiTheme="minorHAnsi" w:hAnsiTheme="minorHAnsi" w:cstheme="minorHAnsi"/>
          <w:iCs/>
        </w:rPr>
      </w:pPr>
    </w:p>
    <w:p w14:paraId="76910D39" w14:textId="77777777" w:rsidR="00B577AB" w:rsidRPr="00B577AB" w:rsidRDefault="00B577AB" w:rsidP="00B577AB">
      <w:pPr>
        <w:pStyle w:val="BodyText"/>
        <w:spacing w:before="4"/>
        <w:rPr>
          <w:rFonts w:asciiTheme="minorHAnsi" w:hAnsiTheme="minorHAnsi" w:cstheme="minorHAnsi"/>
          <w:iCs/>
        </w:rPr>
      </w:pPr>
    </w:p>
    <w:p w14:paraId="35B53AFE" w14:textId="77777777"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You can see that eCX returns the result code within the JSON error object as well as a more descriptive error message in a JSON array.</w:t>
      </w:r>
    </w:p>
    <w:p w14:paraId="4BBA7638" w14:textId="77777777" w:rsidR="00CD7388" w:rsidRDefault="00CD7388" w:rsidP="00B577AB">
      <w:pPr>
        <w:pStyle w:val="BodyText"/>
        <w:spacing w:before="4"/>
        <w:ind w:left="0"/>
        <w:rPr>
          <w:rFonts w:asciiTheme="minorHAnsi" w:hAnsiTheme="minorHAnsi" w:cstheme="minorHAnsi"/>
          <w:iCs/>
        </w:rPr>
      </w:pPr>
    </w:p>
    <w:p w14:paraId="04A502B6" w14:textId="724492A3" w:rsid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In the case of multiple errors, eCX will return multiple message descriptions within the messages array.</w:t>
      </w:r>
    </w:p>
    <w:p w14:paraId="673C65D4" w14:textId="77777777" w:rsidR="00B577AB" w:rsidRPr="00B577AB" w:rsidRDefault="00B577AB" w:rsidP="00B577AB">
      <w:pPr>
        <w:pStyle w:val="BodyText"/>
        <w:spacing w:before="4"/>
        <w:rPr>
          <w:rFonts w:asciiTheme="minorHAnsi" w:hAnsiTheme="minorHAnsi" w:cstheme="minorHAnsi"/>
          <w:iCs/>
        </w:rPr>
      </w:pPr>
    </w:p>
    <w:p w14:paraId="6BE30A0F" w14:textId="77777777" w:rsidR="00B577AB" w:rsidRPr="003311F4" w:rsidRDefault="00B577AB" w:rsidP="00B577AB">
      <w:pPr>
        <w:pStyle w:val="BodyText"/>
        <w:spacing w:before="190" w:line="239" w:lineRule="exact"/>
        <w:rPr>
          <w:rFonts w:ascii="Courier New" w:hAnsi="Courier New" w:cs="Courier New"/>
        </w:rPr>
      </w:pPr>
      <w:r w:rsidRPr="003311F4">
        <w:rPr>
          <w:rFonts w:ascii="Courier New" w:hAnsi="Courier New" w:cs="Courier New"/>
          <w:w w:val="85"/>
        </w:rPr>
        <w:t>"error": {</w:t>
      </w:r>
    </w:p>
    <w:p w14:paraId="0005C69B" w14:textId="77777777" w:rsidR="00B577AB" w:rsidRPr="003311F4" w:rsidRDefault="00B577AB" w:rsidP="00B577AB">
      <w:pPr>
        <w:pStyle w:val="BodyText"/>
        <w:spacing w:before="9" w:line="226" w:lineRule="exact"/>
        <w:ind w:left="870" w:right="5983"/>
        <w:rPr>
          <w:rFonts w:ascii="Courier New" w:hAnsi="Courier New" w:cs="Courier New"/>
        </w:rPr>
      </w:pPr>
      <w:r w:rsidRPr="003311F4">
        <w:rPr>
          <w:rFonts w:ascii="Courier New" w:hAnsi="Courier New" w:cs="Courier New"/>
          <w:w w:val="85"/>
        </w:rPr>
        <w:t xml:space="preserve">"title": "invalid request", </w:t>
      </w:r>
      <w:r w:rsidRPr="003311F4">
        <w:rPr>
          <w:rFonts w:ascii="Courier New" w:hAnsi="Courier New" w:cs="Courier New"/>
          <w:w w:val="95"/>
        </w:rPr>
        <w:t>"</w:t>
      </w:r>
      <w:proofErr w:type="spellStart"/>
      <w:r w:rsidRPr="003311F4">
        <w:rPr>
          <w:rFonts w:ascii="Courier New" w:hAnsi="Courier New" w:cs="Courier New"/>
          <w:w w:val="95"/>
        </w:rPr>
        <w:t>httpStatus</w:t>
      </w:r>
      <w:proofErr w:type="spellEnd"/>
      <w:r w:rsidRPr="003311F4">
        <w:rPr>
          <w:rFonts w:ascii="Courier New" w:hAnsi="Courier New" w:cs="Courier New"/>
          <w:w w:val="95"/>
        </w:rPr>
        <w:t xml:space="preserve">": 400, </w:t>
      </w:r>
      <w:r w:rsidRPr="003311F4">
        <w:rPr>
          <w:rFonts w:ascii="Courier New" w:hAnsi="Courier New" w:cs="Courier New"/>
          <w:w w:val="85"/>
        </w:rPr>
        <w:t>"messages": [</w:t>
      </w:r>
    </w:p>
    <w:p w14:paraId="78A0E42C" w14:textId="77777777" w:rsidR="00B577AB" w:rsidRPr="003311F4" w:rsidRDefault="00B577AB" w:rsidP="00B577AB">
      <w:pPr>
        <w:pStyle w:val="BodyText"/>
        <w:spacing w:line="220" w:lineRule="auto"/>
        <w:ind w:left="1257" w:right="3945"/>
        <w:rPr>
          <w:rFonts w:ascii="Courier New" w:hAnsi="Courier New" w:cs="Courier New"/>
        </w:rPr>
      </w:pPr>
      <w:r w:rsidRPr="003311F4">
        <w:rPr>
          <w:rFonts w:ascii="Courier New" w:hAnsi="Courier New" w:cs="Courier New"/>
          <w:w w:val="90"/>
        </w:rPr>
        <w:t>"'</w:t>
      </w:r>
      <w:proofErr w:type="spellStart"/>
      <w:r w:rsidRPr="003311F4">
        <w:rPr>
          <w:rFonts w:ascii="Courier New" w:hAnsi="Courier New" w:cs="Courier New"/>
          <w:w w:val="90"/>
        </w:rPr>
        <w:t>bad_key</w:t>
      </w:r>
      <w:proofErr w:type="spellEnd"/>
      <w:r w:rsidRPr="003311F4">
        <w:rPr>
          <w:rFonts w:ascii="Courier New" w:hAnsi="Courier New" w:cs="Courier New"/>
          <w:w w:val="90"/>
        </w:rPr>
        <w:t>' is not a valid body key", "`</w:t>
      </w:r>
      <w:proofErr w:type="spellStart"/>
      <w:r w:rsidRPr="003311F4">
        <w:rPr>
          <w:rFonts w:ascii="Courier New" w:hAnsi="Courier New" w:cs="Courier New"/>
          <w:w w:val="90"/>
        </w:rPr>
        <w:t>confidence_level</w:t>
      </w:r>
      <w:proofErr w:type="spellEnd"/>
      <w:r w:rsidRPr="003311F4">
        <w:rPr>
          <w:rFonts w:ascii="Courier New" w:hAnsi="Courier New" w:cs="Courier New"/>
          <w:w w:val="90"/>
        </w:rPr>
        <w:t>` must be one of 0, 50, 90, 100"</w:t>
      </w:r>
    </w:p>
    <w:p w14:paraId="4F5E7135" w14:textId="77777777" w:rsidR="00B577AB" w:rsidRPr="003311F4" w:rsidRDefault="00B577AB" w:rsidP="00B577AB">
      <w:pPr>
        <w:pStyle w:val="BodyText"/>
        <w:spacing w:line="224" w:lineRule="exact"/>
        <w:ind w:left="870"/>
        <w:rPr>
          <w:rFonts w:ascii="Courier New" w:hAnsi="Courier New" w:cs="Courier New"/>
        </w:rPr>
      </w:pPr>
      <w:r w:rsidRPr="003311F4">
        <w:rPr>
          <w:rFonts w:ascii="Courier New" w:hAnsi="Courier New" w:cs="Courier New"/>
          <w:w w:val="114"/>
        </w:rPr>
        <w:t>]</w:t>
      </w:r>
    </w:p>
    <w:p w14:paraId="7529E461" w14:textId="77777777" w:rsidR="00B577AB" w:rsidRPr="003311F4" w:rsidRDefault="00B577AB" w:rsidP="00B577AB">
      <w:pPr>
        <w:pStyle w:val="BodyText"/>
        <w:spacing w:line="237" w:lineRule="exact"/>
        <w:ind w:left="484"/>
        <w:rPr>
          <w:rFonts w:ascii="Courier New" w:hAnsi="Courier New" w:cs="Courier New"/>
          <w:w w:val="79"/>
        </w:rPr>
      </w:pPr>
      <w:r w:rsidRPr="003311F4">
        <w:rPr>
          <w:rFonts w:ascii="Courier New" w:hAnsi="Courier New" w:cs="Courier New"/>
          <w:w w:val="79"/>
        </w:rPr>
        <w:t>}</w:t>
      </w:r>
    </w:p>
    <w:p w14:paraId="7D36EBBF" w14:textId="77777777" w:rsidR="00B577AB" w:rsidRDefault="00B577AB" w:rsidP="00B577AB">
      <w:pPr>
        <w:pStyle w:val="BodyText"/>
        <w:spacing w:before="4"/>
        <w:ind w:left="0"/>
        <w:rPr>
          <w:rFonts w:asciiTheme="minorHAnsi" w:hAnsiTheme="minorHAnsi" w:cstheme="minorHAnsi"/>
          <w:iCs/>
        </w:rPr>
      </w:pPr>
    </w:p>
    <w:p w14:paraId="4D17BA7C" w14:textId="21CDA4FB" w:rsidR="00B577AB" w:rsidRPr="00B577AB" w:rsidRDefault="00B577AB" w:rsidP="0009166A">
      <w:pPr>
        <w:pStyle w:val="BodyText"/>
        <w:spacing w:before="4"/>
        <w:ind w:left="0"/>
        <w:rPr>
          <w:rFonts w:asciiTheme="minorHAnsi" w:hAnsiTheme="minorHAnsi" w:cstheme="minorHAnsi"/>
          <w:iCs/>
        </w:rPr>
      </w:pPr>
      <w:r w:rsidRPr="00B577AB">
        <w:rPr>
          <w:rFonts w:asciiTheme="minorHAnsi" w:hAnsiTheme="minorHAnsi" w:cstheme="minorHAnsi"/>
          <w:iCs/>
        </w:rPr>
        <w:t>Here are some examples of a few CLI utilities using parameters that return the eCX API result codes to you</w:t>
      </w:r>
      <w:r w:rsidR="00D90A2E">
        <w:rPr>
          <w:rFonts w:asciiTheme="minorHAnsi" w:hAnsiTheme="minorHAnsi" w:cstheme="minorHAnsi"/>
          <w:iCs/>
        </w:rPr>
        <w:t>:</w:t>
      </w:r>
    </w:p>
    <w:p w14:paraId="1C37593A" w14:textId="0D89D03C" w:rsidR="00B577AB" w:rsidRDefault="00B577AB" w:rsidP="008478BB">
      <w:pPr>
        <w:pStyle w:val="BodyText"/>
        <w:spacing w:before="4"/>
        <w:ind w:left="0"/>
        <w:rPr>
          <w:rFonts w:asciiTheme="minorHAnsi" w:hAnsiTheme="minorHAnsi" w:cstheme="minorHAnsi"/>
          <w:iCs/>
        </w:rPr>
      </w:pPr>
    </w:p>
    <w:p w14:paraId="3AA3E4DC" w14:textId="77777777" w:rsidR="00B577AB" w:rsidRPr="003311F4" w:rsidRDefault="00B577AB" w:rsidP="0009166A">
      <w:pPr>
        <w:pStyle w:val="BodyText"/>
        <w:spacing w:before="170" w:line="240" w:lineRule="exact"/>
        <w:ind w:left="720" w:right="67"/>
        <w:rPr>
          <w:rFonts w:ascii="Courier New" w:hAnsi="Courier New" w:cs="Courier New"/>
        </w:rPr>
      </w:pPr>
      <w:proofErr w:type="gramStart"/>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134"/>
        </w:rPr>
        <w:t>-</w:t>
      </w:r>
      <w:proofErr w:type="gramEnd"/>
      <w:r w:rsidRPr="003311F4">
        <w:rPr>
          <w:rFonts w:ascii="Courier New" w:hAnsi="Courier New" w:cs="Courier New"/>
          <w:w w:val="74"/>
        </w:rPr>
        <w:t>w</w:t>
      </w:r>
      <w:r w:rsidRPr="003311F4">
        <w:rPr>
          <w:rFonts w:ascii="Courier New" w:hAnsi="Courier New" w:cs="Courier New"/>
        </w:rPr>
        <w:t xml:space="preserve">  </w:t>
      </w:r>
      <w:r w:rsidRPr="003311F4">
        <w:rPr>
          <w:rFonts w:ascii="Courier New" w:hAnsi="Courier New" w:cs="Courier New"/>
          <w:w w:val="63"/>
        </w:rPr>
        <w:t>"</w:t>
      </w:r>
      <w:r w:rsidRPr="003311F4">
        <w:rPr>
          <w:rFonts w:ascii="Courier New" w:hAnsi="Courier New" w:cs="Courier New"/>
          <w:w w:val="146"/>
        </w:rPr>
        <w:t>\</w:t>
      </w:r>
      <w:proofErr w:type="spellStart"/>
      <w:r w:rsidRPr="003311F4">
        <w:rPr>
          <w:rFonts w:ascii="Courier New" w:hAnsi="Courier New" w:cs="Courier New"/>
          <w:w w:val="74"/>
        </w:rPr>
        <w:t>n</w:t>
      </w:r>
      <w:r w:rsidRPr="003311F4">
        <w:rPr>
          <w:rFonts w:ascii="Courier New" w:hAnsi="Courier New" w:cs="Courier New"/>
          <w:w w:val="84"/>
        </w:rPr>
        <w:t>c</w:t>
      </w:r>
      <w:r w:rsidRPr="003311F4">
        <w:rPr>
          <w:rFonts w:ascii="Courier New" w:hAnsi="Courier New" w:cs="Courier New"/>
          <w:w w:val="78"/>
        </w:rPr>
        <w:t>od</w:t>
      </w:r>
      <w:r w:rsidRPr="003311F4">
        <w:rPr>
          <w:rFonts w:ascii="Courier New" w:hAnsi="Courier New" w:cs="Courier New"/>
          <w:w w:val="84"/>
        </w:rPr>
        <w:t>e</w:t>
      </w:r>
      <w:proofErr w:type="spellEnd"/>
      <w:r w:rsidRPr="003311F4">
        <w:rPr>
          <w:rFonts w:ascii="Courier New" w:hAnsi="Courier New" w:cs="Courier New"/>
          <w:w w:val="84"/>
        </w:rPr>
        <w:t>:</w:t>
      </w:r>
      <w:r w:rsidRPr="003311F4">
        <w:rPr>
          <w:rFonts w:ascii="Courier New" w:hAnsi="Courier New" w:cs="Courier New"/>
        </w:rPr>
        <w:t xml:space="preserve">  </w:t>
      </w:r>
      <w:r w:rsidRPr="003311F4">
        <w:rPr>
          <w:rFonts w:ascii="Courier New" w:hAnsi="Courier New" w:cs="Courier New"/>
          <w:w w:val="59"/>
        </w:rPr>
        <w:t>%</w:t>
      </w:r>
      <w:r w:rsidRPr="003311F4">
        <w:rPr>
          <w:rFonts w:ascii="Courier New" w:hAnsi="Courier New" w:cs="Courier New"/>
          <w:w w:val="67"/>
        </w:rPr>
        <w:t>{</w:t>
      </w:r>
      <w:proofErr w:type="spellStart"/>
      <w:r w:rsidRPr="003311F4">
        <w:rPr>
          <w:rFonts w:ascii="Courier New" w:hAnsi="Courier New" w:cs="Courier New"/>
          <w:w w:val="70"/>
        </w:rPr>
        <w:t>http</w:t>
      </w:r>
      <w:r w:rsidRPr="003311F4">
        <w:rPr>
          <w:rFonts w:ascii="Courier New" w:hAnsi="Courier New" w:cs="Courier New"/>
          <w:w w:val="77"/>
        </w:rPr>
        <w:t>_</w:t>
      </w:r>
      <w:r w:rsidRPr="003311F4">
        <w:rPr>
          <w:rFonts w:ascii="Courier New" w:hAnsi="Courier New" w:cs="Courier New"/>
          <w:w w:val="84"/>
        </w:rPr>
        <w:t>c</w:t>
      </w:r>
      <w:r w:rsidRPr="003311F4">
        <w:rPr>
          <w:rFonts w:ascii="Courier New" w:hAnsi="Courier New" w:cs="Courier New"/>
          <w:w w:val="78"/>
        </w:rPr>
        <w:t>od</w:t>
      </w:r>
      <w:r w:rsidRPr="003311F4">
        <w:rPr>
          <w:rFonts w:ascii="Courier New" w:hAnsi="Courier New" w:cs="Courier New"/>
          <w:w w:val="81"/>
        </w:rPr>
        <w:t>e</w:t>
      </w:r>
      <w:proofErr w:type="spellEnd"/>
      <w:r w:rsidRPr="003311F4">
        <w:rPr>
          <w:rFonts w:ascii="Courier New" w:hAnsi="Courier New" w:cs="Courier New"/>
          <w:w w:val="81"/>
        </w:rPr>
        <w:t>}</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w w:val="146"/>
        </w:rPr>
        <w:t>\</w:t>
      </w:r>
      <w:r w:rsidRPr="003311F4">
        <w:rPr>
          <w:rFonts w:ascii="Courier New" w:hAnsi="Courier New" w:cs="Courier New"/>
          <w:w w:val="84"/>
        </w:rPr>
        <w:t>n"</w:t>
      </w:r>
      <w:r w:rsidRPr="003311F4">
        <w:rPr>
          <w:rFonts w:ascii="Courier New" w:hAnsi="Courier New" w:cs="Courier New"/>
        </w:rPr>
        <w:t xml:space="preserve">  </w:t>
      </w:r>
      <w:r w:rsidRPr="003311F4">
        <w:rPr>
          <w:rFonts w:ascii="Courier New" w:hAnsi="Courier New" w:cs="Courier New"/>
          <w:w w:val="134"/>
        </w:rPr>
        <w:t>--</w:t>
      </w:r>
      <w:r w:rsidRPr="003311F4">
        <w:rPr>
          <w:rFonts w:ascii="Courier New" w:hAnsi="Courier New" w:cs="Courier New"/>
          <w:w w:val="74"/>
        </w:rPr>
        <w:t>request</w:t>
      </w:r>
      <w:r w:rsidRPr="003311F4">
        <w:rPr>
          <w:rFonts w:ascii="Courier New" w:hAnsi="Courier New" w:cs="Courier New"/>
        </w:rPr>
        <w:t xml:space="preserve">  </w:t>
      </w:r>
      <w:r w:rsidRPr="003311F4">
        <w:rPr>
          <w:rFonts w:ascii="Courier New" w:hAnsi="Courier New" w:cs="Courier New"/>
          <w:w w:val="76"/>
        </w:rPr>
        <w:t>GET</w:t>
      </w:r>
      <w:r w:rsidRPr="003311F4">
        <w:rPr>
          <w:rFonts w:ascii="Courier New" w:hAnsi="Courier New" w:cs="Courier New"/>
        </w:rPr>
        <w:t xml:space="preserve">  </w:t>
      </w:r>
      <w:r w:rsidRPr="003311F4">
        <w:rPr>
          <w:rFonts w:ascii="Courier New" w:hAnsi="Courier New" w:cs="Courier New"/>
          <w:w w:val="134"/>
        </w:rPr>
        <w:t>--</w:t>
      </w:r>
      <w:proofErr w:type="spellStart"/>
      <w:r w:rsidRPr="003311F4">
        <w:rPr>
          <w:rFonts w:ascii="Courier New" w:hAnsi="Courier New" w:cs="Courier New"/>
          <w:w w:val="74"/>
        </w:rPr>
        <w:t>url</w:t>
      </w:r>
      <w:proofErr w:type="spellEnd"/>
      <w:r w:rsidRPr="003311F4">
        <w:rPr>
          <w:rFonts w:ascii="Courier New" w:hAnsi="Courier New" w:cs="Courier New"/>
        </w:rPr>
        <w:t xml:space="preserve">  </w:t>
      </w:r>
      <w:r w:rsidRPr="003311F4">
        <w:rPr>
          <w:rFonts w:ascii="Courier New" w:hAnsi="Courier New" w:cs="Courier New"/>
          <w:w w:val="74"/>
        </w:rPr>
        <w:t>https</w:t>
      </w:r>
      <w:r w:rsidRPr="003311F4">
        <w:rPr>
          <w:rFonts w:ascii="Courier New" w:hAnsi="Courier New" w:cs="Courier New"/>
          <w:w w:val="121"/>
        </w:rPr>
        <w:t>:/</w:t>
      </w:r>
      <w:r w:rsidRPr="003311F4">
        <w:rPr>
          <w:rFonts w:ascii="Courier New" w:hAnsi="Courier New" w:cs="Courier New"/>
          <w:w w:val="88"/>
        </w:rPr>
        <w:t>/api.</w:t>
      </w:r>
      <w:r w:rsidRPr="003311F4">
        <w:rPr>
          <w:rFonts w:ascii="Courier New" w:hAnsi="Courier New" w:cs="Courier New"/>
        </w:rPr>
        <w:t xml:space="preserve">  </w:t>
      </w:r>
      <w:r w:rsidRPr="003311F4">
        <w:rPr>
          <w:rFonts w:ascii="Courier New" w:hAnsi="Courier New" w:cs="Courier New"/>
          <w:w w:val="74"/>
        </w:rPr>
        <w:t>sandbox</w:t>
      </w:r>
      <w:r w:rsidRPr="003311F4">
        <w:rPr>
          <w:rFonts w:ascii="Courier New" w:hAnsi="Courier New" w:cs="Courier New"/>
          <w:w w:val="77"/>
        </w:rPr>
        <w:t>.ec</w:t>
      </w:r>
      <w:r w:rsidRPr="003311F4">
        <w:rPr>
          <w:rFonts w:ascii="Courier New" w:hAnsi="Courier New" w:cs="Courier New"/>
          <w:w w:val="74"/>
        </w:rPr>
        <w:t>rimex</w:t>
      </w:r>
      <w:r w:rsidRPr="003311F4">
        <w:rPr>
          <w:rFonts w:ascii="Courier New" w:hAnsi="Courier New" w:cs="Courier New"/>
          <w:w w:val="76"/>
        </w:rPr>
        <w:t>.net</w:t>
      </w:r>
      <w:r w:rsidRPr="003311F4">
        <w:rPr>
          <w:rFonts w:ascii="Courier New" w:hAnsi="Courier New" w:cs="Courier New"/>
          <w:w w:val="156"/>
        </w:rPr>
        <w:t>/</w:t>
      </w:r>
      <w:r w:rsidRPr="003311F4">
        <w:rPr>
          <w:rFonts w:ascii="Courier New" w:hAnsi="Courier New" w:cs="Courier New"/>
          <w:w w:val="74"/>
        </w:rPr>
        <w:t>phis</w:t>
      </w:r>
      <w:r w:rsidRPr="003311F4">
        <w:rPr>
          <w:rFonts w:ascii="Courier New" w:hAnsi="Courier New" w:cs="Courier New"/>
          <w:w w:val="96"/>
        </w:rPr>
        <w:t>h/87</w:t>
      </w:r>
      <w:r w:rsidRPr="003311F4">
        <w:rPr>
          <w:rFonts w:ascii="Courier New" w:hAnsi="Courier New" w:cs="Courier New"/>
          <w:w w:val="92"/>
        </w:rPr>
        <w:t>104669</w:t>
      </w:r>
      <w:r w:rsidRPr="003311F4">
        <w:rPr>
          <w:rFonts w:ascii="Courier New" w:hAnsi="Courier New" w:cs="Courier New"/>
          <w:w w:val="134"/>
        </w:rPr>
        <w:t xml:space="preserve">-- </w:t>
      </w:r>
      <w:r w:rsidRPr="003311F4">
        <w:rPr>
          <w:rFonts w:ascii="Courier New" w:hAnsi="Courier New" w:cs="Courier New"/>
          <w:w w:val="80"/>
        </w:rPr>
        <w:t>header 'Authorization: your eCX API Token Key goes   here'</w:t>
      </w:r>
    </w:p>
    <w:p w14:paraId="3C8FA4DD" w14:textId="77777777" w:rsidR="00B577AB" w:rsidRPr="003311F4" w:rsidRDefault="00B577AB" w:rsidP="0009166A">
      <w:pPr>
        <w:pStyle w:val="BodyText"/>
        <w:spacing w:before="167" w:line="240" w:lineRule="exact"/>
        <w:ind w:left="720" w:right="334"/>
        <w:rPr>
          <w:rFonts w:ascii="Courier New" w:hAnsi="Courier New" w:cs="Courier New"/>
        </w:rPr>
      </w:pPr>
      <w:proofErr w:type="spellStart"/>
      <w:r w:rsidRPr="003311F4">
        <w:rPr>
          <w:rFonts w:ascii="Courier New" w:hAnsi="Courier New" w:cs="Courier New"/>
          <w:w w:val="85"/>
        </w:rPr>
        <w:t>wget</w:t>
      </w:r>
      <w:proofErr w:type="spellEnd"/>
      <w:r w:rsidRPr="003311F4">
        <w:rPr>
          <w:rFonts w:ascii="Courier New" w:hAnsi="Courier New" w:cs="Courier New"/>
          <w:w w:val="85"/>
        </w:rPr>
        <w:t xml:space="preserve"> --quiet --method GET --header 'Authorization: your eCX API Token Key goes here' --output-document - </w:t>
      </w:r>
      <w:r w:rsidRPr="003311F4">
        <w:rPr>
          <w:rFonts w:ascii="Courier New" w:hAnsi="Courier New" w:cs="Courier New"/>
          <w:w w:val="95"/>
        </w:rPr>
        <w:t>https://api.sandbox.ecrimex.net/phish/87104669--server-response</w:t>
      </w:r>
    </w:p>
    <w:p w14:paraId="6DB47D10" w14:textId="77777777" w:rsidR="00B577AB" w:rsidRPr="003311F4" w:rsidRDefault="00B577AB" w:rsidP="0009166A">
      <w:pPr>
        <w:pStyle w:val="BodyText"/>
        <w:spacing w:before="154"/>
        <w:ind w:left="720"/>
        <w:rPr>
          <w:rFonts w:ascii="Courier New" w:hAnsi="Courier New" w:cs="Courier New"/>
        </w:rPr>
      </w:pPr>
      <w:proofErr w:type="gramStart"/>
      <w:r w:rsidRPr="003311F4">
        <w:rPr>
          <w:rFonts w:ascii="Courier New" w:hAnsi="Courier New" w:cs="Courier New"/>
          <w:w w:val="80"/>
        </w:rPr>
        <w:t>http  GET</w:t>
      </w:r>
      <w:proofErr w:type="gramEnd"/>
      <w:r w:rsidRPr="003311F4">
        <w:rPr>
          <w:rFonts w:ascii="Courier New" w:hAnsi="Courier New" w:cs="Courier New"/>
          <w:w w:val="80"/>
        </w:rPr>
        <w:t xml:space="preserve">  https://api.  sandbox.ecrimex.net/phish/87104669</w:t>
      </w:r>
      <w:proofErr w:type="gramStart"/>
      <w:r w:rsidRPr="003311F4">
        <w:rPr>
          <w:rFonts w:ascii="Courier New" w:hAnsi="Courier New" w:cs="Courier New"/>
          <w:w w:val="80"/>
        </w:rPr>
        <w:t>Authorization:your</w:t>
      </w:r>
      <w:proofErr w:type="gramEnd"/>
      <w:r w:rsidRPr="003311F4">
        <w:rPr>
          <w:rFonts w:ascii="Courier New" w:hAnsi="Courier New" w:cs="Courier New"/>
          <w:w w:val="80"/>
        </w:rPr>
        <w:t xml:space="preserve">  eCX  API Token Key goes  here</w:t>
      </w:r>
    </w:p>
    <w:p w14:paraId="7B064577" w14:textId="77777777" w:rsidR="00B577AB" w:rsidRDefault="00B577AB" w:rsidP="008478BB">
      <w:pPr>
        <w:pStyle w:val="BodyText"/>
        <w:spacing w:before="4"/>
        <w:ind w:left="0"/>
        <w:rPr>
          <w:rFonts w:asciiTheme="minorHAnsi" w:hAnsiTheme="minorHAnsi" w:cstheme="minorHAnsi"/>
          <w:iCs/>
        </w:rPr>
      </w:pPr>
    </w:p>
    <w:p w14:paraId="0DEE133C" w14:textId="381470B7" w:rsidR="00B577AB" w:rsidRDefault="00B577AB" w:rsidP="008478BB">
      <w:pPr>
        <w:pStyle w:val="BodyText"/>
        <w:spacing w:before="4"/>
        <w:ind w:left="0"/>
        <w:rPr>
          <w:rFonts w:asciiTheme="minorHAnsi" w:hAnsiTheme="minorHAnsi" w:cstheme="minorHAnsi"/>
          <w:iCs/>
        </w:rPr>
      </w:pPr>
      <w:r w:rsidRPr="00B577AB">
        <w:rPr>
          <w:rFonts w:asciiTheme="minorHAnsi" w:hAnsiTheme="minorHAnsi" w:cstheme="minorHAnsi"/>
          <w:iCs/>
        </w:rPr>
        <w:t>(http returns a result code by default ^, no special parameter necessary)</w:t>
      </w:r>
    </w:p>
    <w:p w14:paraId="0334FA25" w14:textId="77777777" w:rsidR="000C647C" w:rsidRDefault="000C647C" w:rsidP="008478BB">
      <w:pPr>
        <w:pStyle w:val="BodyText"/>
        <w:spacing w:before="4"/>
        <w:ind w:left="0"/>
        <w:rPr>
          <w:rFonts w:asciiTheme="minorHAnsi" w:hAnsiTheme="minorHAnsi" w:cstheme="minorHAnsi"/>
          <w:iCs/>
        </w:rPr>
      </w:pPr>
    </w:p>
    <w:p w14:paraId="5EECDADF" w14:textId="3F959413" w:rsidR="00B55C67" w:rsidRDefault="00B55C67" w:rsidP="00B55C67">
      <w:pPr>
        <w:pStyle w:val="BodyText"/>
        <w:spacing w:before="4"/>
        <w:ind w:left="0"/>
        <w:rPr>
          <w:rFonts w:asciiTheme="minorHAnsi" w:hAnsiTheme="minorHAnsi" w:cstheme="minorHAnsi"/>
          <w:iCs/>
        </w:rPr>
      </w:pPr>
    </w:p>
    <w:p w14:paraId="685E686E" w14:textId="3B2EB9C4" w:rsidR="00B55C67" w:rsidRPr="00B55C67" w:rsidRDefault="00B55C67" w:rsidP="0009166A">
      <w:pPr>
        <w:pStyle w:val="Heading2"/>
      </w:pPr>
      <w:bookmarkStart w:id="515" w:name="_Toc82181961"/>
      <w:r>
        <w:t>Approval for Submitting Through the API</w:t>
      </w:r>
      <w:bookmarkEnd w:id="515"/>
    </w:p>
    <w:p w14:paraId="56CA8132" w14:textId="77777777" w:rsidR="00B55C67" w:rsidRPr="00B55C67" w:rsidRDefault="00B55C67" w:rsidP="0009166A">
      <w:pPr>
        <w:pStyle w:val="BodyText"/>
        <w:spacing w:before="4"/>
        <w:ind w:left="0"/>
        <w:rPr>
          <w:rFonts w:asciiTheme="minorHAnsi" w:hAnsiTheme="minorHAnsi" w:cstheme="minorHAnsi"/>
          <w:iCs/>
        </w:rPr>
      </w:pPr>
    </w:p>
    <w:p w14:paraId="31CB487C" w14:textId="4B24602B" w:rsidR="00B55C67" w:rsidRDefault="00B55C67" w:rsidP="00B55C67">
      <w:pPr>
        <w:pStyle w:val="BodyText"/>
        <w:spacing w:before="4"/>
        <w:ind w:left="0"/>
        <w:rPr>
          <w:rFonts w:asciiTheme="minorHAnsi" w:hAnsiTheme="minorHAnsi" w:cstheme="minorHAnsi"/>
          <w:iCs/>
        </w:rPr>
      </w:pPr>
      <w:r>
        <w:rPr>
          <w:rFonts w:asciiTheme="minorHAnsi" w:hAnsiTheme="minorHAnsi" w:cstheme="minorHAnsi"/>
          <w:iCs/>
        </w:rPr>
        <w:t>First, develop</w:t>
      </w:r>
      <w:r w:rsidRPr="00B55C67">
        <w:rPr>
          <w:rFonts w:asciiTheme="minorHAnsi" w:hAnsiTheme="minorHAnsi" w:cstheme="minorHAnsi"/>
          <w:iCs/>
        </w:rPr>
        <w:t xml:space="preserve"> your scripts to work off of the sandbox server located at </w:t>
      </w:r>
      <w:hyperlink r:id="rId22" w:history="1">
        <w:r w:rsidRPr="00AD04A0">
          <w:rPr>
            <w:rStyle w:val="Hyperlink"/>
            <w:rFonts w:asciiTheme="minorHAnsi" w:hAnsiTheme="minorHAnsi" w:cstheme="minorHAnsi"/>
            <w:iCs/>
          </w:rPr>
          <w:t>https://api.sandbox.ecrimex.net</w:t>
        </w:r>
      </w:hyperlink>
      <w:r>
        <w:rPr>
          <w:rFonts w:asciiTheme="minorHAnsi" w:hAnsiTheme="minorHAnsi" w:cstheme="minorHAnsi"/>
          <w:iCs/>
        </w:rPr>
        <w:t xml:space="preserve"> </w:t>
      </w:r>
      <w:r w:rsidRPr="00B55C67">
        <w:rPr>
          <w:rFonts w:asciiTheme="minorHAnsi" w:hAnsiTheme="minorHAnsi" w:cstheme="minorHAnsi"/>
          <w:iCs/>
        </w:rPr>
        <w:t xml:space="preserve">.  The data you POST or PATCH there will never be distributed and </w:t>
      </w:r>
      <w:r w:rsidRPr="00B55C67">
        <w:rPr>
          <w:rFonts w:asciiTheme="minorHAnsi" w:hAnsiTheme="minorHAnsi" w:cstheme="minorHAnsi"/>
          <w:iCs/>
        </w:rPr>
        <w:lastRenderedPageBreak/>
        <w:t>you are welcome to use the sandbox resource for any edge use cases you can envision with any sort of test data.</w:t>
      </w:r>
    </w:p>
    <w:p w14:paraId="75EC90D1" w14:textId="77777777" w:rsidR="00B55C67" w:rsidRPr="00B55C67" w:rsidRDefault="00B55C67" w:rsidP="0009166A">
      <w:pPr>
        <w:pStyle w:val="BodyText"/>
        <w:spacing w:before="4"/>
        <w:ind w:left="0"/>
        <w:rPr>
          <w:rFonts w:asciiTheme="minorHAnsi" w:hAnsiTheme="minorHAnsi" w:cstheme="minorHAnsi"/>
          <w:iCs/>
        </w:rPr>
      </w:pPr>
    </w:p>
    <w:p w14:paraId="5EA89769" w14:textId="6298174E" w:rsidR="00B55C67" w:rsidRDefault="00B55C67" w:rsidP="00B55C67">
      <w:pPr>
        <w:pStyle w:val="BodyText"/>
        <w:spacing w:before="4"/>
        <w:ind w:left="0"/>
        <w:rPr>
          <w:rFonts w:asciiTheme="minorHAnsi" w:hAnsiTheme="minorHAnsi" w:cstheme="minorHAnsi"/>
          <w:iCs/>
        </w:rPr>
      </w:pPr>
      <w:r w:rsidRPr="00B55C67">
        <w:rPr>
          <w:rFonts w:asciiTheme="minorHAnsi" w:hAnsiTheme="minorHAnsi" w:cstheme="minorHAnsi"/>
          <w:iCs/>
        </w:rPr>
        <w:t>You c</w:t>
      </w:r>
      <w:r>
        <w:rPr>
          <w:rFonts w:asciiTheme="minorHAnsi" w:hAnsiTheme="minorHAnsi" w:cstheme="minorHAnsi"/>
          <w:iCs/>
        </w:rPr>
        <w:t>an</w:t>
      </w:r>
      <w:r w:rsidRPr="00B55C67">
        <w:rPr>
          <w:rFonts w:asciiTheme="minorHAnsi" w:hAnsiTheme="minorHAnsi" w:cstheme="minorHAnsi"/>
          <w:iCs/>
        </w:rPr>
        <w:t xml:space="preserve"> set the eCX API server URL value as a script parameter so you’ll be able to make a quick change later to point to the production server.</w:t>
      </w:r>
    </w:p>
    <w:p w14:paraId="3A9E46BC" w14:textId="77777777" w:rsidR="00B55C67" w:rsidRPr="00B55C67" w:rsidRDefault="00B55C67" w:rsidP="0009166A">
      <w:pPr>
        <w:pStyle w:val="BodyText"/>
        <w:spacing w:before="4"/>
        <w:ind w:left="0"/>
        <w:rPr>
          <w:rFonts w:asciiTheme="minorHAnsi" w:hAnsiTheme="minorHAnsi" w:cstheme="minorHAnsi"/>
          <w:iCs/>
        </w:rPr>
      </w:pPr>
    </w:p>
    <w:p w14:paraId="04C5733C" w14:textId="650C6B11" w:rsidR="00B55C67" w:rsidRDefault="00B55C67" w:rsidP="00B55C67">
      <w:pPr>
        <w:pStyle w:val="BodyText"/>
        <w:spacing w:before="4"/>
        <w:ind w:left="0"/>
        <w:rPr>
          <w:rFonts w:asciiTheme="minorHAnsi" w:hAnsiTheme="minorHAnsi" w:cstheme="minorHAnsi"/>
          <w:iCs/>
        </w:rPr>
      </w:pPr>
      <w:r w:rsidRPr="00B55C67">
        <w:rPr>
          <w:rFonts w:asciiTheme="minorHAnsi" w:hAnsiTheme="minorHAnsi" w:cstheme="minorHAnsi"/>
          <w:iCs/>
        </w:rPr>
        <w:t>The data on the sandbox is reset nightly at 00:00 GMT and is reseeded with live data pulled from the production server to give real and current data to run your scripts against.</w:t>
      </w:r>
    </w:p>
    <w:p w14:paraId="28746409" w14:textId="77777777" w:rsidR="00B55C67" w:rsidRPr="00B55C67" w:rsidRDefault="00B55C67" w:rsidP="0009166A">
      <w:pPr>
        <w:pStyle w:val="BodyText"/>
        <w:spacing w:before="4"/>
        <w:ind w:left="0"/>
        <w:rPr>
          <w:rFonts w:asciiTheme="minorHAnsi" w:hAnsiTheme="minorHAnsi" w:cstheme="minorHAnsi"/>
          <w:iCs/>
        </w:rPr>
      </w:pPr>
    </w:p>
    <w:p w14:paraId="177A09F8" w14:textId="439BF768" w:rsidR="00B55C67" w:rsidRDefault="00B55C67" w:rsidP="008478BB">
      <w:pPr>
        <w:pStyle w:val="BodyText"/>
        <w:spacing w:before="4"/>
        <w:ind w:left="0"/>
        <w:rPr>
          <w:rFonts w:asciiTheme="minorHAnsi" w:hAnsiTheme="minorHAnsi" w:cstheme="minorHAnsi"/>
          <w:iCs/>
        </w:rPr>
      </w:pPr>
      <w:r w:rsidRPr="00B55C67">
        <w:rPr>
          <w:rFonts w:asciiTheme="minorHAnsi" w:hAnsiTheme="minorHAnsi" w:cstheme="minorHAnsi"/>
          <w:iCs/>
        </w:rPr>
        <w:t>We capture usage and performance metrics from all of the servers on the eCX platform. Email support@ecrimex.net when you feel that your submission scripts are well developed.  We’ll check the sandbox metrics and if we see a problem we’ll ask you to make changes.  Reapply once you’ve had 48 hours or so of processing with the new logic and things are looking better. If everything looks good then we’ll approve you to submit to production.  We’ll have you repeat the submit/review process as necessary until your script is well behaved.  This approval step is necessary before you begin submitting data to eCX production.</w:t>
      </w:r>
    </w:p>
    <w:p w14:paraId="6E720499" w14:textId="516F27EC" w:rsidR="004D2919" w:rsidRPr="00531838" w:rsidRDefault="00B55C67" w:rsidP="0009166A">
      <w:pPr>
        <w:pStyle w:val="BodyText"/>
        <w:ind w:left="0" w:right="109"/>
        <w:rPr>
          <w:rFonts w:asciiTheme="minorHAnsi" w:hAnsiTheme="minorHAnsi" w:cstheme="minorHAnsi"/>
        </w:rPr>
      </w:pPr>
      <w:r>
        <w:rPr>
          <w:rFonts w:asciiTheme="minorHAnsi" w:hAnsiTheme="minorHAnsi" w:cstheme="minorHAnsi"/>
        </w:rPr>
        <w:t xml:space="preserve"> </w:t>
      </w:r>
    </w:p>
    <w:p w14:paraId="6395090E" w14:textId="77777777" w:rsidR="004D2919" w:rsidRDefault="004D2919" w:rsidP="0009166A">
      <w:pPr>
        <w:pStyle w:val="BodyText"/>
        <w:ind w:left="0"/>
        <w:rPr>
          <w:rFonts w:asciiTheme="minorHAnsi" w:hAnsiTheme="minorHAnsi" w:cstheme="minorHAnsi"/>
        </w:rPr>
      </w:pPr>
    </w:p>
    <w:p w14:paraId="46B1A020" w14:textId="77777777" w:rsidR="00B55C67" w:rsidRDefault="00B55C67" w:rsidP="00B55C67">
      <w:pPr>
        <w:pStyle w:val="Heading2"/>
      </w:pPr>
      <w:bookmarkStart w:id="516" w:name="_Toc82181962"/>
      <w:r>
        <w:t>The Modules</w:t>
      </w:r>
      <w:bookmarkEnd w:id="516"/>
    </w:p>
    <w:p w14:paraId="2758B309" w14:textId="77777777" w:rsidR="00B55C67" w:rsidRDefault="00B55C67" w:rsidP="00B55C67"/>
    <w:p w14:paraId="10D917B8" w14:textId="45734D7F" w:rsidR="00B55C67" w:rsidRPr="003311F4" w:rsidRDefault="00B55C67" w:rsidP="00B55C67">
      <w:pPr>
        <w:rPr>
          <w:rFonts w:asciiTheme="minorHAnsi" w:hAnsiTheme="minorHAnsi" w:cstheme="minorHAnsi"/>
        </w:rPr>
      </w:pPr>
      <w:r w:rsidRPr="003311F4">
        <w:rPr>
          <w:rFonts w:asciiTheme="minorHAnsi" w:hAnsiTheme="minorHAnsi" w:cstheme="minorHAnsi"/>
        </w:rPr>
        <w:t xml:space="preserve">The eCX contains five “modules.”  </w:t>
      </w:r>
      <w:r>
        <w:rPr>
          <w:rFonts w:asciiTheme="minorHAnsi" w:hAnsiTheme="minorHAnsi" w:cstheme="minorHAnsi"/>
        </w:rPr>
        <w:t xml:space="preserve">Think of each as </w:t>
      </w:r>
      <w:r w:rsidRPr="003311F4">
        <w:rPr>
          <w:rFonts w:asciiTheme="minorHAnsi" w:hAnsiTheme="minorHAnsi" w:cstheme="minorHAnsi"/>
        </w:rPr>
        <w:t xml:space="preserve">a separate database dedicated to </w:t>
      </w:r>
      <w:r>
        <w:rPr>
          <w:rFonts w:asciiTheme="minorHAnsi" w:hAnsiTheme="minorHAnsi" w:cstheme="minorHAnsi"/>
        </w:rPr>
        <w:t xml:space="preserve">a </w:t>
      </w:r>
      <w:r w:rsidRPr="003311F4">
        <w:rPr>
          <w:rFonts w:asciiTheme="minorHAnsi" w:hAnsiTheme="minorHAnsi" w:cstheme="minorHAnsi"/>
        </w:rPr>
        <w:t xml:space="preserve">different type of </w:t>
      </w:r>
      <w:r>
        <w:rPr>
          <w:rFonts w:asciiTheme="minorHAnsi" w:hAnsiTheme="minorHAnsi" w:cstheme="minorHAnsi"/>
        </w:rPr>
        <w:t xml:space="preserve">abuse </w:t>
      </w:r>
      <w:r w:rsidRPr="003311F4">
        <w:rPr>
          <w:rFonts w:asciiTheme="minorHAnsi" w:hAnsiTheme="minorHAnsi" w:cstheme="minorHAnsi"/>
        </w:rPr>
        <w:t>problem</w:t>
      </w:r>
      <w:r>
        <w:rPr>
          <w:rFonts w:asciiTheme="minorHAnsi" w:hAnsiTheme="minorHAnsi" w:cstheme="minorHAnsi"/>
        </w:rPr>
        <w:t xml:space="preserve"> or abuse data</w:t>
      </w:r>
      <w:r w:rsidRPr="003311F4">
        <w:rPr>
          <w:rFonts w:asciiTheme="minorHAnsi" w:hAnsiTheme="minorHAnsi" w:cstheme="minorHAnsi"/>
        </w:rPr>
        <w:t>.</w:t>
      </w:r>
      <w:r>
        <w:rPr>
          <w:rFonts w:asciiTheme="minorHAnsi" w:hAnsiTheme="minorHAnsi" w:cstheme="minorHAnsi"/>
        </w:rPr>
        <w:t xml:space="preserve"> Each module contains some data fields unique to it. However, we’re striving to make the modules generally consistent with each other when</w:t>
      </w:r>
      <w:del w:id="517" w:author="Greg Aaron" w:date="2021-08-17T10:21:00Z">
        <w:r w:rsidDel="00DE7EA1">
          <w:rPr>
            <w:rFonts w:asciiTheme="minorHAnsi" w:hAnsiTheme="minorHAnsi" w:cstheme="minorHAnsi"/>
          </w:rPr>
          <w:delText>ever</w:delText>
        </w:r>
      </w:del>
      <w:r>
        <w:rPr>
          <w:rFonts w:asciiTheme="minorHAnsi" w:hAnsiTheme="minorHAnsi" w:cstheme="minorHAnsi"/>
        </w:rPr>
        <w:t xml:space="preserve"> possible, and in general the API call</w:t>
      </w:r>
      <w:r w:rsidR="00D37D81">
        <w:rPr>
          <w:rFonts w:asciiTheme="minorHAnsi" w:hAnsiTheme="minorHAnsi" w:cstheme="minorHAnsi"/>
        </w:rPr>
        <w:t>s</w:t>
      </w:r>
      <w:r>
        <w:rPr>
          <w:rFonts w:asciiTheme="minorHAnsi" w:hAnsiTheme="minorHAnsi" w:cstheme="minorHAnsi"/>
        </w:rPr>
        <w:t xml:space="preserve"> work similarly across the modules.</w:t>
      </w:r>
    </w:p>
    <w:p w14:paraId="736FB134" w14:textId="77777777" w:rsidR="00B55C67" w:rsidRPr="00C2614B" w:rsidRDefault="00B55C67" w:rsidP="00B55C67"/>
    <w:p w14:paraId="1EEDFD0C" w14:textId="77777777" w:rsidR="00B55C67" w:rsidRPr="003311F4" w:rsidRDefault="00B55C67" w:rsidP="00B55C67">
      <w:pPr>
        <w:rPr>
          <w:rFonts w:asciiTheme="minorHAnsi" w:hAnsiTheme="minorHAnsi" w:cstheme="minorHAnsi"/>
          <w:b/>
        </w:rPr>
      </w:pPr>
      <w:r w:rsidRPr="003311F4">
        <w:rPr>
          <w:rFonts w:asciiTheme="minorHAnsi" w:hAnsiTheme="minorHAnsi" w:cstheme="minorHAnsi"/>
          <w:b/>
        </w:rPr>
        <w:t>The modules are:</w:t>
      </w:r>
    </w:p>
    <w:p w14:paraId="2B11713B" w14:textId="77777777" w:rsidR="00B55C67" w:rsidRPr="003311F4" w:rsidRDefault="00B55C67" w:rsidP="00B55C67">
      <w:pPr>
        <w:rPr>
          <w:rFonts w:asciiTheme="minorHAnsi" w:hAnsiTheme="minorHAnsi" w:cstheme="minorHAnsi"/>
          <w:b/>
        </w:rPr>
      </w:pPr>
    </w:p>
    <w:p w14:paraId="57319CEE" w14:textId="77777777"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 xml:space="preserve">Phishing (/phish). </w:t>
      </w:r>
      <w:r w:rsidRPr="003311F4">
        <w:rPr>
          <w:rFonts w:asciiTheme="minorHAnsi" w:hAnsiTheme="minorHAnsi" w:cstheme="minorHAnsi"/>
          <w:bCs/>
        </w:rPr>
        <w:t xml:space="preserve">Dedicated to phishing URLs, and associated information such as target.    </w:t>
      </w:r>
    </w:p>
    <w:p w14:paraId="255E2EA7" w14:textId="77777777"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Malicious IP (/</w:t>
      </w:r>
      <w:proofErr w:type="spellStart"/>
      <w:r w:rsidRPr="003311F4">
        <w:rPr>
          <w:rFonts w:asciiTheme="minorHAnsi" w:hAnsiTheme="minorHAnsi" w:cstheme="minorHAnsi"/>
          <w:b/>
        </w:rPr>
        <w:t>mal_ip</w:t>
      </w:r>
      <w:proofErr w:type="spellEnd"/>
      <w:r w:rsidRPr="003311F4">
        <w:rPr>
          <w:rFonts w:asciiTheme="minorHAnsi" w:hAnsiTheme="minorHAnsi" w:cstheme="minorHAnsi"/>
          <w:b/>
        </w:rPr>
        <w:t xml:space="preserve">). </w:t>
      </w:r>
      <w:r w:rsidRPr="003311F4">
        <w:rPr>
          <w:rFonts w:asciiTheme="minorHAnsi" w:hAnsiTheme="minorHAnsi" w:cstheme="minorHAnsi"/>
          <w:bCs/>
        </w:rPr>
        <w:t xml:space="preserve"> IP addresses that are considered dangerous or the sources of undesirable activity. Due to GDPR, you must sign the code of conduct document to get access to this module.</w:t>
      </w:r>
    </w:p>
    <w:p w14:paraId="29308E7E" w14:textId="77777777"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Malicious Domain (/</w:t>
      </w:r>
      <w:proofErr w:type="spellStart"/>
      <w:r w:rsidRPr="003311F4">
        <w:rPr>
          <w:rFonts w:asciiTheme="minorHAnsi" w:hAnsiTheme="minorHAnsi" w:cstheme="minorHAnsi"/>
          <w:b/>
        </w:rPr>
        <w:t>mal_domain</w:t>
      </w:r>
      <w:proofErr w:type="spellEnd"/>
      <w:r w:rsidRPr="003311F4">
        <w:rPr>
          <w:rFonts w:asciiTheme="minorHAnsi" w:hAnsiTheme="minorHAnsi" w:cstheme="minorHAnsi"/>
          <w:b/>
        </w:rPr>
        <w:t>).</w:t>
      </w:r>
      <w:r w:rsidRPr="003311F4">
        <w:rPr>
          <w:rFonts w:asciiTheme="minorHAnsi" w:hAnsiTheme="minorHAnsi" w:cstheme="minorHAnsi"/>
          <w:bCs/>
        </w:rPr>
        <w:t xml:space="preserve"> </w:t>
      </w:r>
      <w:r w:rsidRPr="003311F4">
        <w:rPr>
          <w:rFonts w:asciiTheme="minorHAnsi" w:hAnsiTheme="minorHAnsi" w:cstheme="minorHAnsi"/>
          <w:color w:val="222222"/>
          <w:shd w:val="clear" w:color="auto" w:fill="FFFFFF"/>
        </w:rPr>
        <w:t>Suspected or known malicious domains – domains registered by and being used by malefactors.</w:t>
      </w:r>
    </w:p>
    <w:p w14:paraId="46D738BC" w14:textId="7516C1EA" w:rsidR="00B55C67" w:rsidRPr="003311F4" w:rsidRDefault="00B55C67" w:rsidP="00B55C67">
      <w:pPr>
        <w:pStyle w:val="ListParagraph"/>
        <w:numPr>
          <w:ilvl w:val="0"/>
          <w:numId w:val="2"/>
        </w:numPr>
        <w:rPr>
          <w:rFonts w:asciiTheme="minorHAnsi" w:hAnsiTheme="minorHAnsi" w:cstheme="minorHAnsi"/>
          <w:b/>
        </w:rPr>
      </w:pPr>
      <w:r w:rsidRPr="003311F4">
        <w:rPr>
          <w:rFonts w:asciiTheme="minorHAnsi" w:hAnsiTheme="minorHAnsi" w:cstheme="minorHAnsi"/>
          <w:b/>
        </w:rPr>
        <w:t>Cryptocurrency</w:t>
      </w:r>
      <w:r>
        <w:rPr>
          <w:rFonts w:asciiTheme="minorHAnsi" w:hAnsiTheme="minorHAnsi" w:cstheme="minorHAnsi"/>
          <w:b/>
        </w:rPr>
        <w:t xml:space="preserve"> (/crypto).</w:t>
      </w:r>
      <w:r>
        <w:rPr>
          <w:rFonts w:asciiTheme="minorHAnsi" w:hAnsiTheme="minorHAnsi" w:cstheme="minorHAnsi"/>
          <w:bCs/>
        </w:rPr>
        <w:t xml:space="preserve"> Cryptocurrency addresses that are associated with suspicious or criminal transactions</w:t>
      </w:r>
      <w:ins w:id="518" w:author="foy shiver" w:date="2021-08-07T14:24:00Z">
        <w:r w:rsidR="004263F9">
          <w:rPr>
            <w:rFonts w:asciiTheme="minorHAnsi" w:hAnsiTheme="minorHAnsi" w:cstheme="minorHAnsi"/>
            <w:bCs/>
          </w:rPr>
          <w:t>.</w:t>
        </w:r>
      </w:ins>
      <w:r>
        <w:rPr>
          <w:rFonts w:asciiTheme="minorHAnsi" w:hAnsiTheme="minorHAnsi" w:cstheme="minorHAnsi"/>
          <w:bCs/>
        </w:rPr>
        <w:t xml:space="preserve">  Support</w:t>
      </w:r>
      <w:ins w:id="519" w:author="foy shiver" w:date="2021-08-07T14:24:00Z">
        <w:r w:rsidR="004263F9">
          <w:rPr>
            <w:rFonts w:asciiTheme="minorHAnsi" w:hAnsiTheme="minorHAnsi" w:cstheme="minorHAnsi"/>
            <w:bCs/>
          </w:rPr>
          <w:t>s</w:t>
        </w:r>
      </w:ins>
      <w:r>
        <w:rPr>
          <w:rFonts w:asciiTheme="minorHAnsi" w:hAnsiTheme="minorHAnsi" w:cstheme="minorHAnsi"/>
          <w:bCs/>
        </w:rPr>
        <w:t xml:space="preserve"> multiple popular cryptocurrencies.</w:t>
      </w:r>
    </w:p>
    <w:p w14:paraId="5DF63671" w14:textId="30029ADD" w:rsidR="00B55C67" w:rsidRPr="0009166A" w:rsidRDefault="00B55C67" w:rsidP="0009166A">
      <w:pPr>
        <w:pStyle w:val="ListParagraph"/>
        <w:numPr>
          <w:ilvl w:val="0"/>
          <w:numId w:val="2"/>
        </w:numPr>
        <w:rPr>
          <w:rFonts w:asciiTheme="minorHAnsi" w:hAnsiTheme="minorHAnsi" w:cstheme="minorHAnsi"/>
          <w:b/>
        </w:rPr>
      </w:pPr>
      <w:r w:rsidRPr="003311F4">
        <w:rPr>
          <w:rFonts w:asciiTheme="minorHAnsi" w:hAnsiTheme="minorHAnsi" w:cstheme="minorHAnsi"/>
          <w:b/>
        </w:rPr>
        <w:t>Report Phishing</w:t>
      </w:r>
      <w:r>
        <w:rPr>
          <w:rFonts w:asciiTheme="minorHAnsi" w:hAnsiTheme="minorHAnsi" w:cstheme="minorHAnsi"/>
          <w:b/>
        </w:rPr>
        <w:t xml:space="preserve"> (/</w:t>
      </w:r>
      <w:proofErr w:type="spellStart"/>
      <w:r>
        <w:rPr>
          <w:rFonts w:asciiTheme="minorHAnsi" w:hAnsiTheme="minorHAnsi" w:cstheme="minorHAnsi"/>
          <w:b/>
        </w:rPr>
        <w:t>report_phishing</w:t>
      </w:r>
      <w:proofErr w:type="spellEnd"/>
      <w:r>
        <w:rPr>
          <w:rFonts w:asciiTheme="minorHAnsi" w:hAnsiTheme="minorHAnsi" w:cstheme="minorHAnsi"/>
          <w:b/>
        </w:rPr>
        <w:t>).</w:t>
      </w:r>
      <w:r>
        <w:rPr>
          <w:rFonts w:asciiTheme="minorHAnsi" w:hAnsiTheme="minorHAnsi" w:cstheme="minorHAnsi"/>
          <w:bCs/>
        </w:rPr>
        <w:t xml:space="preserve"> A repository of phishing emails sent via API and also to the APWG’s </w:t>
      </w:r>
      <w:hyperlink r:id="rId23" w:history="1">
        <w:r w:rsidRPr="00AD04A0">
          <w:rPr>
            <w:rStyle w:val="Hyperlink"/>
            <w:rFonts w:asciiTheme="minorHAnsi" w:hAnsiTheme="minorHAnsi" w:cstheme="minorHAnsi"/>
            <w:bCs/>
          </w:rPr>
          <w:t>reportphishing@apwg.org</w:t>
        </w:r>
      </w:hyperlink>
      <w:r>
        <w:rPr>
          <w:rFonts w:asciiTheme="minorHAnsi" w:hAnsiTheme="minorHAnsi" w:cstheme="minorHAnsi"/>
          <w:bCs/>
        </w:rPr>
        <w:t xml:space="preserve"> mailbox.  The records include full Internet headers and the bodies of the emails.  These submissions do not feature a Confidence Score, and may sometimes </w:t>
      </w:r>
      <w:del w:id="520" w:author="foy shiver" w:date="2021-08-07T14:24:00Z">
        <w:r w:rsidDel="004C66DE">
          <w:rPr>
            <w:rFonts w:asciiTheme="minorHAnsi" w:hAnsiTheme="minorHAnsi" w:cstheme="minorHAnsi"/>
            <w:bCs/>
          </w:rPr>
          <w:delText xml:space="preserve">may </w:delText>
        </w:r>
      </w:del>
      <w:r>
        <w:rPr>
          <w:rFonts w:asciiTheme="minorHAnsi" w:hAnsiTheme="minorHAnsi" w:cstheme="minorHAnsi"/>
          <w:bCs/>
        </w:rPr>
        <w:t>include regular spam emails.</w:t>
      </w:r>
    </w:p>
    <w:p w14:paraId="49937859" w14:textId="77777777" w:rsidR="00B55C67" w:rsidRDefault="00B55C67" w:rsidP="00B55C67">
      <w:pPr>
        <w:rPr>
          <w:rFonts w:asciiTheme="minorHAnsi" w:hAnsiTheme="minorHAnsi" w:cstheme="minorHAnsi"/>
          <w:b/>
        </w:rPr>
      </w:pPr>
    </w:p>
    <w:p w14:paraId="5750BA64" w14:textId="36F50FD1" w:rsidR="003D5E37" w:rsidRPr="0009166A" w:rsidRDefault="003D5E37" w:rsidP="0009166A">
      <w:pPr>
        <w:rPr>
          <w:rFonts w:asciiTheme="minorHAnsi" w:hAnsiTheme="minorHAnsi" w:cstheme="minorHAnsi"/>
          <w:b/>
        </w:rPr>
      </w:pPr>
    </w:p>
    <w:p w14:paraId="2E239876" w14:textId="77777777" w:rsidR="006616D7" w:rsidRPr="006F3C3A" w:rsidRDefault="006616D7" w:rsidP="006C20DD">
      <w:pPr>
        <w:pStyle w:val="Heading2"/>
      </w:pPr>
      <w:bookmarkStart w:id="521" w:name="_Toc82181963"/>
      <w:r>
        <w:lastRenderedPageBreak/>
        <w:t>Confidence Level</w:t>
      </w:r>
      <w:bookmarkEnd w:id="521"/>
      <w:r>
        <w:t xml:space="preserve"> </w:t>
      </w:r>
    </w:p>
    <w:p w14:paraId="4501F8F7" w14:textId="4943D656" w:rsidR="00E5160D" w:rsidRPr="00531838" w:rsidRDefault="00A371A3" w:rsidP="0009166A">
      <w:pPr>
        <w:pStyle w:val="BodyText"/>
        <w:spacing w:before="166"/>
        <w:ind w:left="0"/>
        <w:contextualSpacing/>
        <w:rPr>
          <w:rFonts w:asciiTheme="minorHAnsi" w:hAnsiTheme="minorHAnsi" w:cstheme="minorHAnsi"/>
        </w:rPr>
      </w:pPr>
      <w:r>
        <w:rPr>
          <w:rFonts w:asciiTheme="minorHAnsi" w:hAnsiTheme="minorHAnsi" w:cstheme="minorHAnsi"/>
        </w:rPr>
        <w:t>Most of the modules allow users to submit and manipulate a</w:t>
      </w:r>
      <w:r w:rsidR="00837699">
        <w:rPr>
          <w:rFonts w:asciiTheme="minorHAnsi" w:hAnsiTheme="minorHAnsi" w:cstheme="minorHAnsi"/>
        </w:rPr>
        <w:t xml:space="preserve"> record’s</w:t>
      </w:r>
      <w:r>
        <w:rPr>
          <w:rFonts w:asciiTheme="minorHAnsi" w:hAnsiTheme="minorHAnsi" w:cstheme="minorHAnsi"/>
        </w:rPr>
        <w:t xml:space="preserve"> Confidence Level score.  This is a way for users to indicate the </w:t>
      </w:r>
      <w:r w:rsidR="002160AC">
        <w:rPr>
          <w:rFonts w:asciiTheme="minorHAnsi" w:hAnsiTheme="minorHAnsi" w:cstheme="minorHAnsi"/>
        </w:rPr>
        <w:t xml:space="preserve">perceived </w:t>
      </w:r>
      <w:r>
        <w:rPr>
          <w:rFonts w:asciiTheme="minorHAnsi" w:hAnsiTheme="minorHAnsi" w:cstheme="minorHAnsi"/>
        </w:rPr>
        <w:t>reliability of that particular</w:t>
      </w:r>
      <w:r w:rsidR="005978AA">
        <w:rPr>
          <w:rFonts w:asciiTheme="minorHAnsi" w:hAnsiTheme="minorHAnsi" w:cstheme="minorHAnsi"/>
        </w:rPr>
        <w:t xml:space="preserve"> </w:t>
      </w:r>
      <w:r w:rsidR="00C2614B">
        <w:rPr>
          <w:rFonts w:asciiTheme="minorHAnsi" w:hAnsiTheme="minorHAnsi" w:cstheme="minorHAnsi"/>
        </w:rPr>
        <w:t>record</w:t>
      </w:r>
      <w:r w:rsidR="002160AC">
        <w:rPr>
          <w:rFonts w:asciiTheme="minorHAnsi" w:hAnsiTheme="minorHAnsi" w:cstheme="minorHAnsi"/>
        </w:rPr>
        <w:t xml:space="preserve"> </w:t>
      </w:r>
      <w:r>
        <w:rPr>
          <w:rFonts w:asciiTheme="minorHAnsi" w:hAnsiTheme="minorHAnsi" w:cstheme="minorHAnsi"/>
        </w:rPr>
        <w:t>to other users.</w:t>
      </w:r>
    </w:p>
    <w:p w14:paraId="2D0A2E60" w14:textId="77777777" w:rsidR="00A371A3" w:rsidRPr="004A4A1A" w:rsidRDefault="00A371A3" w:rsidP="0009166A">
      <w:pPr>
        <w:contextualSpacing/>
        <w:rPr>
          <w:rFonts w:asciiTheme="minorHAnsi" w:hAnsiTheme="minorHAnsi" w:cstheme="minorHAnsi"/>
          <w:b/>
          <w:i/>
          <w:iCs/>
        </w:rPr>
      </w:pPr>
    </w:p>
    <w:p w14:paraId="74EB2CEA" w14:textId="50975950" w:rsidR="00A371A3" w:rsidRDefault="00703394" w:rsidP="0009166A">
      <w:pPr>
        <w:contextualSpacing/>
        <w:rPr>
          <w:rFonts w:asciiTheme="minorHAnsi" w:hAnsiTheme="minorHAnsi" w:cstheme="minorHAnsi"/>
        </w:rPr>
      </w:pPr>
      <w:r w:rsidRPr="00531838">
        <w:rPr>
          <w:rFonts w:asciiTheme="minorHAnsi" w:hAnsiTheme="minorHAnsi" w:cstheme="minorHAnsi"/>
        </w:rPr>
        <w:t xml:space="preserve">There are </w:t>
      </w:r>
      <w:r w:rsidR="00A371A3">
        <w:rPr>
          <w:rFonts w:asciiTheme="minorHAnsi" w:hAnsiTheme="minorHAnsi" w:cstheme="minorHAnsi"/>
        </w:rPr>
        <w:t>four</w:t>
      </w:r>
      <w:r w:rsidRPr="00531838">
        <w:rPr>
          <w:rFonts w:asciiTheme="minorHAnsi" w:hAnsiTheme="minorHAnsi" w:cstheme="minorHAnsi"/>
        </w:rPr>
        <w:t xml:space="preserve"> possible values for confidence</w:t>
      </w:r>
      <w:r w:rsidR="005978AA">
        <w:rPr>
          <w:rFonts w:asciiTheme="minorHAnsi" w:hAnsiTheme="minorHAnsi" w:cstheme="minorHAnsi"/>
        </w:rPr>
        <w:t xml:space="preserve"> level</w:t>
      </w:r>
      <w:r w:rsidR="00A371A3">
        <w:rPr>
          <w:rFonts w:asciiTheme="minorHAnsi" w:hAnsiTheme="minorHAnsi" w:cstheme="minorHAnsi"/>
        </w:rPr>
        <w:t>:</w:t>
      </w:r>
    </w:p>
    <w:p w14:paraId="795C1886" w14:textId="1B063688" w:rsidR="00A371A3" w:rsidRPr="0009166A" w:rsidRDefault="00703394" w:rsidP="0009166A">
      <w:pPr>
        <w:pStyle w:val="ListParagraph"/>
        <w:numPr>
          <w:ilvl w:val="0"/>
          <w:numId w:val="8"/>
        </w:numPr>
        <w:contextualSpacing/>
        <w:rPr>
          <w:rFonts w:asciiTheme="minorHAnsi" w:hAnsiTheme="minorHAnsi" w:cstheme="minorHAnsi"/>
          <w:b/>
        </w:rPr>
      </w:pPr>
      <w:r w:rsidRPr="0009166A">
        <w:rPr>
          <w:rFonts w:asciiTheme="minorHAnsi" w:hAnsiTheme="minorHAnsi" w:cstheme="minorHAnsi"/>
          <w:b/>
          <w:bCs/>
        </w:rPr>
        <w:t>100</w:t>
      </w:r>
      <w:r w:rsidRPr="0009166A">
        <w:rPr>
          <w:rFonts w:asciiTheme="minorHAnsi" w:hAnsiTheme="minorHAnsi" w:cstheme="minorHAnsi"/>
        </w:rPr>
        <w:t xml:space="preserve"> indicates that </w:t>
      </w:r>
      <w:r w:rsidR="00A371A3">
        <w:rPr>
          <w:rFonts w:asciiTheme="minorHAnsi" w:hAnsiTheme="minorHAnsi" w:cstheme="minorHAnsi"/>
        </w:rPr>
        <w:t xml:space="preserve">the </w:t>
      </w:r>
      <w:proofErr w:type="spellStart"/>
      <w:r w:rsidR="00A371A3">
        <w:rPr>
          <w:rFonts w:asciiTheme="minorHAnsi" w:hAnsiTheme="minorHAnsi" w:cstheme="minorHAnsi"/>
        </w:rPr>
        <w:t>submittor</w:t>
      </w:r>
      <w:proofErr w:type="spellEnd"/>
      <w:r w:rsidR="00A371A3">
        <w:rPr>
          <w:rFonts w:asciiTheme="minorHAnsi" w:hAnsiTheme="minorHAnsi" w:cstheme="minorHAnsi"/>
        </w:rPr>
        <w:t xml:space="preserve"> has 100% confidence that the incident submission is accurate.  </w:t>
      </w:r>
      <w:proofErr w:type="gramStart"/>
      <w:r w:rsidR="00A371A3">
        <w:rPr>
          <w:rFonts w:asciiTheme="minorHAnsi" w:hAnsiTheme="minorHAnsi" w:cstheme="minorHAnsi"/>
        </w:rPr>
        <w:t>Usually</w:t>
      </w:r>
      <w:proofErr w:type="gramEnd"/>
      <w:r w:rsidR="00A371A3">
        <w:rPr>
          <w:rFonts w:asciiTheme="minorHAnsi" w:hAnsiTheme="minorHAnsi" w:cstheme="minorHAnsi"/>
        </w:rPr>
        <w:t xml:space="preserve"> this 100% confidence is achieved by a </w:t>
      </w:r>
      <w:del w:id="522" w:author="Greg Aaron" w:date="2021-08-17T10:22:00Z">
        <w:r w:rsidR="00A371A3" w:rsidDel="00DE7EA1">
          <w:rPr>
            <w:rFonts w:asciiTheme="minorHAnsi" w:hAnsiTheme="minorHAnsi" w:cstheme="minorHAnsi"/>
          </w:rPr>
          <w:delText xml:space="preserve">rigorous </w:delText>
        </w:r>
      </w:del>
      <w:ins w:id="523" w:author="Greg Aaron" w:date="2021-08-17T10:22:00Z">
        <w:r w:rsidR="00DE7EA1">
          <w:rPr>
            <w:rFonts w:asciiTheme="minorHAnsi" w:hAnsiTheme="minorHAnsi" w:cstheme="minorHAnsi"/>
          </w:rPr>
          <w:t xml:space="preserve">highly reliable </w:t>
        </w:r>
      </w:ins>
      <w:r w:rsidR="00A371A3">
        <w:rPr>
          <w:rFonts w:asciiTheme="minorHAnsi" w:hAnsiTheme="minorHAnsi" w:cstheme="minorHAnsi"/>
        </w:rPr>
        <w:t xml:space="preserve">process – such as if </w:t>
      </w:r>
      <w:r w:rsidR="002160AC">
        <w:rPr>
          <w:rFonts w:asciiTheme="minorHAnsi" w:hAnsiTheme="minorHAnsi" w:cstheme="minorHAnsi"/>
        </w:rPr>
        <w:t>the phishing page</w:t>
      </w:r>
      <w:r w:rsidR="00A371A3">
        <w:rPr>
          <w:rFonts w:asciiTheme="minorHAnsi" w:hAnsiTheme="minorHAnsi" w:cstheme="minorHAnsi"/>
        </w:rPr>
        <w:t xml:space="preserve"> </w:t>
      </w:r>
      <w:r w:rsidRPr="0009166A">
        <w:rPr>
          <w:rFonts w:asciiTheme="minorHAnsi" w:hAnsiTheme="minorHAnsi" w:cstheme="minorHAnsi"/>
        </w:rPr>
        <w:t xml:space="preserve">has been visually confirmed by a staff member. </w:t>
      </w:r>
    </w:p>
    <w:p w14:paraId="30E8756D" w14:textId="7D19DFEB" w:rsidR="00A371A3" w:rsidRPr="0009166A" w:rsidRDefault="00703394" w:rsidP="0009166A">
      <w:pPr>
        <w:pStyle w:val="ListParagraph"/>
        <w:numPr>
          <w:ilvl w:val="0"/>
          <w:numId w:val="8"/>
        </w:numPr>
        <w:contextualSpacing/>
        <w:rPr>
          <w:rFonts w:asciiTheme="minorHAnsi" w:hAnsiTheme="minorHAnsi" w:cstheme="minorHAnsi"/>
          <w:b/>
        </w:rPr>
      </w:pPr>
      <w:r w:rsidRPr="0009166A">
        <w:rPr>
          <w:rFonts w:asciiTheme="minorHAnsi" w:hAnsiTheme="minorHAnsi" w:cstheme="minorHAnsi"/>
          <w:b/>
          <w:bCs/>
        </w:rPr>
        <w:t>90</w:t>
      </w:r>
      <w:r w:rsidRPr="0009166A">
        <w:rPr>
          <w:rFonts w:asciiTheme="minorHAnsi" w:hAnsiTheme="minorHAnsi" w:cstheme="minorHAnsi"/>
        </w:rPr>
        <w:t xml:space="preserve"> indicates that the </w:t>
      </w:r>
      <w:proofErr w:type="spellStart"/>
      <w:r w:rsidR="00A371A3">
        <w:rPr>
          <w:rFonts w:asciiTheme="minorHAnsi" w:hAnsiTheme="minorHAnsi" w:cstheme="minorHAnsi"/>
        </w:rPr>
        <w:t>submittor</w:t>
      </w:r>
      <w:proofErr w:type="spellEnd"/>
      <w:r w:rsidR="00A371A3">
        <w:rPr>
          <w:rFonts w:asciiTheme="minorHAnsi" w:hAnsiTheme="minorHAnsi" w:cstheme="minorHAnsi"/>
        </w:rPr>
        <w:t xml:space="preserve"> has high confidence in the submission.  A 90 is suitable for </w:t>
      </w:r>
      <w:r w:rsidRPr="0009166A">
        <w:rPr>
          <w:rFonts w:asciiTheme="minorHAnsi" w:hAnsiTheme="minorHAnsi" w:cstheme="minorHAnsi"/>
        </w:rPr>
        <w:t xml:space="preserve">phish </w:t>
      </w:r>
      <w:r w:rsidR="00A371A3">
        <w:rPr>
          <w:rFonts w:asciiTheme="minorHAnsi" w:hAnsiTheme="minorHAnsi" w:cstheme="minorHAnsi"/>
        </w:rPr>
        <w:t>that are</w:t>
      </w:r>
      <w:r w:rsidR="00A371A3" w:rsidRPr="0009166A">
        <w:rPr>
          <w:rFonts w:asciiTheme="minorHAnsi" w:hAnsiTheme="minorHAnsi" w:cstheme="minorHAnsi"/>
        </w:rPr>
        <w:t xml:space="preserve"> </w:t>
      </w:r>
      <w:r w:rsidRPr="0009166A">
        <w:rPr>
          <w:rFonts w:asciiTheme="minorHAnsi" w:hAnsiTheme="minorHAnsi" w:cstheme="minorHAnsi"/>
        </w:rPr>
        <w:t>found using a</w:t>
      </w:r>
      <w:r w:rsidR="002160AC">
        <w:rPr>
          <w:rFonts w:asciiTheme="minorHAnsi" w:hAnsiTheme="minorHAnsi" w:cstheme="minorHAnsi"/>
        </w:rPr>
        <w:t>n automated or</w:t>
      </w:r>
      <w:r w:rsidRPr="0009166A">
        <w:rPr>
          <w:rFonts w:asciiTheme="minorHAnsi" w:hAnsiTheme="minorHAnsi" w:cstheme="minorHAnsi"/>
        </w:rPr>
        <w:t xml:space="preserve"> </w:t>
      </w:r>
      <w:r w:rsidR="00A371A3">
        <w:rPr>
          <w:rFonts w:asciiTheme="minorHAnsi" w:hAnsiTheme="minorHAnsi" w:cstheme="minorHAnsi"/>
        </w:rPr>
        <w:t>machine learning</w:t>
      </w:r>
      <w:r w:rsidR="00A371A3" w:rsidRPr="0009166A">
        <w:rPr>
          <w:rFonts w:asciiTheme="minorHAnsi" w:hAnsiTheme="minorHAnsi" w:cstheme="minorHAnsi"/>
        </w:rPr>
        <w:t xml:space="preserve"> </w:t>
      </w:r>
      <w:r w:rsidRPr="0009166A">
        <w:rPr>
          <w:rFonts w:asciiTheme="minorHAnsi" w:hAnsiTheme="minorHAnsi" w:cstheme="minorHAnsi"/>
        </w:rPr>
        <w:t>process</w:t>
      </w:r>
      <w:r w:rsidR="00A371A3">
        <w:rPr>
          <w:rFonts w:asciiTheme="minorHAnsi" w:hAnsiTheme="minorHAnsi" w:cstheme="minorHAnsi"/>
        </w:rPr>
        <w:t xml:space="preserve"> – for example if your system </w:t>
      </w:r>
      <w:proofErr w:type="spellStart"/>
      <w:r w:rsidR="00A371A3">
        <w:rPr>
          <w:rFonts w:asciiTheme="minorHAnsi" w:hAnsiTheme="minorHAnsi" w:cstheme="minorHAnsi"/>
        </w:rPr>
        <w:t>spidered</w:t>
      </w:r>
      <w:proofErr w:type="spellEnd"/>
      <w:r w:rsidR="00A371A3">
        <w:rPr>
          <w:rFonts w:asciiTheme="minorHAnsi" w:hAnsiTheme="minorHAnsi" w:cstheme="minorHAnsi"/>
        </w:rPr>
        <w:t xml:space="preserve"> </w:t>
      </w:r>
      <w:r w:rsidR="002160AC">
        <w:rPr>
          <w:rFonts w:asciiTheme="minorHAnsi" w:hAnsiTheme="minorHAnsi" w:cstheme="minorHAnsi"/>
        </w:rPr>
        <w:t>and</w:t>
      </w:r>
      <w:r w:rsidR="00A371A3">
        <w:rPr>
          <w:rFonts w:asciiTheme="minorHAnsi" w:hAnsiTheme="minorHAnsi" w:cstheme="minorHAnsi"/>
        </w:rPr>
        <w:t xml:space="preserve"> confirmed the presence of a phishing page.</w:t>
      </w:r>
    </w:p>
    <w:p w14:paraId="513CD9EC" w14:textId="5B2C67E0" w:rsidR="00E5160D" w:rsidRPr="0009166A" w:rsidRDefault="00703394" w:rsidP="0009166A">
      <w:pPr>
        <w:pStyle w:val="ListParagraph"/>
        <w:numPr>
          <w:ilvl w:val="0"/>
          <w:numId w:val="8"/>
        </w:numPr>
        <w:contextualSpacing/>
        <w:rPr>
          <w:rFonts w:asciiTheme="minorHAnsi" w:hAnsiTheme="minorHAnsi" w:cstheme="minorHAnsi"/>
          <w:b/>
        </w:rPr>
      </w:pPr>
      <w:r w:rsidRPr="0009166A">
        <w:rPr>
          <w:rFonts w:asciiTheme="minorHAnsi" w:hAnsiTheme="minorHAnsi" w:cstheme="minorHAnsi"/>
          <w:b/>
          <w:bCs/>
        </w:rPr>
        <w:t>50</w:t>
      </w:r>
      <w:r w:rsidRPr="0009166A">
        <w:rPr>
          <w:rFonts w:asciiTheme="minorHAnsi" w:hAnsiTheme="minorHAnsi" w:cstheme="minorHAnsi"/>
        </w:rPr>
        <w:t xml:space="preserve"> indicates that you or your </w:t>
      </w:r>
      <w:r w:rsidR="00A371A3">
        <w:rPr>
          <w:rFonts w:asciiTheme="minorHAnsi" w:hAnsiTheme="minorHAnsi" w:cstheme="minorHAnsi"/>
        </w:rPr>
        <w:t>machine learning</w:t>
      </w:r>
      <w:r w:rsidR="00A371A3" w:rsidRPr="0009166A">
        <w:rPr>
          <w:rFonts w:asciiTheme="minorHAnsi" w:hAnsiTheme="minorHAnsi" w:cstheme="minorHAnsi"/>
        </w:rPr>
        <w:t xml:space="preserve"> </w:t>
      </w:r>
      <w:r w:rsidRPr="0009166A">
        <w:rPr>
          <w:rFonts w:asciiTheme="minorHAnsi" w:hAnsiTheme="minorHAnsi" w:cstheme="minorHAnsi"/>
        </w:rPr>
        <w:t>process believes this to be phish, but the phish has not been confirmed by a process that would drive it to a 90 or 100 value, yet you still think the URL should be sent to the eCX</w:t>
      </w:r>
      <w:r w:rsidRPr="0009166A">
        <w:rPr>
          <w:rFonts w:asciiTheme="minorHAnsi" w:hAnsiTheme="minorHAnsi" w:cstheme="minorHAnsi"/>
          <w:w w:val="95"/>
        </w:rPr>
        <w:t>.</w:t>
      </w:r>
    </w:p>
    <w:p w14:paraId="565D52AC" w14:textId="6705C4AB" w:rsidR="00A371A3" w:rsidRPr="0009166A" w:rsidRDefault="00A371A3" w:rsidP="0009166A">
      <w:pPr>
        <w:pStyle w:val="ListParagraph"/>
        <w:numPr>
          <w:ilvl w:val="0"/>
          <w:numId w:val="8"/>
        </w:numPr>
        <w:contextualSpacing/>
        <w:rPr>
          <w:rFonts w:asciiTheme="minorHAnsi" w:hAnsiTheme="minorHAnsi" w:cstheme="minorHAnsi"/>
          <w:b/>
        </w:rPr>
      </w:pPr>
      <w:r>
        <w:rPr>
          <w:rFonts w:asciiTheme="minorHAnsi" w:hAnsiTheme="minorHAnsi" w:cstheme="minorHAnsi"/>
          <w:b/>
          <w:bCs/>
        </w:rPr>
        <w:t>0</w:t>
      </w:r>
      <w:r>
        <w:rPr>
          <w:rFonts w:asciiTheme="minorHAnsi" w:hAnsiTheme="minorHAnsi" w:cstheme="minorHAnsi"/>
        </w:rPr>
        <w:t xml:space="preserve"> indicates that there is no confidence in the entry. A “0” indicates that the submission is probably a false-positive</w:t>
      </w:r>
      <w:r w:rsidR="00A67531">
        <w:rPr>
          <w:rFonts w:asciiTheme="minorHAnsi" w:hAnsiTheme="minorHAnsi" w:cstheme="minorHAnsi"/>
        </w:rPr>
        <w:t xml:space="preserve"> (a domain or URL that should never have been reported as dangerous in the first place)</w:t>
      </w:r>
      <w:r>
        <w:rPr>
          <w:rFonts w:asciiTheme="minorHAnsi" w:hAnsiTheme="minorHAnsi" w:cstheme="minorHAnsi"/>
        </w:rPr>
        <w:t xml:space="preserve">.  </w:t>
      </w:r>
      <w:r w:rsidR="004D2919">
        <w:rPr>
          <w:rFonts w:asciiTheme="minorHAnsi" w:hAnsiTheme="minorHAnsi" w:cstheme="minorHAnsi"/>
        </w:rPr>
        <w:t>Do not</w:t>
      </w:r>
      <w:r>
        <w:rPr>
          <w:rFonts w:asciiTheme="minorHAnsi" w:hAnsiTheme="minorHAnsi" w:cstheme="minorHAnsi"/>
        </w:rPr>
        <w:t xml:space="preserve"> make submissions that begin with a </w:t>
      </w:r>
      <w:proofErr w:type="gramStart"/>
      <w:r>
        <w:rPr>
          <w:rFonts w:asciiTheme="minorHAnsi" w:hAnsiTheme="minorHAnsi" w:cstheme="minorHAnsi"/>
        </w:rPr>
        <w:t>0 confidence</w:t>
      </w:r>
      <w:proofErr w:type="gramEnd"/>
      <w:r>
        <w:rPr>
          <w:rFonts w:asciiTheme="minorHAnsi" w:hAnsiTheme="minorHAnsi" w:cstheme="minorHAnsi"/>
        </w:rPr>
        <w:t xml:space="preserve"> level – </w:t>
      </w:r>
      <w:r w:rsidR="004D2919">
        <w:rPr>
          <w:rFonts w:asciiTheme="minorHAnsi" w:hAnsiTheme="minorHAnsi" w:cstheme="minorHAnsi"/>
        </w:rPr>
        <w:t xml:space="preserve">these will be rejected. Instead, </w:t>
      </w:r>
      <w:r>
        <w:rPr>
          <w:rFonts w:asciiTheme="minorHAnsi" w:hAnsiTheme="minorHAnsi" w:cstheme="minorHAnsi"/>
        </w:rPr>
        <w:t xml:space="preserve">a </w:t>
      </w:r>
      <w:proofErr w:type="gramStart"/>
      <w:r>
        <w:rPr>
          <w:rFonts w:asciiTheme="minorHAnsi" w:hAnsiTheme="minorHAnsi" w:cstheme="minorHAnsi"/>
        </w:rPr>
        <w:t>0 confi</w:t>
      </w:r>
      <w:r w:rsidR="00A67531">
        <w:rPr>
          <w:rFonts w:asciiTheme="minorHAnsi" w:hAnsiTheme="minorHAnsi" w:cstheme="minorHAnsi"/>
        </w:rPr>
        <w:t>dence</w:t>
      </w:r>
      <w:proofErr w:type="gramEnd"/>
      <w:r w:rsidR="00A67531">
        <w:rPr>
          <w:rFonts w:asciiTheme="minorHAnsi" w:hAnsiTheme="minorHAnsi" w:cstheme="minorHAnsi"/>
        </w:rPr>
        <w:t xml:space="preserve"> </w:t>
      </w:r>
      <w:r>
        <w:rPr>
          <w:rFonts w:asciiTheme="minorHAnsi" w:hAnsiTheme="minorHAnsi" w:cstheme="minorHAnsi"/>
        </w:rPr>
        <w:t xml:space="preserve">level is used to downgrade </w:t>
      </w:r>
      <w:r w:rsidR="00A67531">
        <w:rPr>
          <w:rFonts w:asciiTheme="minorHAnsi" w:hAnsiTheme="minorHAnsi" w:cstheme="minorHAnsi"/>
        </w:rPr>
        <w:t xml:space="preserve">(via a PATCH) </w:t>
      </w:r>
      <w:r>
        <w:rPr>
          <w:rFonts w:asciiTheme="minorHAnsi" w:hAnsiTheme="minorHAnsi" w:cstheme="minorHAnsi"/>
        </w:rPr>
        <w:t>the confidence level of an existing record.  Phish that were up at one time but are now down (mitigated) should NOT be marked with a “0” confidence level.  Instead, mitigated (down) phish should be moved from “active” to “inactive” status.</w:t>
      </w:r>
      <w:r w:rsidR="00C2614B">
        <w:rPr>
          <w:rFonts w:asciiTheme="minorHAnsi" w:hAnsiTheme="minorHAnsi" w:cstheme="minorHAnsi"/>
        </w:rPr>
        <w:t xml:space="preserve"> </w:t>
      </w:r>
    </w:p>
    <w:p w14:paraId="43A628B7" w14:textId="32AC9A23" w:rsidR="00E5160D" w:rsidRDefault="00E5160D">
      <w:pPr>
        <w:rPr>
          <w:rFonts w:asciiTheme="minorHAnsi" w:hAnsiTheme="minorHAnsi" w:cstheme="minorHAnsi"/>
          <w:b/>
        </w:rPr>
      </w:pPr>
    </w:p>
    <w:p w14:paraId="2E8438DC" w14:textId="77777777" w:rsidR="00A67531" w:rsidRDefault="00A67531" w:rsidP="0009166A">
      <w:pPr>
        <w:pStyle w:val="Heading2"/>
      </w:pPr>
      <w:bookmarkStart w:id="524" w:name="_Toc82181964"/>
      <w:r>
        <w:t>Status</w:t>
      </w:r>
      <w:bookmarkEnd w:id="524"/>
    </w:p>
    <w:p w14:paraId="6DDA8206" w14:textId="1096D17B" w:rsidR="00A67531" w:rsidRDefault="00A67531" w:rsidP="0009166A">
      <w:pPr>
        <w:pStyle w:val="BodyText"/>
        <w:spacing w:before="166"/>
        <w:ind w:left="0"/>
        <w:rPr>
          <w:rFonts w:asciiTheme="minorHAnsi" w:hAnsiTheme="minorHAnsi" w:cstheme="minorHAnsi"/>
        </w:rPr>
      </w:pPr>
      <w:r w:rsidRPr="0009166A">
        <w:rPr>
          <w:rFonts w:asciiTheme="minorHAnsi" w:hAnsiTheme="minorHAnsi" w:cstheme="minorHAnsi"/>
          <w:bCs/>
        </w:rPr>
        <w:t xml:space="preserve">In the eCX modules, </w:t>
      </w:r>
      <w:r>
        <w:rPr>
          <w:rFonts w:asciiTheme="minorHAnsi" w:hAnsiTheme="minorHAnsi" w:cstheme="minorHAnsi"/>
          <w:bCs/>
        </w:rPr>
        <w:t xml:space="preserve">the </w:t>
      </w:r>
      <w:r w:rsidRPr="0009166A">
        <w:rPr>
          <w:rFonts w:asciiTheme="minorHAnsi" w:hAnsiTheme="minorHAnsi" w:cstheme="minorHAnsi"/>
          <w:bCs/>
        </w:rPr>
        <w:t>Status</w:t>
      </w:r>
      <w:r>
        <w:rPr>
          <w:rFonts w:asciiTheme="minorHAnsi" w:hAnsiTheme="minorHAnsi" w:cstheme="minorHAnsi"/>
          <w:bCs/>
        </w:rPr>
        <w:t xml:space="preserve"> field </w:t>
      </w:r>
      <w:r w:rsidRPr="0009166A">
        <w:rPr>
          <w:rFonts w:asciiTheme="minorHAnsi" w:hAnsiTheme="minorHAnsi" w:cstheme="minorHAnsi"/>
          <w:bCs/>
        </w:rPr>
        <w:t xml:space="preserve">indicates whether a threat is </w:t>
      </w:r>
      <w:r>
        <w:rPr>
          <w:rFonts w:asciiTheme="minorHAnsi" w:hAnsiTheme="minorHAnsi" w:cstheme="minorHAnsi"/>
          <w:bCs/>
        </w:rPr>
        <w:t>“</w:t>
      </w:r>
      <w:r w:rsidRPr="0009166A">
        <w:rPr>
          <w:rFonts w:asciiTheme="minorHAnsi" w:hAnsiTheme="minorHAnsi" w:cstheme="minorHAnsi"/>
          <w:bCs/>
        </w:rPr>
        <w:t>active</w:t>
      </w:r>
      <w:r>
        <w:rPr>
          <w:rFonts w:asciiTheme="minorHAnsi" w:hAnsiTheme="minorHAnsi" w:cstheme="minorHAnsi"/>
          <w:bCs/>
        </w:rPr>
        <w:t>” (up, a threat, etc.)</w:t>
      </w:r>
      <w:r w:rsidRPr="0009166A">
        <w:rPr>
          <w:rFonts w:asciiTheme="minorHAnsi" w:hAnsiTheme="minorHAnsi" w:cstheme="minorHAnsi"/>
          <w:bCs/>
        </w:rPr>
        <w:t xml:space="preserve"> or </w:t>
      </w:r>
      <w:r>
        <w:rPr>
          <w:rFonts w:asciiTheme="minorHAnsi" w:hAnsiTheme="minorHAnsi" w:cstheme="minorHAnsi"/>
          <w:bCs/>
        </w:rPr>
        <w:t xml:space="preserve">“inactive” (down, mitigated, or otherwise no longer functional or a threat).  </w:t>
      </w:r>
      <w:r>
        <w:rPr>
          <w:rFonts w:asciiTheme="minorHAnsi" w:hAnsiTheme="minorHAnsi" w:cstheme="minorHAnsi"/>
        </w:rPr>
        <w:t xml:space="preserve">Please keep in mind that once an entry has been submitted, the </w:t>
      </w:r>
      <w:del w:id="525" w:author="foy shiver" w:date="2021-08-09T06:18:00Z">
        <w:r w:rsidDel="003A1668">
          <w:rPr>
            <w:rFonts w:asciiTheme="minorHAnsi" w:hAnsiTheme="minorHAnsi" w:cstheme="minorHAnsi"/>
          </w:rPr>
          <w:delText>submittor</w:delText>
        </w:r>
      </w:del>
      <w:ins w:id="526" w:author="foy shiver" w:date="2021-08-09T06:18:00Z">
        <w:r w:rsidR="003A1668">
          <w:rPr>
            <w:rFonts w:asciiTheme="minorHAnsi" w:hAnsiTheme="minorHAnsi" w:cstheme="minorHAnsi"/>
          </w:rPr>
          <w:t>submitter</w:t>
        </w:r>
      </w:ins>
      <w:r>
        <w:rPr>
          <w:rFonts w:asciiTheme="minorHAnsi" w:hAnsiTheme="minorHAnsi" w:cstheme="minorHAnsi"/>
        </w:rPr>
        <w:t xml:space="preserve"> will likely </w:t>
      </w:r>
      <w:r w:rsidRPr="0009166A">
        <w:rPr>
          <w:rFonts w:asciiTheme="minorHAnsi" w:hAnsiTheme="minorHAnsi" w:cstheme="minorHAnsi"/>
          <w:i/>
          <w:iCs/>
        </w:rPr>
        <w:t>not</w:t>
      </w:r>
      <w:r>
        <w:rPr>
          <w:rFonts w:asciiTheme="minorHAnsi" w:hAnsiTheme="minorHAnsi" w:cstheme="minorHAnsi"/>
        </w:rPr>
        <w:t xml:space="preserve"> update the status flag over time.  For example, a phishing URL may have been marked as active at the time it was submitted to the eCX, but the phishing page may not be active at the time you download the data about it.  </w:t>
      </w:r>
    </w:p>
    <w:p w14:paraId="0D57FE10" w14:textId="7F13C0DF" w:rsidR="00A67531" w:rsidRDefault="00A67531" w:rsidP="00256A81">
      <w:pPr>
        <w:pStyle w:val="BodyText"/>
        <w:spacing w:before="166"/>
        <w:ind w:left="0"/>
        <w:rPr>
          <w:rFonts w:asciiTheme="minorHAnsi" w:hAnsiTheme="minorHAnsi" w:cstheme="minorHAnsi"/>
        </w:rPr>
      </w:pPr>
      <w:r>
        <w:rPr>
          <w:rFonts w:asciiTheme="minorHAnsi" w:hAnsiTheme="minorHAnsi" w:cstheme="minorHAnsi"/>
        </w:rPr>
        <w:t xml:space="preserve">For these reasons, we do </w:t>
      </w:r>
      <w:r w:rsidRPr="004A4A1A">
        <w:rPr>
          <w:rFonts w:asciiTheme="minorHAnsi" w:hAnsiTheme="minorHAnsi" w:cstheme="minorHAnsi"/>
          <w:i/>
          <w:iCs/>
        </w:rPr>
        <w:t>not</w:t>
      </w:r>
      <w:r>
        <w:rPr>
          <w:rFonts w:asciiTheme="minorHAnsi" w:hAnsiTheme="minorHAnsi" w:cstheme="minorHAnsi"/>
        </w:rPr>
        <w:t xml:space="preserve"> recommend that you use the eCX </w:t>
      </w:r>
      <w:r w:rsidR="00C2614B">
        <w:rPr>
          <w:rFonts w:asciiTheme="minorHAnsi" w:hAnsiTheme="minorHAnsi" w:cstheme="minorHAnsi"/>
        </w:rPr>
        <w:t xml:space="preserve">and its status info </w:t>
      </w:r>
      <w:r>
        <w:rPr>
          <w:rFonts w:asciiTheme="minorHAnsi" w:hAnsiTheme="minorHAnsi" w:cstheme="minorHAnsi"/>
        </w:rPr>
        <w:t xml:space="preserve">as an authoritative source of information about whether a malicious event is </w:t>
      </w:r>
      <w:r w:rsidR="00256A81">
        <w:rPr>
          <w:rFonts w:asciiTheme="minorHAnsi" w:hAnsiTheme="minorHAnsi" w:cstheme="minorHAnsi"/>
        </w:rPr>
        <w:t xml:space="preserve">currently </w:t>
      </w:r>
      <w:r>
        <w:rPr>
          <w:rFonts w:asciiTheme="minorHAnsi" w:hAnsiTheme="minorHAnsi" w:cstheme="minorHAnsi"/>
        </w:rPr>
        <w:t>active (up) or inactive (down).  Instead, we hope users will take the data and confirm the activity</w:t>
      </w:r>
      <w:r w:rsidR="00256A81">
        <w:rPr>
          <w:rFonts w:asciiTheme="minorHAnsi" w:hAnsiTheme="minorHAnsi" w:cstheme="minorHAnsi"/>
        </w:rPr>
        <w:t xml:space="preserve"> and its current status</w:t>
      </w:r>
      <w:r>
        <w:rPr>
          <w:rFonts w:asciiTheme="minorHAnsi" w:hAnsiTheme="minorHAnsi" w:cstheme="minorHAnsi"/>
        </w:rPr>
        <w:t>, if that is important to you.</w:t>
      </w:r>
    </w:p>
    <w:p w14:paraId="2E393B2E" w14:textId="77777777" w:rsidR="00256A81" w:rsidRDefault="00256A81" w:rsidP="00256A81">
      <w:pPr>
        <w:pStyle w:val="BodyText"/>
        <w:spacing w:before="166"/>
        <w:ind w:left="0"/>
        <w:contextualSpacing/>
        <w:rPr>
          <w:rFonts w:asciiTheme="minorHAnsi" w:hAnsiTheme="minorHAnsi" w:cstheme="minorHAnsi"/>
        </w:rPr>
      </w:pPr>
    </w:p>
    <w:p w14:paraId="20032A43" w14:textId="6A85E89A" w:rsidR="00A67531" w:rsidRDefault="00A67531" w:rsidP="0009166A">
      <w:pPr>
        <w:pStyle w:val="BodyText"/>
        <w:spacing w:before="166"/>
        <w:ind w:left="0"/>
        <w:contextualSpacing/>
        <w:rPr>
          <w:rFonts w:asciiTheme="minorHAnsi" w:hAnsiTheme="minorHAnsi" w:cstheme="minorHAnsi"/>
        </w:rPr>
      </w:pPr>
      <w:r>
        <w:rPr>
          <w:rFonts w:asciiTheme="minorHAnsi" w:hAnsiTheme="minorHAnsi" w:cstheme="minorHAnsi"/>
        </w:rPr>
        <w:t>If you are submitting data to the eCX:</w:t>
      </w:r>
    </w:p>
    <w:p w14:paraId="19F76A5F" w14:textId="77777777" w:rsidR="00A67531" w:rsidRDefault="00A67531" w:rsidP="0009166A">
      <w:pPr>
        <w:pStyle w:val="BodyText"/>
        <w:numPr>
          <w:ilvl w:val="0"/>
          <w:numId w:val="8"/>
        </w:numPr>
        <w:spacing w:before="166"/>
        <w:contextualSpacing/>
        <w:rPr>
          <w:rFonts w:asciiTheme="minorHAnsi" w:hAnsiTheme="minorHAnsi" w:cstheme="minorHAnsi"/>
        </w:rPr>
      </w:pPr>
      <w:r>
        <w:rPr>
          <w:rFonts w:asciiTheme="minorHAnsi" w:hAnsiTheme="minorHAnsi" w:cstheme="minorHAnsi"/>
        </w:rPr>
        <w:t>If the threat is active at the time you submit the data to the eCX, make your submission with the status = active.</w:t>
      </w:r>
    </w:p>
    <w:p w14:paraId="0D9E67A3" w14:textId="44F40D97" w:rsidR="00A67531" w:rsidRPr="00A67531" w:rsidRDefault="00A67531" w:rsidP="0009166A">
      <w:pPr>
        <w:pStyle w:val="BodyText"/>
        <w:numPr>
          <w:ilvl w:val="0"/>
          <w:numId w:val="8"/>
        </w:numPr>
        <w:spacing w:before="166"/>
        <w:contextualSpacing/>
        <w:rPr>
          <w:rFonts w:asciiTheme="minorHAnsi" w:hAnsiTheme="minorHAnsi" w:cstheme="minorHAnsi"/>
        </w:rPr>
      </w:pPr>
      <w:r w:rsidRPr="00A67531">
        <w:rPr>
          <w:rFonts w:asciiTheme="minorHAnsi" w:hAnsiTheme="minorHAnsi" w:cstheme="minorHAnsi"/>
        </w:rPr>
        <w:t>If the threat is not active at the time you submit the data to the eCX, make your submission with the status = inactive.</w:t>
      </w:r>
      <w:r>
        <w:rPr>
          <w:rFonts w:asciiTheme="minorHAnsi" w:hAnsiTheme="minorHAnsi" w:cstheme="minorHAnsi"/>
        </w:rPr>
        <w:t xml:space="preserve">  It is useful for you to submit recent but inactive </w:t>
      </w:r>
      <w:r w:rsidR="00256A81">
        <w:rPr>
          <w:rFonts w:asciiTheme="minorHAnsi" w:hAnsiTheme="minorHAnsi" w:cstheme="minorHAnsi"/>
        </w:rPr>
        <w:t>incidents</w:t>
      </w:r>
      <w:r>
        <w:rPr>
          <w:rFonts w:asciiTheme="minorHAnsi" w:hAnsiTheme="minorHAnsi" w:cstheme="minorHAnsi"/>
        </w:rPr>
        <w:t xml:space="preserve"> into the eCX – this helps everyone learn about the extent to which phishing is occurring on the Internet.</w:t>
      </w:r>
    </w:p>
    <w:p w14:paraId="23E81CE8" w14:textId="77777777" w:rsidR="00B55C67" w:rsidRPr="008478BB" w:rsidRDefault="00B55C67" w:rsidP="0009166A"/>
    <w:p w14:paraId="6476A627" w14:textId="30FD40BA" w:rsidR="002A0B07" w:rsidRDefault="00065168" w:rsidP="0009166A">
      <w:pPr>
        <w:pStyle w:val="Heading2"/>
      </w:pPr>
      <w:bookmarkStart w:id="527" w:name="_Toc82181965"/>
      <w:r>
        <w:lastRenderedPageBreak/>
        <w:t xml:space="preserve">Making Queries: </w:t>
      </w:r>
      <w:r w:rsidR="002A0B07">
        <w:t>What’s Your Use Case?</w:t>
      </w:r>
      <w:bookmarkEnd w:id="527"/>
      <w:r>
        <w:t xml:space="preserve"> </w:t>
      </w:r>
    </w:p>
    <w:p w14:paraId="0AF17ECA" w14:textId="6D99CAC5" w:rsidR="002A0B07" w:rsidRDefault="002A0B07" w:rsidP="002A0B07"/>
    <w:p w14:paraId="4004DB08" w14:textId="68F1B84E" w:rsidR="002A0B07" w:rsidRDefault="00584047" w:rsidP="002A0B07">
      <w:pPr>
        <w:rPr>
          <w:rFonts w:asciiTheme="minorHAnsi" w:hAnsiTheme="minorHAnsi" w:cstheme="minorHAnsi"/>
        </w:rPr>
      </w:pPr>
      <w:r w:rsidRPr="0009166A">
        <w:rPr>
          <w:rFonts w:asciiTheme="minorHAnsi" w:hAnsiTheme="minorHAnsi" w:cstheme="minorHAnsi"/>
        </w:rPr>
        <w:t xml:space="preserve">When </w:t>
      </w:r>
      <w:r w:rsidR="00065168">
        <w:rPr>
          <w:rFonts w:asciiTheme="minorHAnsi" w:hAnsiTheme="minorHAnsi" w:cstheme="minorHAnsi"/>
        </w:rPr>
        <w:t>designing your</w:t>
      </w:r>
      <w:r>
        <w:rPr>
          <w:rFonts w:asciiTheme="minorHAnsi" w:hAnsiTheme="minorHAnsi" w:cstheme="minorHAnsi"/>
        </w:rPr>
        <w:t xml:space="preserve"> API calls to the eCX, think about your use case, and what data you’re interested in.  Poorly formed queries can place a</w:t>
      </w:r>
      <w:r w:rsidR="002160AC">
        <w:rPr>
          <w:rFonts w:asciiTheme="minorHAnsi" w:hAnsiTheme="minorHAnsi" w:cstheme="minorHAnsi"/>
        </w:rPr>
        <w:t>n unnecessary load on the eCX system, and can burden you with excess data.</w:t>
      </w:r>
    </w:p>
    <w:p w14:paraId="19AA7E09" w14:textId="3CB1CFE6" w:rsidR="002160AC" w:rsidRDefault="002160AC" w:rsidP="002A0B07">
      <w:pPr>
        <w:rPr>
          <w:rFonts w:asciiTheme="minorHAnsi" w:hAnsiTheme="minorHAnsi" w:cstheme="minorHAnsi"/>
        </w:rPr>
      </w:pPr>
    </w:p>
    <w:p w14:paraId="0C817FFA" w14:textId="409B1766" w:rsidR="002160AC" w:rsidRPr="00065168" w:rsidRDefault="002160AC" w:rsidP="002A0B07">
      <w:pPr>
        <w:rPr>
          <w:rFonts w:asciiTheme="minorHAnsi" w:hAnsiTheme="minorHAnsi" w:cstheme="minorHAnsi"/>
        </w:rPr>
      </w:pPr>
      <w:r>
        <w:rPr>
          <w:rFonts w:asciiTheme="minorHAnsi" w:hAnsiTheme="minorHAnsi" w:cstheme="minorHAnsi"/>
        </w:rPr>
        <w:t xml:space="preserve">In </w:t>
      </w:r>
      <w:r w:rsidRPr="00065168">
        <w:rPr>
          <w:rFonts w:asciiTheme="minorHAnsi" w:hAnsiTheme="minorHAnsi" w:cstheme="minorHAnsi"/>
        </w:rPr>
        <w:t>general, phishing attacks are short-lived. If you’re using</w:t>
      </w:r>
      <w:r w:rsidR="00FD028B" w:rsidRPr="00065168">
        <w:rPr>
          <w:rFonts w:asciiTheme="minorHAnsi" w:hAnsiTheme="minorHAnsi" w:cstheme="minorHAnsi"/>
        </w:rPr>
        <w:t xml:space="preserve"> eCX</w:t>
      </w:r>
      <w:r w:rsidRPr="00065168">
        <w:rPr>
          <w:rFonts w:asciiTheme="minorHAnsi" w:hAnsiTheme="minorHAnsi" w:cstheme="minorHAnsi"/>
        </w:rPr>
        <w:t xml:space="preserve"> data to protect users, you’ll therefore be interested in only fresh</w:t>
      </w:r>
      <w:r w:rsidR="00C2614B">
        <w:rPr>
          <w:rFonts w:asciiTheme="minorHAnsi" w:hAnsiTheme="minorHAnsi" w:cstheme="minorHAnsi"/>
        </w:rPr>
        <w:t>, recently submitted</w:t>
      </w:r>
      <w:r w:rsidRPr="00065168">
        <w:rPr>
          <w:rFonts w:asciiTheme="minorHAnsi" w:hAnsiTheme="minorHAnsi" w:cstheme="minorHAnsi"/>
        </w:rPr>
        <w:t xml:space="preserve"> data.  </w:t>
      </w:r>
      <w:r w:rsidR="00FD028B" w:rsidRPr="00065168">
        <w:rPr>
          <w:rFonts w:asciiTheme="minorHAnsi" w:hAnsiTheme="minorHAnsi" w:cstheme="minorHAnsi"/>
        </w:rPr>
        <w:t>In this case, mining the eCX for older entries will not help protect users at this time – the old phish are probably down and inactive.</w:t>
      </w:r>
      <w:r w:rsidR="00065168">
        <w:rPr>
          <w:rFonts w:asciiTheme="minorHAnsi" w:hAnsiTheme="minorHAnsi" w:cstheme="minorHAnsi"/>
        </w:rPr>
        <w:t xml:space="preserve">  </w:t>
      </w:r>
    </w:p>
    <w:p w14:paraId="71B3121B" w14:textId="7DCA9B1A" w:rsidR="00FD028B" w:rsidRPr="00065168" w:rsidRDefault="00FD028B" w:rsidP="002A0B07">
      <w:pPr>
        <w:rPr>
          <w:rFonts w:asciiTheme="minorHAnsi" w:hAnsiTheme="minorHAnsi" w:cstheme="minorHAnsi"/>
        </w:rPr>
      </w:pPr>
    </w:p>
    <w:p w14:paraId="0B6DC5EB" w14:textId="687E5ED5" w:rsidR="00065168" w:rsidRPr="00065168" w:rsidRDefault="00FD028B" w:rsidP="002A0B07">
      <w:pPr>
        <w:rPr>
          <w:rFonts w:asciiTheme="minorHAnsi" w:hAnsiTheme="minorHAnsi" w:cstheme="minorHAnsi"/>
        </w:rPr>
      </w:pPr>
      <w:r w:rsidRPr="00065168">
        <w:rPr>
          <w:rFonts w:asciiTheme="minorHAnsi" w:hAnsiTheme="minorHAnsi" w:cstheme="minorHAnsi"/>
        </w:rPr>
        <w:t xml:space="preserve">If you’re interested in </w:t>
      </w:r>
      <w:r w:rsidR="00065168">
        <w:rPr>
          <w:rFonts w:asciiTheme="minorHAnsi" w:hAnsiTheme="minorHAnsi" w:cstheme="minorHAnsi"/>
        </w:rPr>
        <w:t>new</w:t>
      </w:r>
      <w:r w:rsidRPr="00065168">
        <w:rPr>
          <w:rFonts w:asciiTheme="minorHAnsi" w:hAnsiTheme="minorHAnsi" w:cstheme="minorHAnsi"/>
        </w:rPr>
        <w:t xml:space="preserve"> </w:t>
      </w:r>
      <w:r w:rsidR="00065168">
        <w:rPr>
          <w:rFonts w:asciiTheme="minorHAnsi" w:hAnsiTheme="minorHAnsi" w:cstheme="minorHAnsi"/>
        </w:rPr>
        <w:t>records</w:t>
      </w:r>
      <w:r w:rsidRPr="00065168">
        <w:rPr>
          <w:rFonts w:asciiTheme="minorHAnsi" w:hAnsiTheme="minorHAnsi" w:cstheme="minorHAnsi"/>
        </w:rPr>
        <w:t xml:space="preserve">, then you’ll want to consider how often you query the eCX.  </w:t>
      </w:r>
      <w:r w:rsidR="00065168" w:rsidRPr="00065168">
        <w:rPr>
          <w:rFonts w:asciiTheme="minorHAnsi" w:hAnsiTheme="minorHAnsi" w:cstheme="minorHAnsi"/>
        </w:rPr>
        <w:t>Consider: for your purposes, how often is enough?  Should you query once an hour?  On</w:t>
      </w:r>
      <w:r w:rsidR="00065168">
        <w:rPr>
          <w:rFonts w:asciiTheme="minorHAnsi" w:hAnsiTheme="minorHAnsi" w:cstheme="minorHAnsi"/>
        </w:rPr>
        <w:t>c</w:t>
      </w:r>
      <w:r w:rsidR="00065168" w:rsidRPr="00065168">
        <w:rPr>
          <w:rFonts w:asciiTheme="minorHAnsi" w:hAnsiTheme="minorHAnsi" w:cstheme="minorHAnsi"/>
        </w:rPr>
        <w:t xml:space="preserve">e every five minutes?  Checking for new entries more than once a minute is not recommended. </w:t>
      </w:r>
    </w:p>
    <w:p w14:paraId="14CFDE14" w14:textId="77777777" w:rsidR="00065168" w:rsidRPr="00065168" w:rsidRDefault="00065168" w:rsidP="002A0B07">
      <w:pPr>
        <w:rPr>
          <w:rFonts w:asciiTheme="minorHAnsi" w:hAnsiTheme="minorHAnsi" w:cstheme="minorHAnsi"/>
        </w:rPr>
      </w:pPr>
    </w:p>
    <w:p w14:paraId="219D0F9E" w14:textId="0EB08D63" w:rsidR="00FD028B" w:rsidRPr="00065168" w:rsidRDefault="00065168" w:rsidP="002A0B07">
      <w:pPr>
        <w:rPr>
          <w:rFonts w:asciiTheme="minorHAnsi" w:hAnsiTheme="minorHAnsi" w:cstheme="minorHAnsi"/>
        </w:rPr>
      </w:pPr>
      <w:r w:rsidRPr="00065168">
        <w:rPr>
          <w:rFonts w:asciiTheme="minorHAnsi" w:hAnsiTheme="minorHAnsi" w:cstheme="minorHAnsi"/>
        </w:rPr>
        <w:t xml:space="preserve">Also note that it </w:t>
      </w:r>
      <w:r w:rsidR="00FD028B" w:rsidRPr="0009166A">
        <w:rPr>
          <w:rFonts w:asciiTheme="minorHAnsi" w:hAnsiTheme="minorHAnsi" w:cstheme="minorHAnsi"/>
        </w:rPr>
        <w:t>is not usually useful to pull down any given record over and over again.  Very few records receive updates (</w:t>
      </w:r>
      <w:r>
        <w:rPr>
          <w:rFonts w:asciiTheme="minorHAnsi" w:hAnsiTheme="minorHAnsi" w:cstheme="minorHAnsi"/>
        </w:rPr>
        <w:t xml:space="preserve">via </w:t>
      </w:r>
      <w:r w:rsidR="00FD028B" w:rsidRPr="0009166A">
        <w:rPr>
          <w:rFonts w:asciiTheme="minorHAnsi" w:hAnsiTheme="minorHAnsi" w:cstheme="minorHAnsi"/>
        </w:rPr>
        <w:t>PATCH), so checking for changes can probably be done less frequ</w:t>
      </w:r>
      <w:r w:rsidRPr="0009166A">
        <w:rPr>
          <w:rFonts w:asciiTheme="minorHAnsi" w:hAnsiTheme="minorHAnsi" w:cstheme="minorHAnsi"/>
        </w:rPr>
        <w:t>ently. And c</w:t>
      </w:r>
      <w:r w:rsidR="00FD028B" w:rsidRPr="0009166A">
        <w:rPr>
          <w:rFonts w:asciiTheme="minorHAnsi" w:hAnsiTheme="minorHAnsi" w:cstheme="minorHAnsi"/>
        </w:rPr>
        <w:t xml:space="preserve">hanges to older records </w:t>
      </w:r>
      <w:r w:rsidRPr="0009166A">
        <w:rPr>
          <w:rFonts w:asciiTheme="minorHAnsi" w:hAnsiTheme="minorHAnsi" w:cstheme="minorHAnsi"/>
        </w:rPr>
        <w:t xml:space="preserve">occur infrequently, for reasons </w:t>
      </w:r>
      <w:r>
        <w:rPr>
          <w:rFonts w:asciiTheme="minorHAnsi" w:hAnsiTheme="minorHAnsi" w:cstheme="minorHAnsi"/>
        </w:rPr>
        <w:t xml:space="preserve">explained below.  </w:t>
      </w:r>
      <w:proofErr w:type="gramStart"/>
      <w:r>
        <w:rPr>
          <w:rFonts w:asciiTheme="minorHAnsi" w:hAnsiTheme="minorHAnsi" w:cstheme="minorHAnsi"/>
        </w:rPr>
        <w:t>So</w:t>
      </w:r>
      <w:proofErr w:type="gramEnd"/>
      <w:r>
        <w:rPr>
          <w:rFonts w:asciiTheme="minorHAnsi" w:hAnsiTheme="minorHAnsi" w:cstheme="minorHAnsi"/>
        </w:rPr>
        <w:t xml:space="preserve"> if you’ve crafted a query that retrieves the same record multiple times, you’re probably burdening the system unnecessarily, and are not getting new information that will help you.</w:t>
      </w:r>
    </w:p>
    <w:p w14:paraId="57BB2A04" w14:textId="4247CB3F" w:rsidR="00FD028B" w:rsidRPr="00065168" w:rsidRDefault="00FD028B" w:rsidP="002A0B07">
      <w:pPr>
        <w:rPr>
          <w:rFonts w:asciiTheme="minorHAnsi" w:hAnsiTheme="minorHAnsi" w:cstheme="minorHAnsi"/>
        </w:rPr>
      </w:pPr>
    </w:p>
    <w:p w14:paraId="574D0A06" w14:textId="5CEE6792" w:rsidR="00FD028B" w:rsidRPr="0009166A" w:rsidRDefault="00FD028B" w:rsidP="002A0B07">
      <w:pPr>
        <w:rPr>
          <w:rFonts w:asciiTheme="minorHAnsi" w:hAnsiTheme="minorHAnsi" w:cstheme="minorHAnsi"/>
        </w:rPr>
      </w:pPr>
      <w:r w:rsidRPr="00065168">
        <w:rPr>
          <w:rFonts w:asciiTheme="minorHAnsi" w:hAnsiTheme="minorHAnsi" w:cstheme="minorHAnsi"/>
        </w:rPr>
        <w:t xml:space="preserve">If you’re getting data to train your machine learning process, you may want to capture a set of data and then find the </w:t>
      </w:r>
      <w:r w:rsidR="00065168">
        <w:rPr>
          <w:rFonts w:asciiTheme="minorHAnsi" w:hAnsiTheme="minorHAnsi" w:cstheme="minorHAnsi"/>
        </w:rPr>
        <w:t>records that</w:t>
      </w:r>
      <w:r w:rsidRPr="00065168">
        <w:rPr>
          <w:rFonts w:asciiTheme="minorHAnsi" w:hAnsiTheme="minorHAnsi" w:cstheme="minorHAnsi"/>
        </w:rPr>
        <w:t xml:space="preserve"> are coded at 90 or 100 confidence level</w:t>
      </w:r>
      <w:r w:rsidR="00065168">
        <w:rPr>
          <w:rFonts w:asciiTheme="minorHAnsi" w:hAnsiTheme="minorHAnsi" w:cstheme="minorHAnsi"/>
        </w:rPr>
        <w:t>.</w:t>
      </w:r>
    </w:p>
    <w:p w14:paraId="11F90D25" w14:textId="759E9A5C" w:rsidR="002A0B07" w:rsidRPr="0009166A" w:rsidRDefault="002A0B07" w:rsidP="0009166A">
      <w:pPr>
        <w:tabs>
          <w:tab w:val="left" w:pos="990"/>
        </w:tabs>
        <w:rPr>
          <w:rFonts w:asciiTheme="minorHAnsi" w:hAnsiTheme="minorHAnsi" w:cstheme="minorHAnsi"/>
        </w:rPr>
      </w:pPr>
    </w:p>
    <w:p w14:paraId="54DAFC06" w14:textId="77777777" w:rsidR="002A0B07" w:rsidRPr="0009166A" w:rsidRDefault="002A0B07"/>
    <w:p w14:paraId="6E168EA2" w14:textId="726C8B48" w:rsidR="00B55C67" w:rsidRDefault="00B55C67">
      <w:r>
        <w:br w:type="page"/>
      </w:r>
    </w:p>
    <w:p w14:paraId="647CC3CB" w14:textId="77777777" w:rsidR="00B55C67" w:rsidRPr="0009166A" w:rsidRDefault="00B55C67" w:rsidP="0009166A">
      <w:pPr>
        <w:rPr>
          <w:rFonts w:asciiTheme="minorHAnsi" w:hAnsiTheme="minorHAnsi" w:cstheme="minorHAnsi"/>
          <w:b/>
        </w:rPr>
      </w:pPr>
    </w:p>
    <w:p w14:paraId="093F69E5" w14:textId="6F63C78F" w:rsidR="00703845" w:rsidRPr="00531838" w:rsidRDefault="00703394" w:rsidP="0009166A">
      <w:pPr>
        <w:pStyle w:val="Heading1"/>
      </w:pPr>
      <w:bookmarkStart w:id="528" w:name="_Toc82181966"/>
      <w:r>
        <w:rPr>
          <w:w w:val="90"/>
        </w:rPr>
        <w:t>Phishing Module</w:t>
      </w:r>
      <w:bookmarkEnd w:id="528"/>
    </w:p>
    <w:p w14:paraId="30D43D15" w14:textId="2B365E66" w:rsidR="00B540E2" w:rsidRDefault="00CF00C7" w:rsidP="0009166A">
      <w:pPr>
        <w:spacing w:before="195"/>
      </w:pPr>
      <w:r w:rsidRPr="0009166A">
        <w:rPr>
          <w:rFonts w:asciiTheme="minorHAnsi" w:hAnsiTheme="minorHAnsi" w:cstheme="minorHAnsi"/>
          <w:iCs/>
        </w:rPr>
        <w:t>Endpoint:</w:t>
      </w:r>
      <w:r>
        <w:rPr>
          <w:rFonts w:asciiTheme="minorHAnsi" w:hAnsiTheme="minorHAnsi" w:cstheme="minorHAnsi"/>
          <w:i/>
        </w:rPr>
        <w:t xml:space="preserve"> </w:t>
      </w:r>
      <w:r w:rsidR="00F35EF3" w:rsidRPr="008478BB">
        <w:rPr>
          <w:rFonts w:asciiTheme="minorHAnsi" w:hAnsiTheme="minorHAnsi" w:cstheme="minorHAnsi"/>
          <w:i/>
        </w:rPr>
        <w:t>https://ecrimex.net/go/phish</w:t>
      </w:r>
    </w:p>
    <w:p w14:paraId="1102AAC5" w14:textId="2E5DF5B9" w:rsidR="00B540E2" w:rsidRDefault="00B540E2" w:rsidP="00CF00C7">
      <w:pPr>
        <w:pStyle w:val="BodyText"/>
        <w:spacing w:before="4"/>
        <w:ind w:left="0"/>
        <w:rPr>
          <w:rFonts w:asciiTheme="minorHAnsi" w:hAnsiTheme="minorHAnsi" w:cstheme="minorHAnsi"/>
          <w:iCs/>
        </w:rPr>
      </w:pPr>
    </w:p>
    <w:p w14:paraId="65A88FD9" w14:textId="1C5B655C" w:rsidR="00B540E2" w:rsidRDefault="00B540E2" w:rsidP="00CF00C7">
      <w:pPr>
        <w:pStyle w:val="BodyText"/>
        <w:spacing w:before="4"/>
        <w:ind w:left="0"/>
        <w:rPr>
          <w:rFonts w:asciiTheme="minorHAnsi" w:hAnsiTheme="minorHAnsi" w:cstheme="minorHAnsi"/>
          <w:iCs/>
        </w:rPr>
      </w:pPr>
      <w:r w:rsidRPr="00B540E2">
        <w:rPr>
          <w:rFonts w:asciiTheme="minorHAnsi" w:hAnsiTheme="minorHAnsi" w:cstheme="minorHAnsi"/>
          <w:iCs/>
        </w:rPr>
        <w:t>To submit phish to the eCX there are four values you'll need</w:t>
      </w:r>
      <w:r w:rsidR="004D2919">
        <w:rPr>
          <w:rFonts w:asciiTheme="minorHAnsi" w:hAnsiTheme="minorHAnsi" w:cstheme="minorHAnsi"/>
          <w:iCs/>
        </w:rPr>
        <w:t>.  For more about these values, please see the online API documentation.</w:t>
      </w:r>
    </w:p>
    <w:p w14:paraId="794C2966" w14:textId="79DD29FC" w:rsidR="007179AE" w:rsidRDefault="007179AE" w:rsidP="00CF00C7">
      <w:pPr>
        <w:pStyle w:val="BodyText"/>
        <w:spacing w:before="4"/>
        <w:ind w:left="0"/>
        <w:rPr>
          <w:rFonts w:asciiTheme="minorHAnsi" w:hAnsiTheme="minorHAnsi" w:cstheme="minorHAnsi"/>
          <w:iCs/>
        </w:rPr>
      </w:pPr>
    </w:p>
    <w:p w14:paraId="5A28FC5B" w14:textId="77777777" w:rsidR="007179AE" w:rsidRDefault="007179AE" w:rsidP="0009166A">
      <w:pPr>
        <w:pStyle w:val="BodyText"/>
        <w:numPr>
          <w:ilvl w:val="0"/>
          <w:numId w:val="14"/>
        </w:numPr>
        <w:spacing w:before="4"/>
        <w:ind w:left="720" w:hanging="360"/>
        <w:rPr>
          <w:rFonts w:asciiTheme="minorHAnsi" w:hAnsiTheme="minorHAnsi" w:cstheme="minorHAnsi"/>
          <w:iCs/>
        </w:rPr>
      </w:pPr>
      <w:proofErr w:type="spellStart"/>
      <w:r w:rsidRPr="0009166A">
        <w:rPr>
          <w:rFonts w:asciiTheme="minorHAnsi" w:hAnsiTheme="minorHAnsi" w:cstheme="minorHAnsi"/>
          <w:b/>
          <w:bCs/>
          <w:iCs/>
        </w:rPr>
        <w:t>date_discovered</w:t>
      </w:r>
      <w:proofErr w:type="spellEnd"/>
      <w:r w:rsidRPr="007179AE">
        <w:rPr>
          <w:rFonts w:asciiTheme="minorHAnsi" w:hAnsiTheme="minorHAnsi" w:cstheme="minorHAnsi"/>
          <w:iCs/>
        </w:rPr>
        <w:t xml:space="preserve">: </w:t>
      </w:r>
      <w:r w:rsidRPr="008478BB">
        <w:rPr>
          <w:rFonts w:asciiTheme="minorHAnsi" w:hAnsiTheme="minorHAnsi" w:cstheme="minorHAnsi"/>
          <w:iCs/>
        </w:rPr>
        <w:t xml:space="preserve">This is the time you discovered the phish.  The field is a </w:t>
      </w:r>
      <w:proofErr w:type="spellStart"/>
      <w:r w:rsidRPr="008478BB">
        <w:rPr>
          <w:rFonts w:asciiTheme="minorHAnsi" w:hAnsiTheme="minorHAnsi" w:cstheme="minorHAnsi"/>
          <w:iCs/>
        </w:rPr>
        <w:t>unix</w:t>
      </w:r>
      <w:proofErr w:type="spellEnd"/>
      <w:r w:rsidRPr="008478BB">
        <w:rPr>
          <w:rFonts w:asciiTheme="minorHAnsi" w:hAnsiTheme="minorHAnsi" w:cstheme="minorHAnsi"/>
          <w:iCs/>
        </w:rPr>
        <w:t xml:space="preserve"> epoch timestamp.  The default value is a conversion of </w:t>
      </w:r>
      <w:r w:rsidRPr="0009166A">
        <w:rPr>
          <w:rFonts w:asciiTheme="minorHAnsi" w:hAnsiTheme="minorHAnsi" w:cstheme="minorHAnsi"/>
          <w:iCs/>
        </w:rPr>
        <w:t xml:space="preserve">the current date and time into an epoch value.  If you'd like to report </w:t>
      </w:r>
      <w:proofErr w:type="gramStart"/>
      <w:r w:rsidRPr="0009166A">
        <w:rPr>
          <w:rFonts w:asciiTheme="minorHAnsi" w:hAnsiTheme="minorHAnsi" w:cstheme="minorHAnsi"/>
          <w:iCs/>
        </w:rPr>
        <w:t>your</w:t>
      </w:r>
      <w:proofErr w:type="gramEnd"/>
      <w:r w:rsidRPr="0009166A">
        <w:rPr>
          <w:rFonts w:asciiTheme="minorHAnsi" w:hAnsiTheme="minorHAnsi" w:cstheme="minorHAnsi"/>
          <w:iCs/>
        </w:rPr>
        <w:t xml:space="preserve"> phish with an earlier </w:t>
      </w:r>
      <w:proofErr w:type="spellStart"/>
      <w:r w:rsidRPr="0009166A">
        <w:rPr>
          <w:rFonts w:asciiTheme="minorHAnsi" w:hAnsiTheme="minorHAnsi" w:cstheme="minorHAnsi"/>
          <w:iCs/>
        </w:rPr>
        <w:t>date_discovered</w:t>
      </w:r>
      <w:proofErr w:type="spellEnd"/>
      <w:r w:rsidRPr="0009166A">
        <w:rPr>
          <w:rFonts w:asciiTheme="minorHAnsi" w:hAnsiTheme="minorHAnsi" w:cstheme="minorHAnsi"/>
          <w:iCs/>
        </w:rPr>
        <w:t xml:space="preserve"> we'd suggest using http://www.epochconverter.com to work out the correct epoch value then copy &amp; paste the timestamp into the eCX Add window.  Please note there are constraints in place to disallow timestamps in the future or older than one year.</w:t>
      </w:r>
    </w:p>
    <w:p w14:paraId="3AEABAFC" w14:textId="77777777" w:rsidR="007179AE" w:rsidRDefault="007179AE" w:rsidP="0009166A">
      <w:pPr>
        <w:pStyle w:val="BodyText"/>
        <w:numPr>
          <w:ilvl w:val="0"/>
          <w:numId w:val="14"/>
        </w:numPr>
        <w:spacing w:before="4"/>
        <w:ind w:left="720" w:hanging="360"/>
        <w:rPr>
          <w:rFonts w:asciiTheme="minorHAnsi" w:hAnsiTheme="minorHAnsi" w:cstheme="minorHAnsi"/>
          <w:iCs/>
        </w:rPr>
      </w:pPr>
      <w:proofErr w:type="spellStart"/>
      <w:r w:rsidRPr="0009166A">
        <w:rPr>
          <w:rFonts w:asciiTheme="minorHAnsi" w:hAnsiTheme="minorHAnsi" w:cstheme="minorHAnsi"/>
          <w:b/>
          <w:bCs/>
          <w:iCs/>
        </w:rPr>
        <w:t>confidence_level</w:t>
      </w:r>
      <w:proofErr w:type="spellEnd"/>
      <w:r w:rsidRPr="008478BB">
        <w:rPr>
          <w:rFonts w:asciiTheme="minorHAnsi" w:hAnsiTheme="minorHAnsi" w:cstheme="minorHAnsi"/>
          <w:iCs/>
        </w:rPr>
        <w:t>: see above for the allowed values and definitions.</w:t>
      </w:r>
    </w:p>
    <w:p w14:paraId="5D520A92" w14:textId="77777777" w:rsidR="007179AE" w:rsidRDefault="007179AE" w:rsidP="0009166A">
      <w:pPr>
        <w:pStyle w:val="BodyText"/>
        <w:numPr>
          <w:ilvl w:val="0"/>
          <w:numId w:val="14"/>
        </w:numPr>
        <w:spacing w:before="4"/>
        <w:ind w:left="720" w:hanging="360"/>
        <w:rPr>
          <w:rFonts w:asciiTheme="minorHAnsi" w:hAnsiTheme="minorHAnsi" w:cstheme="minorHAnsi"/>
          <w:iCs/>
        </w:rPr>
      </w:pPr>
      <w:r w:rsidRPr="0009166A">
        <w:rPr>
          <w:rFonts w:asciiTheme="minorHAnsi" w:hAnsiTheme="minorHAnsi" w:cstheme="minorHAnsi"/>
          <w:b/>
          <w:bCs/>
          <w:iCs/>
        </w:rPr>
        <w:t>brand</w:t>
      </w:r>
      <w:r w:rsidRPr="008478BB">
        <w:rPr>
          <w:rFonts w:asciiTheme="minorHAnsi" w:hAnsiTheme="minorHAnsi" w:cstheme="minorHAnsi"/>
          <w:iCs/>
        </w:rPr>
        <w:t>: The brand is the company or entity that the phish is targeting.  If you are</w:t>
      </w:r>
      <w:r w:rsidRPr="0009166A">
        <w:rPr>
          <w:rFonts w:asciiTheme="minorHAnsi" w:hAnsiTheme="minorHAnsi" w:cstheme="minorHAnsi"/>
          <w:iCs/>
        </w:rPr>
        <w:t xml:space="preserve"> unsure of the brand (target) then use “other”.  If there are multiple brands targeted on the phishing page you can use “multiple” or you can specify the most prominent or relevant brand(s).</w:t>
      </w:r>
    </w:p>
    <w:p w14:paraId="14F174A5" w14:textId="4AD4B5DF" w:rsidR="007179AE" w:rsidRPr="0009166A" w:rsidRDefault="007179AE" w:rsidP="0009166A">
      <w:pPr>
        <w:pStyle w:val="BodyText"/>
        <w:numPr>
          <w:ilvl w:val="0"/>
          <w:numId w:val="14"/>
        </w:numPr>
        <w:spacing w:before="4"/>
        <w:ind w:left="720" w:hanging="360"/>
        <w:rPr>
          <w:rFonts w:asciiTheme="minorHAnsi" w:hAnsiTheme="minorHAnsi" w:cstheme="minorHAnsi"/>
          <w:iCs/>
        </w:rPr>
      </w:pPr>
      <w:r w:rsidRPr="0009166A">
        <w:rPr>
          <w:rFonts w:asciiTheme="minorHAnsi" w:hAnsiTheme="minorHAnsi" w:cstheme="minorHAnsi"/>
          <w:b/>
          <w:bCs/>
          <w:iCs/>
        </w:rPr>
        <w:t>url</w:t>
      </w:r>
      <w:r w:rsidRPr="008478BB">
        <w:rPr>
          <w:rFonts w:asciiTheme="minorHAnsi" w:hAnsiTheme="minorHAnsi" w:cstheme="minorHAnsi"/>
          <w:iCs/>
        </w:rPr>
        <w:t>: The full phishing URL that you want to report.  This is the</w:t>
      </w:r>
      <w:r w:rsidRPr="0009166A">
        <w:rPr>
          <w:rFonts w:asciiTheme="minorHAnsi" w:hAnsiTheme="minorHAnsi" w:cstheme="minorHAnsi"/>
          <w:iCs/>
        </w:rPr>
        <w:t xml:space="preserve"> URL where the phish is located.  Feel free to submit more than one URL (in separate POSTs) if there are multiple URLs associated with a phishing attack.</w:t>
      </w:r>
    </w:p>
    <w:p w14:paraId="17CF65A3" w14:textId="77777777" w:rsidR="007179AE" w:rsidRDefault="007179AE" w:rsidP="007179AE">
      <w:pPr>
        <w:pStyle w:val="BodyText"/>
        <w:spacing w:before="4"/>
        <w:ind w:left="0"/>
        <w:rPr>
          <w:rFonts w:asciiTheme="minorHAnsi" w:hAnsiTheme="minorHAnsi" w:cstheme="minorHAnsi"/>
          <w:iCs/>
        </w:rPr>
      </w:pPr>
    </w:p>
    <w:p w14:paraId="5842DD32" w14:textId="084AE51C" w:rsidR="006B2D02" w:rsidRDefault="007179AE" w:rsidP="007179AE">
      <w:pPr>
        <w:pStyle w:val="BodyText"/>
        <w:spacing w:before="4"/>
        <w:ind w:left="0"/>
        <w:rPr>
          <w:rFonts w:asciiTheme="minorHAnsi" w:hAnsiTheme="minorHAnsi" w:cstheme="minorHAnsi"/>
          <w:iCs/>
        </w:rPr>
      </w:pPr>
      <w:r>
        <w:rPr>
          <w:rFonts w:asciiTheme="minorHAnsi" w:hAnsiTheme="minorHAnsi" w:cstheme="minorHAnsi"/>
          <w:iCs/>
        </w:rPr>
        <w:t xml:space="preserve">Note </w:t>
      </w:r>
      <w:r w:rsidRPr="007179AE">
        <w:rPr>
          <w:rFonts w:asciiTheme="minorHAnsi" w:hAnsiTheme="minorHAnsi" w:cstheme="minorHAnsi"/>
          <w:iCs/>
        </w:rPr>
        <w:t xml:space="preserve">that the Phishing Module contains only unique URLs.  If a user attempts to POST a URL that is already in the eCX, that POST attempt with be rejected, with a </w:t>
      </w:r>
      <w:proofErr w:type="gramStart"/>
      <w:r w:rsidRPr="007179AE">
        <w:rPr>
          <w:rFonts w:asciiTheme="minorHAnsi" w:hAnsiTheme="minorHAnsi" w:cstheme="minorHAnsi"/>
          <w:iCs/>
        </w:rPr>
        <w:t>409 response</w:t>
      </w:r>
      <w:proofErr w:type="gramEnd"/>
      <w:r w:rsidRPr="007179AE">
        <w:rPr>
          <w:rFonts w:asciiTheme="minorHAnsi" w:hAnsiTheme="minorHAnsi" w:cstheme="minorHAnsi"/>
          <w:iCs/>
        </w:rPr>
        <w:t xml:space="preserve"> code.  The eCX rejects duplicate URLs in order to keep the data in the repository more usable, and the earliest report of a given URL is also the most useful.</w:t>
      </w:r>
    </w:p>
    <w:p w14:paraId="02887C48" w14:textId="77777777" w:rsidR="006B2D02" w:rsidRDefault="006B2D02" w:rsidP="007179AE">
      <w:pPr>
        <w:pStyle w:val="BodyText"/>
        <w:spacing w:before="4"/>
        <w:ind w:left="0"/>
        <w:rPr>
          <w:rFonts w:asciiTheme="minorHAnsi" w:hAnsiTheme="minorHAnsi" w:cstheme="minorHAnsi"/>
          <w:iCs/>
        </w:rPr>
      </w:pPr>
    </w:p>
    <w:p w14:paraId="02A730AA" w14:textId="77777777" w:rsidR="007179AE" w:rsidRPr="008478BB" w:rsidRDefault="007179AE" w:rsidP="0009166A">
      <w:pPr>
        <w:pStyle w:val="BodyText"/>
        <w:spacing w:before="4"/>
        <w:ind w:left="0"/>
        <w:rPr>
          <w:rFonts w:asciiTheme="minorHAnsi" w:hAnsiTheme="minorHAnsi" w:cstheme="minorHAnsi"/>
        </w:rPr>
      </w:pPr>
    </w:p>
    <w:p w14:paraId="61287754" w14:textId="5E8D712C" w:rsidR="00703845" w:rsidRDefault="00EB25D9" w:rsidP="00DB07FA">
      <w:pPr>
        <w:pStyle w:val="Heading2"/>
        <w:rPr>
          <w:w w:val="90"/>
        </w:rPr>
      </w:pPr>
      <w:bookmarkStart w:id="529" w:name="_Toc82181967"/>
      <w:r>
        <w:rPr>
          <w:w w:val="90"/>
        </w:rPr>
        <w:t xml:space="preserve">Phishing Module: </w:t>
      </w:r>
      <w:r w:rsidR="00F35EF3" w:rsidRPr="00531838">
        <w:rPr>
          <w:w w:val="90"/>
        </w:rPr>
        <w:t>POST</w:t>
      </w:r>
      <w:bookmarkEnd w:id="529"/>
    </w:p>
    <w:p w14:paraId="733B9CCB" w14:textId="50FB0298" w:rsidR="00DB07FA" w:rsidRPr="0009166A" w:rsidRDefault="00DB07FA" w:rsidP="00DB07FA">
      <w:pPr>
        <w:rPr>
          <w:rFonts w:asciiTheme="minorHAnsi" w:hAnsiTheme="minorHAnsi" w:cstheme="minorHAnsi"/>
        </w:rPr>
      </w:pPr>
    </w:p>
    <w:p w14:paraId="71C103BD" w14:textId="77777777" w:rsidR="00DB07FA" w:rsidRPr="0009166A" w:rsidRDefault="00DB07FA" w:rsidP="00DB07FA">
      <w:pPr>
        <w:rPr>
          <w:rFonts w:asciiTheme="minorHAnsi" w:hAnsiTheme="minorHAnsi" w:cstheme="minorHAnsi"/>
        </w:rPr>
      </w:pPr>
      <w:r w:rsidRPr="0009166A">
        <w:rPr>
          <w:rFonts w:asciiTheme="minorHAnsi" w:hAnsiTheme="minorHAnsi" w:cstheme="minorHAnsi"/>
        </w:rPr>
        <w:t>To POST new data to the eCX API the following pseudo logic should be followed:</w:t>
      </w:r>
    </w:p>
    <w:p w14:paraId="14B95509" w14:textId="77777777" w:rsidR="00DB07FA" w:rsidRPr="0009166A" w:rsidRDefault="00DB07FA" w:rsidP="00DB07FA">
      <w:pPr>
        <w:rPr>
          <w:rFonts w:asciiTheme="minorHAnsi" w:hAnsiTheme="minorHAnsi" w:cstheme="minorHAnsi"/>
        </w:rPr>
      </w:pPr>
    </w:p>
    <w:p w14:paraId="24FFF8FD" w14:textId="77777777" w:rsidR="00DB07FA" w:rsidRPr="0009166A" w:rsidRDefault="00DB07FA" w:rsidP="00DB07FA">
      <w:pPr>
        <w:rPr>
          <w:rFonts w:asciiTheme="minorHAnsi" w:hAnsiTheme="minorHAnsi" w:cstheme="minorHAnsi"/>
        </w:rPr>
      </w:pPr>
      <w:r w:rsidRPr="0009166A">
        <w:rPr>
          <w:rFonts w:asciiTheme="minorHAnsi" w:hAnsiTheme="minorHAnsi" w:cstheme="minorHAnsi"/>
        </w:rPr>
        <w:t>POST your phish submission to /phish eCX and check the result code:</w:t>
      </w:r>
    </w:p>
    <w:p w14:paraId="0AFFB6AA"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200 – Success</w:t>
      </w:r>
    </w:p>
    <w:p w14:paraId="0F0F4671"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201 – Success / Created</w:t>
      </w:r>
    </w:p>
    <w:p w14:paraId="580E16BF"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400 – the JSON data did not validate correctly</w:t>
      </w:r>
    </w:p>
    <w:p w14:paraId="2F8B71FB"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 xml:space="preserve">403 – your account permissions prevent you from submitting data </w:t>
      </w:r>
    </w:p>
    <w:p w14:paraId="13A086CC"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404 – your API token key was missing or invalid</w:t>
      </w:r>
    </w:p>
    <w:p w14:paraId="10600712" w14:textId="77777777"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409 – this phish has already been entered; use PATCH if you have changes</w:t>
      </w:r>
    </w:p>
    <w:p w14:paraId="4EFBF18A" w14:textId="21E942FD" w:rsidR="00DB07FA" w:rsidRPr="0009166A" w:rsidDel="00DE7EA1" w:rsidRDefault="00DB07FA" w:rsidP="0009166A">
      <w:pPr>
        <w:ind w:left="360"/>
        <w:rPr>
          <w:del w:id="530" w:author="Greg Aaron" w:date="2021-08-17T10:23:00Z"/>
          <w:rFonts w:asciiTheme="minorHAnsi" w:hAnsiTheme="minorHAnsi" w:cstheme="minorHAnsi"/>
        </w:rPr>
      </w:pPr>
      <w:del w:id="531" w:author="Greg Aaron" w:date="2021-08-17T10:23:00Z">
        <w:r w:rsidRPr="0009166A" w:rsidDel="00DE7EA1">
          <w:rPr>
            <w:rFonts w:asciiTheme="minorHAnsi" w:hAnsiTheme="minorHAnsi" w:cstheme="minorHAnsi"/>
          </w:rPr>
          <w:delText>•</w:delText>
        </w:r>
        <w:r w:rsidRPr="0009166A" w:rsidDel="00DE7EA1">
          <w:rPr>
            <w:rFonts w:asciiTheme="minorHAnsi" w:hAnsiTheme="minorHAnsi" w:cstheme="minorHAnsi"/>
          </w:rPr>
          <w:tab/>
          <w:delText>412 – you attempted to POST a phish with a known good domain on our domains whitelist</w:delText>
        </w:r>
      </w:del>
    </w:p>
    <w:p w14:paraId="326E1739" w14:textId="55E1F989" w:rsidR="00DB07FA" w:rsidRPr="0009166A" w:rsidRDefault="00DB07FA" w:rsidP="0009166A">
      <w:pPr>
        <w:ind w:left="360"/>
        <w:rPr>
          <w:rFonts w:asciiTheme="minorHAnsi" w:hAnsiTheme="minorHAnsi" w:cstheme="minorHAnsi"/>
        </w:rPr>
      </w:pPr>
      <w:r w:rsidRPr="0009166A">
        <w:rPr>
          <w:rFonts w:asciiTheme="minorHAnsi" w:hAnsiTheme="minorHAnsi" w:cstheme="minorHAnsi"/>
        </w:rPr>
        <w:t>•</w:t>
      </w:r>
      <w:r w:rsidRPr="0009166A">
        <w:rPr>
          <w:rFonts w:asciiTheme="minorHAnsi" w:hAnsiTheme="minorHAnsi" w:cstheme="minorHAnsi"/>
        </w:rPr>
        <w:tab/>
        <w:t>428 – you attempted to POST a phish as a false positive</w:t>
      </w:r>
      <w:r w:rsidR="00CD7388">
        <w:rPr>
          <w:rFonts w:asciiTheme="minorHAnsi" w:hAnsiTheme="minorHAnsi" w:cstheme="minorHAnsi"/>
        </w:rPr>
        <w:t xml:space="preserve"> (with a confidence level = 0)</w:t>
      </w:r>
    </w:p>
    <w:p w14:paraId="447DA240" w14:textId="77777777" w:rsidR="00DB07FA" w:rsidRPr="0009166A" w:rsidRDefault="00DB07FA" w:rsidP="00DB07FA">
      <w:pPr>
        <w:rPr>
          <w:rFonts w:asciiTheme="minorHAnsi" w:hAnsiTheme="minorHAnsi" w:cstheme="minorHAnsi"/>
        </w:rPr>
      </w:pPr>
    </w:p>
    <w:p w14:paraId="489F5BF5" w14:textId="22C6421A" w:rsidR="00DB07FA" w:rsidRPr="0009166A" w:rsidRDefault="00DB07FA" w:rsidP="0009166A">
      <w:pPr>
        <w:rPr>
          <w:rFonts w:asciiTheme="minorHAnsi" w:hAnsiTheme="minorHAnsi" w:cstheme="minorHAnsi"/>
        </w:rPr>
      </w:pPr>
      <w:r w:rsidRPr="0009166A">
        <w:rPr>
          <w:rFonts w:asciiTheme="minorHAnsi" w:hAnsiTheme="minorHAnsi" w:cstheme="minorHAnsi"/>
        </w:rPr>
        <w:t>The phish data for a POST operation goes in the request body as a JSON object:</w:t>
      </w:r>
    </w:p>
    <w:p w14:paraId="537A975D" w14:textId="77777777" w:rsidR="00703845" w:rsidRPr="0009166A" w:rsidRDefault="00703845">
      <w:pPr>
        <w:pStyle w:val="BodyText"/>
        <w:spacing w:before="2"/>
        <w:ind w:left="0"/>
        <w:rPr>
          <w:rFonts w:asciiTheme="minorHAnsi" w:hAnsiTheme="minorHAnsi" w:cstheme="minorHAnsi"/>
        </w:rPr>
      </w:pPr>
    </w:p>
    <w:p w14:paraId="210DBE7A" w14:textId="77777777" w:rsidR="00703845" w:rsidRPr="0009166A" w:rsidRDefault="00F35EF3">
      <w:pPr>
        <w:pStyle w:val="BodyText"/>
        <w:spacing w:before="87" w:line="237" w:lineRule="exact"/>
        <w:rPr>
          <w:rFonts w:asciiTheme="minorHAnsi" w:hAnsiTheme="minorHAnsi" w:cstheme="minorHAnsi"/>
          <w:sz w:val="24"/>
          <w:szCs w:val="24"/>
        </w:rPr>
      </w:pPr>
      <w:r w:rsidRPr="0009166A">
        <w:rPr>
          <w:rFonts w:asciiTheme="minorHAnsi" w:hAnsiTheme="minorHAnsi" w:cstheme="minorHAnsi"/>
          <w:w w:val="79"/>
          <w:sz w:val="24"/>
          <w:szCs w:val="24"/>
        </w:rPr>
        <w:lastRenderedPageBreak/>
        <w:t>{</w:t>
      </w:r>
    </w:p>
    <w:p w14:paraId="2751132E" w14:textId="3AD9ABF3" w:rsidR="00703845" w:rsidRPr="0009166A" w:rsidRDefault="00F35EF3">
      <w:pPr>
        <w:pStyle w:val="BodyText"/>
        <w:spacing w:before="9" w:line="226" w:lineRule="exact"/>
        <w:ind w:left="292" w:right="5803"/>
        <w:rPr>
          <w:rFonts w:asciiTheme="minorHAnsi" w:hAnsiTheme="minorHAnsi" w:cstheme="minorHAnsi"/>
          <w:sz w:val="24"/>
          <w:szCs w:val="24"/>
        </w:rPr>
      </w:pPr>
      <w:r w:rsidRPr="0009166A">
        <w:rPr>
          <w:rFonts w:asciiTheme="minorHAnsi" w:hAnsiTheme="minorHAnsi" w:cstheme="minorHAnsi"/>
          <w:w w:val="99"/>
          <w:sz w:val="24"/>
          <w:szCs w:val="24"/>
        </w:rPr>
        <w:t>"</w:t>
      </w:r>
      <w:commentRangeStart w:id="532"/>
      <w:proofErr w:type="spellStart"/>
      <w:r w:rsidRPr="0009166A">
        <w:rPr>
          <w:rFonts w:asciiTheme="minorHAnsi" w:hAnsiTheme="minorHAnsi" w:cstheme="minorHAnsi"/>
          <w:w w:val="80"/>
          <w:sz w:val="24"/>
          <w:szCs w:val="24"/>
        </w:rPr>
        <w:t>url</w:t>
      </w:r>
      <w:commentRangeEnd w:id="532"/>
      <w:proofErr w:type="spellEnd"/>
      <w:r w:rsidR="007858B2">
        <w:rPr>
          <w:rStyle w:val="CommentReference"/>
        </w:rPr>
        <w:commentReference w:id="532"/>
      </w:r>
      <w:r w:rsidRPr="0009166A">
        <w:rPr>
          <w:rFonts w:asciiTheme="minorHAnsi" w:hAnsiTheme="minorHAnsi" w:cstheme="minorHAnsi"/>
          <w:w w:val="80"/>
          <w:sz w:val="24"/>
          <w:szCs w:val="24"/>
        </w:rPr>
        <w:t>"</w:t>
      </w:r>
      <w:r w:rsidRPr="0009166A">
        <w:rPr>
          <w:rFonts w:asciiTheme="minorHAnsi" w:hAnsiTheme="minorHAnsi" w:cstheme="minorHAnsi"/>
          <w:w w:val="86"/>
          <w:sz w:val="24"/>
          <w:szCs w:val="24"/>
        </w:rPr>
        <w:t>:</w:t>
      </w:r>
      <w:r w:rsidRPr="0009166A">
        <w:rPr>
          <w:rFonts w:asciiTheme="minorHAnsi" w:hAnsiTheme="minorHAnsi" w:cstheme="minorHAnsi"/>
          <w:sz w:val="24"/>
          <w:szCs w:val="24"/>
        </w:rPr>
        <w:t xml:space="preserve">  </w:t>
      </w:r>
      <w:r w:rsidRPr="0009166A">
        <w:rPr>
          <w:rFonts w:asciiTheme="minorHAnsi" w:hAnsiTheme="minorHAnsi" w:cstheme="minorHAnsi"/>
          <w:w w:val="99"/>
          <w:sz w:val="24"/>
          <w:szCs w:val="24"/>
        </w:rPr>
        <w:t>"</w:t>
      </w:r>
      <w:hyperlink r:id="rId24">
        <w:r w:rsidRPr="0009166A">
          <w:rPr>
            <w:rFonts w:asciiTheme="minorHAnsi" w:hAnsiTheme="minorHAnsi" w:cstheme="minorHAnsi"/>
            <w:w w:val="74"/>
            <w:sz w:val="24"/>
            <w:szCs w:val="24"/>
          </w:rPr>
          <w:t>http</w:t>
        </w:r>
        <w:r w:rsidRPr="0009166A">
          <w:rPr>
            <w:rFonts w:asciiTheme="minorHAnsi" w:hAnsiTheme="minorHAnsi" w:cstheme="minorHAnsi"/>
            <w:w w:val="121"/>
            <w:sz w:val="24"/>
            <w:szCs w:val="24"/>
          </w:rPr>
          <w:t>:/</w:t>
        </w:r>
        <w:r w:rsidRPr="0009166A">
          <w:rPr>
            <w:rFonts w:asciiTheme="minorHAnsi" w:hAnsiTheme="minorHAnsi" w:cstheme="minorHAnsi"/>
            <w:w w:val="156"/>
            <w:sz w:val="24"/>
            <w:szCs w:val="24"/>
          </w:rPr>
          <w:t>/</w:t>
        </w:r>
        <w:r w:rsidRPr="0009166A">
          <w:rPr>
            <w:rFonts w:asciiTheme="minorHAnsi" w:hAnsiTheme="minorHAnsi" w:cstheme="minorHAnsi"/>
            <w:w w:val="74"/>
            <w:sz w:val="24"/>
            <w:szCs w:val="24"/>
          </w:rPr>
          <w:t>www</w:t>
        </w:r>
        <w:r w:rsidRPr="0009166A">
          <w:rPr>
            <w:rFonts w:asciiTheme="minorHAnsi" w:hAnsiTheme="minorHAnsi" w:cstheme="minorHAnsi"/>
            <w:w w:val="77"/>
            <w:sz w:val="24"/>
            <w:szCs w:val="24"/>
          </w:rPr>
          <w:t>.</w:t>
        </w:r>
        <w:r w:rsidR="004E3A70" w:rsidRPr="0009166A">
          <w:rPr>
            <w:rFonts w:asciiTheme="minorHAnsi" w:hAnsiTheme="minorHAnsi" w:cstheme="minorHAnsi"/>
            <w:w w:val="77"/>
            <w:sz w:val="24"/>
            <w:szCs w:val="24"/>
          </w:rPr>
          <w:t>dave</w:t>
        </w:r>
        <w:r w:rsidRPr="0009166A">
          <w:rPr>
            <w:rFonts w:asciiTheme="minorHAnsi" w:hAnsiTheme="minorHAnsi" w:cstheme="minorHAnsi"/>
            <w:w w:val="77"/>
            <w:sz w:val="24"/>
            <w:szCs w:val="24"/>
          </w:rPr>
          <w:t>.c</w:t>
        </w:r>
        <w:r w:rsidRPr="0009166A">
          <w:rPr>
            <w:rFonts w:asciiTheme="minorHAnsi" w:hAnsiTheme="minorHAnsi" w:cstheme="minorHAnsi"/>
            <w:w w:val="74"/>
            <w:sz w:val="24"/>
            <w:szCs w:val="24"/>
          </w:rPr>
          <w:t>om</w:t>
        </w:r>
        <w:r w:rsidRPr="0009166A">
          <w:rPr>
            <w:rFonts w:asciiTheme="minorHAnsi" w:hAnsiTheme="minorHAnsi" w:cstheme="minorHAnsi"/>
            <w:w w:val="88"/>
            <w:sz w:val="24"/>
            <w:szCs w:val="24"/>
          </w:rPr>
          <w:t>/tes</w:t>
        </w:r>
        <w:r w:rsidRPr="0009166A">
          <w:rPr>
            <w:rFonts w:asciiTheme="minorHAnsi" w:hAnsiTheme="minorHAnsi" w:cstheme="minorHAnsi"/>
            <w:w w:val="86"/>
            <w:sz w:val="24"/>
            <w:szCs w:val="24"/>
          </w:rPr>
          <w:t>t1</w:t>
        </w:r>
      </w:hyperlink>
      <w:r w:rsidRPr="0009166A">
        <w:rPr>
          <w:rFonts w:asciiTheme="minorHAnsi" w:hAnsiTheme="minorHAnsi" w:cstheme="minorHAnsi"/>
          <w:w w:val="99"/>
          <w:sz w:val="24"/>
          <w:szCs w:val="24"/>
        </w:rPr>
        <w:t>"</w:t>
      </w:r>
      <w:r w:rsidRPr="0009166A">
        <w:rPr>
          <w:rFonts w:asciiTheme="minorHAnsi" w:hAnsiTheme="minorHAnsi" w:cstheme="minorHAnsi"/>
          <w:w w:val="86"/>
          <w:sz w:val="24"/>
          <w:szCs w:val="24"/>
        </w:rPr>
        <w:t xml:space="preserve">, </w:t>
      </w:r>
      <w:r w:rsidRPr="0009166A">
        <w:rPr>
          <w:rFonts w:asciiTheme="minorHAnsi" w:hAnsiTheme="minorHAnsi" w:cstheme="minorHAnsi"/>
          <w:w w:val="85"/>
          <w:sz w:val="24"/>
          <w:szCs w:val="24"/>
        </w:rPr>
        <w:t>"brand": "</w:t>
      </w:r>
      <w:proofErr w:type="spellStart"/>
      <w:r w:rsidR="004E3A70" w:rsidRPr="0009166A">
        <w:rPr>
          <w:rFonts w:asciiTheme="minorHAnsi" w:hAnsiTheme="minorHAnsi" w:cstheme="minorHAnsi"/>
          <w:w w:val="85"/>
          <w:sz w:val="24"/>
          <w:szCs w:val="24"/>
        </w:rPr>
        <w:t>dave</w:t>
      </w:r>
      <w:proofErr w:type="spellEnd"/>
      <w:r w:rsidRPr="0009166A">
        <w:rPr>
          <w:rFonts w:asciiTheme="minorHAnsi" w:hAnsiTheme="minorHAnsi" w:cstheme="minorHAnsi"/>
          <w:w w:val="85"/>
          <w:sz w:val="24"/>
          <w:szCs w:val="24"/>
        </w:rPr>
        <w:t>",</w:t>
      </w:r>
    </w:p>
    <w:p w14:paraId="6C59A2C6" w14:textId="77777777" w:rsidR="00703845" w:rsidRPr="0009166A" w:rsidRDefault="00F35EF3">
      <w:pPr>
        <w:pStyle w:val="BodyText"/>
        <w:spacing w:line="215" w:lineRule="exact"/>
        <w:ind w:left="292"/>
        <w:rPr>
          <w:rFonts w:asciiTheme="minorHAnsi" w:hAnsiTheme="minorHAnsi" w:cstheme="minorHAnsi"/>
          <w:sz w:val="24"/>
          <w:szCs w:val="24"/>
        </w:rPr>
      </w:pPr>
      <w:r w:rsidRPr="0009166A">
        <w:rPr>
          <w:rFonts w:asciiTheme="minorHAnsi" w:hAnsiTheme="minorHAnsi" w:cstheme="minorHAnsi"/>
          <w:w w:val="80"/>
          <w:sz w:val="24"/>
          <w:szCs w:val="24"/>
        </w:rPr>
        <w:t>"</w:t>
      </w:r>
      <w:proofErr w:type="spellStart"/>
      <w:r w:rsidRPr="0009166A">
        <w:rPr>
          <w:rFonts w:asciiTheme="minorHAnsi" w:hAnsiTheme="minorHAnsi" w:cstheme="minorHAnsi"/>
          <w:w w:val="80"/>
          <w:sz w:val="24"/>
          <w:szCs w:val="24"/>
        </w:rPr>
        <w:t>date_discovered</w:t>
      </w:r>
      <w:proofErr w:type="spellEnd"/>
      <w:r w:rsidRPr="0009166A">
        <w:rPr>
          <w:rFonts w:asciiTheme="minorHAnsi" w:hAnsiTheme="minorHAnsi" w:cstheme="minorHAnsi"/>
          <w:w w:val="80"/>
          <w:sz w:val="24"/>
          <w:szCs w:val="24"/>
        </w:rPr>
        <w:t>":   1517439667,</w:t>
      </w:r>
    </w:p>
    <w:p w14:paraId="45C688AE" w14:textId="77777777" w:rsidR="00703845" w:rsidRPr="0009166A" w:rsidRDefault="00F35EF3">
      <w:pPr>
        <w:pStyle w:val="BodyText"/>
        <w:spacing w:line="226" w:lineRule="exact"/>
        <w:ind w:left="292"/>
        <w:rPr>
          <w:rFonts w:asciiTheme="minorHAnsi" w:hAnsiTheme="minorHAnsi" w:cstheme="minorHAnsi"/>
          <w:sz w:val="24"/>
          <w:szCs w:val="24"/>
        </w:rPr>
      </w:pPr>
      <w:r w:rsidRPr="0009166A">
        <w:rPr>
          <w:rFonts w:asciiTheme="minorHAnsi" w:hAnsiTheme="minorHAnsi" w:cstheme="minorHAnsi"/>
          <w:w w:val="80"/>
          <w:sz w:val="24"/>
          <w:szCs w:val="24"/>
        </w:rPr>
        <w:t>"</w:t>
      </w:r>
      <w:proofErr w:type="spellStart"/>
      <w:r w:rsidRPr="0009166A">
        <w:rPr>
          <w:rFonts w:asciiTheme="minorHAnsi" w:hAnsiTheme="minorHAnsi" w:cstheme="minorHAnsi"/>
          <w:w w:val="80"/>
          <w:sz w:val="24"/>
          <w:szCs w:val="24"/>
        </w:rPr>
        <w:t>confidence_level</w:t>
      </w:r>
      <w:proofErr w:type="spellEnd"/>
      <w:r w:rsidRPr="0009166A">
        <w:rPr>
          <w:rFonts w:asciiTheme="minorHAnsi" w:hAnsiTheme="minorHAnsi" w:cstheme="minorHAnsi"/>
          <w:w w:val="80"/>
          <w:sz w:val="24"/>
          <w:szCs w:val="24"/>
        </w:rPr>
        <w:t>": 50</w:t>
      </w:r>
    </w:p>
    <w:p w14:paraId="6C7653B3" w14:textId="77777777" w:rsidR="00703845" w:rsidRPr="0009166A" w:rsidRDefault="00F35EF3">
      <w:pPr>
        <w:pStyle w:val="BodyText"/>
        <w:spacing w:line="237" w:lineRule="exact"/>
        <w:rPr>
          <w:rFonts w:asciiTheme="minorHAnsi" w:hAnsiTheme="minorHAnsi" w:cstheme="minorHAnsi"/>
          <w:sz w:val="24"/>
          <w:szCs w:val="24"/>
        </w:rPr>
      </w:pPr>
      <w:r w:rsidRPr="0009166A">
        <w:rPr>
          <w:rFonts w:asciiTheme="minorHAnsi" w:hAnsiTheme="minorHAnsi" w:cstheme="minorHAnsi"/>
          <w:w w:val="79"/>
          <w:sz w:val="24"/>
          <w:szCs w:val="24"/>
        </w:rPr>
        <w:t>}</w:t>
      </w:r>
    </w:p>
    <w:p w14:paraId="1275E7BA" w14:textId="77777777" w:rsidR="00703845" w:rsidRPr="008478BB" w:rsidRDefault="00703845">
      <w:pPr>
        <w:pStyle w:val="BodyText"/>
        <w:spacing w:before="5"/>
        <w:ind w:left="0"/>
        <w:rPr>
          <w:rFonts w:asciiTheme="minorHAnsi" w:hAnsiTheme="minorHAnsi" w:cstheme="minorHAnsi"/>
        </w:rPr>
      </w:pPr>
    </w:p>
    <w:p w14:paraId="59BFCAFC" w14:textId="2DDAF905" w:rsidR="00DB07FA" w:rsidRDefault="00DB07FA" w:rsidP="0009166A">
      <w:pPr>
        <w:pStyle w:val="BodyText"/>
        <w:rPr>
          <w:rFonts w:asciiTheme="minorHAnsi" w:hAnsiTheme="minorHAnsi" w:cstheme="minorHAnsi"/>
        </w:rPr>
      </w:pPr>
    </w:p>
    <w:p w14:paraId="61CEFFE5" w14:textId="09E7C9A3" w:rsidR="00DB07FA" w:rsidRDefault="00DB07FA" w:rsidP="0009166A">
      <w:pPr>
        <w:pStyle w:val="BodyText"/>
        <w:ind w:left="0"/>
        <w:rPr>
          <w:rFonts w:asciiTheme="minorHAnsi" w:hAnsiTheme="minorHAnsi" w:cstheme="minorHAnsi"/>
        </w:rPr>
      </w:pPr>
      <w:r w:rsidRPr="003311F4">
        <w:rPr>
          <w:rFonts w:asciiTheme="minorHAnsi" w:hAnsiTheme="minorHAnsi" w:cstheme="minorHAnsi"/>
        </w:rPr>
        <w:t>All 4 key properties are required.</w:t>
      </w:r>
    </w:p>
    <w:p w14:paraId="0630391F" w14:textId="77777777" w:rsidR="00DB07FA" w:rsidRPr="00DB07FA" w:rsidRDefault="00DB07FA" w:rsidP="0009166A">
      <w:pPr>
        <w:pStyle w:val="BodyText"/>
        <w:ind w:left="0"/>
        <w:rPr>
          <w:rFonts w:asciiTheme="minorHAnsi" w:hAnsiTheme="minorHAnsi" w:cstheme="minorHAnsi"/>
        </w:rPr>
      </w:pPr>
    </w:p>
    <w:p w14:paraId="030C01FA" w14:textId="77777777" w:rsidR="00DB07FA" w:rsidRPr="00DB07FA" w:rsidRDefault="00DB07FA" w:rsidP="0009166A">
      <w:pPr>
        <w:pStyle w:val="BodyText"/>
        <w:ind w:left="0"/>
        <w:rPr>
          <w:rFonts w:asciiTheme="minorHAnsi" w:hAnsiTheme="minorHAnsi" w:cstheme="minorHAnsi"/>
        </w:rPr>
      </w:pPr>
      <w:r w:rsidRPr="00DB07FA">
        <w:rPr>
          <w:rFonts w:asciiTheme="minorHAnsi" w:hAnsiTheme="minorHAnsi" w:cstheme="minorHAnsi"/>
        </w:rPr>
        <w:t>Set the request’s Content Type header to ‘application/json’ [to tell the server that the payload it will be dealing with is JSON.]</w:t>
      </w:r>
    </w:p>
    <w:p w14:paraId="7EB491A2" w14:textId="77777777" w:rsidR="00DB07FA" w:rsidRPr="00DB07FA" w:rsidRDefault="00DB07FA" w:rsidP="0009166A">
      <w:pPr>
        <w:pStyle w:val="BodyText"/>
        <w:ind w:left="0"/>
        <w:rPr>
          <w:rFonts w:asciiTheme="minorHAnsi" w:hAnsiTheme="minorHAnsi" w:cstheme="minorHAnsi"/>
        </w:rPr>
      </w:pPr>
    </w:p>
    <w:p w14:paraId="7043EE6F" w14:textId="77777777" w:rsidR="00DB07FA" w:rsidRPr="00DB07FA" w:rsidRDefault="00DB07FA" w:rsidP="0009166A">
      <w:pPr>
        <w:pStyle w:val="BodyText"/>
        <w:ind w:left="0"/>
        <w:rPr>
          <w:rFonts w:asciiTheme="minorHAnsi" w:hAnsiTheme="minorHAnsi" w:cstheme="minorHAnsi"/>
        </w:rPr>
      </w:pPr>
      <w:r w:rsidRPr="00DB07FA">
        <w:rPr>
          <w:rFonts w:asciiTheme="minorHAnsi" w:hAnsiTheme="minorHAnsi" w:cstheme="minorHAnsi"/>
        </w:rPr>
        <w:t>Upon successful submission, the eCX API will return a response that contains the data saved with the submission along with the ID of the phish entity.  If you do not care about the return payload and just want to check the result code of the operation for success/fail then you can use the ‘container=empty’ parameter to suppress the response body.</w:t>
      </w:r>
    </w:p>
    <w:p w14:paraId="791F0F88" w14:textId="77777777" w:rsidR="00DB07FA" w:rsidRPr="00DB07FA" w:rsidRDefault="00DB07FA" w:rsidP="0009166A">
      <w:pPr>
        <w:pStyle w:val="BodyText"/>
        <w:ind w:left="0"/>
        <w:rPr>
          <w:rFonts w:asciiTheme="minorHAnsi" w:hAnsiTheme="minorHAnsi" w:cstheme="minorHAnsi"/>
        </w:rPr>
      </w:pPr>
    </w:p>
    <w:p w14:paraId="4DF52224" w14:textId="37A3D44F" w:rsidR="00DB07FA" w:rsidRPr="003311F4" w:rsidRDefault="00DB07FA" w:rsidP="0009166A">
      <w:pPr>
        <w:pStyle w:val="BodyText"/>
        <w:ind w:left="0"/>
        <w:rPr>
          <w:rFonts w:asciiTheme="minorHAnsi" w:hAnsiTheme="minorHAnsi" w:cstheme="minorHAnsi"/>
        </w:rPr>
      </w:pPr>
      <w:r w:rsidRPr="00DB07FA">
        <w:rPr>
          <w:rFonts w:asciiTheme="minorHAnsi" w:hAnsiTheme="minorHAnsi" w:cstheme="minorHAnsi"/>
        </w:rPr>
        <w:t>The coding examples that follow are PHP and should be easy enough to transcode into another programming language.</w:t>
      </w:r>
    </w:p>
    <w:p w14:paraId="5D3BEF4C" w14:textId="77777777" w:rsidR="00DB07FA" w:rsidRPr="003311F4" w:rsidRDefault="00DB07FA" w:rsidP="0009166A">
      <w:pPr>
        <w:pStyle w:val="BodyText"/>
        <w:spacing w:before="59"/>
        <w:ind w:left="0"/>
        <w:rPr>
          <w:rFonts w:asciiTheme="minorHAnsi" w:hAnsiTheme="minorHAnsi" w:cstheme="minorHAnsi"/>
        </w:rPr>
      </w:pPr>
    </w:p>
    <w:p w14:paraId="3503420F" w14:textId="77777777" w:rsidR="00703845" w:rsidRPr="00531838" w:rsidRDefault="00703845">
      <w:pPr>
        <w:pStyle w:val="BodyText"/>
        <w:ind w:left="0"/>
        <w:rPr>
          <w:rFonts w:asciiTheme="minorHAnsi" w:hAnsiTheme="minorHAnsi" w:cstheme="minorHAnsi"/>
        </w:rPr>
      </w:pPr>
    </w:p>
    <w:p w14:paraId="590A0D84" w14:textId="77777777" w:rsidR="00703845" w:rsidRPr="00531838" w:rsidRDefault="00703845">
      <w:pPr>
        <w:pStyle w:val="BodyText"/>
        <w:spacing w:before="5"/>
        <w:ind w:left="0"/>
        <w:rPr>
          <w:rFonts w:asciiTheme="minorHAnsi" w:hAnsiTheme="minorHAnsi" w:cstheme="minorHAnsi"/>
        </w:rPr>
      </w:pPr>
    </w:p>
    <w:p w14:paraId="71B57983" w14:textId="77777777" w:rsidR="00703845" w:rsidRPr="00531838" w:rsidRDefault="00F65082">
      <w:pPr>
        <w:tabs>
          <w:tab w:val="left" w:pos="5284"/>
        </w:tabs>
        <w:ind w:left="1832"/>
        <w:rPr>
          <w:rFonts w:asciiTheme="minorHAnsi" w:hAnsiTheme="minorHAnsi" w:cstheme="minorHAnsi"/>
        </w:rPr>
      </w:pPr>
      <w:r>
        <w:rPr>
          <w:noProof/>
        </w:rPr>
        <mc:AlternateContent>
          <mc:Choice Requires="wpg">
            <w:drawing>
              <wp:inline distT="0" distB="0" distL="0" distR="0" wp14:anchorId="157DBFDA" wp14:editId="0A317CBA">
                <wp:extent cx="1374140" cy="1433195"/>
                <wp:effectExtent l="0" t="0" r="0" b="1905"/>
                <wp:docPr id="294" name="Group 1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4140" cy="1433195"/>
                          <a:chOff x="0" y="0"/>
                          <a:chExt cx="2164" cy="2257"/>
                        </a:xfrm>
                      </wpg:grpSpPr>
                      <wps:wsp>
                        <wps:cNvPr id="295" name="Line 1030"/>
                        <wps:cNvCnPr>
                          <a:cxnSpLocks/>
                        </wps:cNvCnPr>
                        <wps:spPr bwMode="auto">
                          <a:xfrm>
                            <a:off x="1168" y="547"/>
                            <a:ext cx="0" cy="315"/>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96" name="Freeform 1031"/>
                        <wps:cNvSpPr>
                          <a:spLocks/>
                        </wps:cNvSpPr>
                        <wps:spPr bwMode="auto">
                          <a:xfrm>
                            <a:off x="1103" y="845"/>
                            <a:ext cx="131" cy="196"/>
                          </a:xfrm>
                          <a:custGeom>
                            <a:avLst/>
                            <a:gdLst>
                              <a:gd name="T0" fmla="*/ 131 w 131"/>
                              <a:gd name="T1" fmla="*/ 845 h 196"/>
                              <a:gd name="T2" fmla="*/ 0 w 131"/>
                              <a:gd name="T3" fmla="*/ 845 h 196"/>
                              <a:gd name="T4" fmla="*/ 65 w 131"/>
                              <a:gd name="T5" fmla="*/ 1041 h 196"/>
                              <a:gd name="T6" fmla="*/ 131 w 131"/>
                              <a:gd name="T7" fmla="*/ 845 h 19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96">
                                <a:moveTo>
                                  <a:pt x="131" y="0"/>
                                </a:moveTo>
                                <a:lnTo>
                                  <a:pt x="0" y="0"/>
                                </a:lnTo>
                                <a:lnTo>
                                  <a:pt x="65" y="196"/>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 name="Freeform 1032"/>
                        <wps:cNvSpPr>
                          <a:spLocks/>
                        </wps:cNvSpPr>
                        <wps:spPr bwMode="auto">
                          <a:xfrm>
                            <a:off x="180" y="8"/>
                            <a:ext cx="1977" cy="540"/>
                          </a:xfrm>
                          <a:custGeom>
                            <a:avLst/>
                            <a:gdLst>
                              <a:gd name="T0" fmla="*/ 270 w 1977"/>
                              <a:gd name="T1" fmla="*/ 547 h 540"/>
                              <a:gd name="T2" fmla="*/ 1707 w 1977"/>
                              <a:gd name="T3" fmla="*/ 547 h 540"/>
                              <a:gd name="T4" fmla="*/ 1779 w 1977"/>
                              <a:gd name="T5" fmla="*/ 537 h 540"/>
                              <a:gd name="T6" fmla="*/ 1843 w 1977"/>
                              <a:gd name="T7" fmla="*/ 510 h 540"/>
                              <a:gd name="T8" fmla="*/ 1897 w 1977"/>
                              <a:gd name="T9" fmla="*/ 468 h 540"/>
                              <a:gd name="T10" fmla="*/ 1940 w 1977"/>
                              <a:gd name="T11" fmla="*/ 413 h 540"/>
                              <a:gd name="T12" fmla="*/ 1967 w 1977"/>
                              <a:gd name="T13" fmla="*/ 349 h 540"/>
                              <a:gd name="T14" fmla="*/ 1976 w 1977"/>
                              <a:gd name="T15" fmla="*/ 277 h 540"/>
                              <a:gd name="T16" fmla="*/ 1967 w 1977"/>
                              <a:gd name="T17" fmla="*/ 206 h 540"/>
                              <a:gd name="T18" fmla="*/ 1940 w 1977"/>
                              <a:gd name="T19" fmla="*/ 141 h 540"/>
                              <a:gd name="T20" fmla="*/ 1897 w 1977"/>
                              <a:gd name="T21" fmla="*/ 87 h 540"/>
                              <a:gd name="T22" fmla="*/ 1843 w 1977"/>
                              <a:gd name="T23" fmla="*/ 44 h 540"/>
                              <a:gd name="T24" fmla="*/ 1779 w 1977"/>
                              <a:gd name="T25" fmla="*/ 17 h 540"/>
                              <a:gd name="T26" fmla="*/ 1707 w 1977"/>
                              <a:gd name="T27" fmla="*/ 8 h 540"/>
                              <a:gd name="T28" fmla="*/ 270 w 1977"/>
                              <a:gd name="T29" fmla="*/ 8 h 540"/>
                              <a:gd name="T30" fmla="*/ 198 w 1977"/>
                              <a:gd name="T31" fmla="*/ 17 h 540"/>
                              <a:gd name="T32" fmla="*/ 134 w 1977"/>
                              <a:gd name="T33" fmla="*/ 44 h 540"/>
                              <a:gd name="T34" fmla="*/ 79 w 1977"/>
                              <a:gd name="T35" fmla="*/ 87 h 540"/>
                              <a:gd name="T36" fmla="*/ 37 w 1977"/>
                              <a:gd name="T37" fmla="*/ 141 h 540"/>
                              <a:gd name="T38" fmla="*/ 10 w 1977"/>
                              <a:gd name="T39" fmla="*/ 206 h 540"/>
                              <a:gd name="T40" fmla="*/ 0 w 1977"/>
                              <a:gd name="T41" fmla="*/ 277 h 540"/>
                              <a:gd name="T42" fmla="*/ 10 w 1977"/>
                              <a:gd name="T43" fmla="*/ 349 h 540"/>
                              <a:gd name="T44" fmla="*/ 37 w 1977"/>
                              <a:gd name="T45" fmla="*/ 413 h 540"/>
                              <a:gd name="T46" fmla="*/ 79 w 1977"/>
                              <a:gd name="T47" fmla="*/ 468 h 540"/>
                              <a:gd name="T48" fmla="*/ 134 w 1977"/>
                              <a:gd name="T49" fmla="*/ 510 h 540"/>
                              <a:gd name="T50" fmla="*/ 198 w 1977"/>
                              <a:gd name="T51" fmla="*/ 537 h 540"/>
                              <a:gd name="T52" fmla="*/ 270 w 1977"/>
                              <a:gd name="T53" fmla="*/ 547 h 54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977" h="540">
                                <a:moveTo>
                                  <a:pt x="270" y="539"/>
                                </a:moveTo>
                                <a:lnTo>
                                  <a:pt x="1707" y="539"/>
                                </a:lnTo>
                                <a:lnTo>
                                  <a:pt x="1779" y="529"/>
                                </a:lnTo>
                                <a:lnTo>
                                  <a:pt x="1843" y="502"/>
                                </a:lnTo>
                                <a:lnTo>
                                  <a:pt x="1897" y="460"/>
                                </a:lnTo>
                                <a:lnTo>
                                  <a:pt x="1940" y="405"/>
                                </a:lnTo>
                                <a:lnTo>
                                  <a:pt x="1967" y="341"/>
                                </a:lnTo>
                                <a:lnTo>
                                  <a:pt x="1976" y="269"/>
                                </a:lnTo>
                                <a:lnTo>
                                  <a:pt x="1967" y="198"/>
                                </a:lnTo>
                                <a:lnTo>
                                  <a:pt x="1940" y="133"/>
                                </a:lnTo>
                                <a:lnTo>
                                  <a:pt x="1897" y="79"/>
                                </a:lnTo>
                                <a:lnTo>
                                  <a:pt x="1843" y="36"/>
                                </a:lnTo>
                                <a:lnTo>
                                  <a:pt x="1779" y="9"/>
                                </a:lnTo>
                                <a:lnTo>
                                  <a:pt x="1707" y="0"/>
                                </a:lnTo>
                                <a:lnTo>
                                  <a:pt x="270" y="0"/>
                                </a:lnTo>
                                <a:lnTo>
                                  <a:pt x="198" y="9"/>
                                </a:lnTo>
                                <a:lnTo>
                                  <a:pt x="134" y="36"/>
                                </a:lnTo>
                                <a:lnTo>
                                  <a:pt x="79" y="79"/>
                                </a:lnTo>
                                <a:lnTo>
                                  <a:pt x="37" y="133"/>
                                </a:lnTo>
                                <a:lnTo>
                                  <a:pt x="10" y="198"/>
                                </a:lnTo>
                                <a:lnTo>
                                  <a:pt x="0" y="269"/>
                                </a:lnTo>
                                <a:lnTo>
                                  <a:pt x="10" y="341"/>
                                </a:lnTo>
                                <a:lnTo>
                                  <a:pt x="37" y="405"/>
                                </a:lnTo>
                                <a:lnTo>
                                  <a:pt x="79" y="460"/>
                                </a:lnTo>
                                <a:lnTo>
                                  <a:pt x="134" y="502"/>
                                </a:lnTo>
                                <a:lnTo>
                                  <a:pt x="198" y="529"/>
                                </a:lnTo>
                                <a:lnTo>
                                  <a:pt x="270" y="539"/>
                                </a:lnTo>
                                <a:close/>
                              </a:path>
                            </a:pathLst>
                          </a:custGeom>
                          <a:noFill/>
                          <a:ln w="9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 name="Freeform 1033"/>
                        <wps:cNvSpPr>
                          <a:spLocks/>
                        </wps:cNvSpPr>
                        <wps:spPr bwMode="auto">
                          <a:xfrm>
                            <a:off x="450" y="1041"/>
                            <a:ext cx="1438" cy="1079"/>
                          </a:xfrm>
                          <a:custGeom>
                            <a:avLst/>
                            <a:gdLst>
                              <a:gd name="T0" fmla="*/ 0 w 1438"/>
                              <a:gd name="T1" fmla="*/ 1581 h 1079"/>
                              <a:gd name="T2" fmla="*/ 718 w 1438"/>
                              <a:gd name="T3" fmla="*/ 1041 h 1079"/>
                              <a:gd name="T4" fmla="*/ 1437 w 1438"/>
                              <a:gd name="T5" fmla="*/ 1581 h 1079"/>
                              <a:gd name="T6" fmla="*/ 718 w 1438"/>
                              <a:gd name="T7" fmla="*/ 2120 h 1079"/>
                              <a:gd name="T8" fmla="*/ 0 w 1438"/>
                              <a:gd name="T9" fmla="*/ 1581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40"/>
                                </a:moveTo>
                                <a:lnTo>
                                  <a:pt x="718" y="0"/>
                                </a:lnTo>
                                <a:lnTo>
                                  <a:pt x="1437" y="540"/>
                                </a:lnTo>
                                <a:lnTo>
                                  <a:pt x="718" y="1079"/>
                                </a:lnTo>
                                <a:lnTo>
                                  <a:pt x="0" y="540"/>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 name="Line 1034"/>
                        <wps:cNvCnPr>
                          <a:cxnSpLocks/>
                        </wps:cNvCnPr>
                        <wps:spPr bwMode="auto">
                          <a:xfrm>
                            <a:off x="184" y="1581"/>
                            <a:ext cx="266"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300" name="Line 1035"/>
                        <wps:cNvCnPr>
                          <a:cxnSpLocks/>
                        </wps:cNvCnPr>
                        <wps:spPr bwMode="auto">
                          <a:xfrm>
                            <a:off x="1168" y="2120"/>
                            <a:ext cx="0" cy="129"/>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301" name="Text Box 1036"/>
                        <wps:cNvSpPr txBox="1">
                          <a:spLocks/>
                        </wps:cNvSpPr>
                        <wps:spPr bwMode="auto">
                          <a:xfrm>
                            <a:off x="754" y="202"/>
                            <a:ext cx="85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B3CFB" w14:textId="77777777" w:rsidR="006C62AB" w:rsidRDefault="006C62AB">
                              <w:pPr>
                                <w:spacing w:line="158" w:lineRule="exact"/>
                                <w:rPr>
                                  <w:sz w:val="16"/>
                                </w:rPr>
                              </w:pPr>
                              <w:r>
                                <w:rPr>
                                  <w:spacing w:val="-4"/>
                                  <w:w w:val="95"/>
                                  <w:sz w:val="16"/>
                                </w:rPr>
                                <w:t>POST</w:t>
                              </w:r>
                              <w:r>
                                <w:rPr>
                                  <w:spacing w:val="-28"/>
                                  <w:w w:val="95"/>
                                  <w:sz w:val="16"/>
                                </w:rPr>
                                <w:t xml:space="preserve"> </w:t>
                              </w:r>
                              <w:r>
                                <w:rPr>
                                  <w:w w:val="95"/>
                                  <w:sz w:val="16"/>
                                </w:rPr>
                                <w:t>a</w:t>
                              </w:r>
                              <w:r>
                                <w:rPr>
                                  <w:spacing w:val="-27"/>
                                  <w:w w:val="95"/>
                                  <w:sz w:val="16"/>
                                </w:rPr>
                                <w:t xml:space="preserve"> </w:t>
                              </w:r>
                              <w:r>
                                <w:rPr>
                                  <w:spacing w:val="-5"/>
                                  <w:w w:val="95"/>
                                  <w:sz w:val="16"/>
                                </w:rPr>
                                <w:t>phish</w:t>
                              </w:r>
                            </w:p>
                          </w:txbxContent>
                        </wps:txbx>
                        <wps:bodyPr rot="0" vert="horz" wrap="square" lIns="0" tIns="0" rIns="0" bIns="0" anchor="t" anchorCtr="0" upright="1">
                          <a:noAutofit/>
                        </wps:bodyPr>
                      </wps:wsp>
                      <wps:wsp>
                        <wps:cNvPr id="302" name="Text Box 1037"/>
                        <wps:cNvSpPr txBox="1">
                          <a:spLocks/>
                        </wps:cNvSpPr>
                        <wps:spPr bwMode="auto">
                          <a:xfrm>
                            <a:off x="0" y="1507"/>
                            <a:ext cx="212"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5DC0B"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303" name="Text Box 1038"/>
                        <wps:cNvSpPr txBox="1">
                          <a:spLocks/>
                        </wps:cNvSpPr>
                        <wps:spPr bwMode="auto">
                          <a:xfrm>
                            <a:off x="755" y="1314"/>
                            <a:ext cx="855"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04608" w14:textId="77777777" w:rsidR="006C62AB" w:rsidRDefault="006C62AB">
                              <w:pPr>
                                <w:spacing w:line="158" w:lineRule="exact"/>
                                <w:ind w:right="19"/>
                                <w:jc w:val="center"/>
                                <w:rPr>
                                  <w:sz w:val="16"/>
                                </w:rPr>
                              </w:pPr>
                              <w:r>
                                <w:rPr>
                                  <w:w w:val="95"/>
                                  <w:sz w:val="16"/>
                                </w:rPr>
                                <w:t>API token</w:t>
                              </w:r>
                            </w:p>
                            <w:p w14:paraId="41BBA0F5" w14:textId="77777777" w:rsidR="006C62AB" w:rsidRDefault="006C62AB">
                              <w:pPr>
                                <w:spacing w:before="8"/>
                                <w:ind w:right="18"/>
                                <w:jc w:val="center"/>
                                <w:rPr>
                                  <w:sz w:val="16"/>
                                </w:rPr>
                              </w:pPr>
                              <w:r>
                                <w:rPr>
                                  <w:w w:val="95"/>
                                  <w:sz w:val="16"/>
                                </w:rPr>
                                <w:t>included</w:t>
                              </w:r>
                              <w:r>
                                <w:rPr>
                                  <w:spacing w:val="-13"/>
                                  <w:w w:val="95"/>
                                  <w:sz w:val="16"/>
                                </w:rPr>
                                <w:t xml:space="preserve"> </w:t>
                              </w:r>
                              <w:r>
                                <w:rPr>
                                  <w:spacing w:val="-6"/>
                                  <w:w w:val="95"/>
                                  <w:sz w:val="16"/>
                                </w:rPr>
                                <w:t>and</w:t>
                              </w:r>
                            </w:p>
                            <w:p w14:paraId="561AC11A" w14:textId="77777777" w:rsidR="006C62AB" w:rsidRDefault="006C62AB">
                              <w:pPr>
                                <w:spacing w:before="7"/>
                                <w:ind w:right="12"/>
                                <w:jc w:val="center"/>
                                <w:rPr>
                                  <w:sz w:val="16"/>
                                </w:rPr>
                              </w:pPr>
                              <w:r>
                                <w:rPr>
                                  <w:sz w:val="16"/>
                                </w:rPr>
                                <w:t>valid?</w:t>
                              </w:r>
                            </w:p>
                          </w:txbxContent>
                        </wps:txbx>
                        <wps:bodyPr rot="0" vert="horz" wrap="square" lIns="0" tIns="0" rIns="0" bIns="0" anchor="t" anchorCtr="0" upright="1">
                          <a:noAutofit/>
                        </wps:bodyPr>
                      </wps:wsp>
                    </wpg:wgp>
                  </a:graphicData>
                </a:graphic>
              </wp:inline>
            </w:drawing>
          </mc:Choice>
          <mc:Fallback>
            <w:pict>
              <v:group w14:anchorId="157DBFDA" id="Group 1029" o:spid="_x0000_s1026" style="width:108.2pt;height:112.85pt;mso-position-horizontal-relative:char;mso-position-vertical-relative:line" coordsize="2164,2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">
                <v:line id="Line 1030" o:spid="_x0000_s1027" style="position:absolute;visibility:visible;mso-wrap-style:square" from="1168,547" to="1168,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" strokeweight=".26436mm">
                  <o:lock v:ext="edit" shapetype="f"/>
                </v:line>
                <v:shape id="Freeform 1031" o:spid="_x0000_s1028" style="position:absolute;left:1103;top:845;width:131;height:196;visibility:visible;mso-wrap-style:square;v-text-anchor:top" coordsize="131,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" path="m131,l,,65,196,131,xe" fillcolor="black" stroked="f">
                  <v:path arrowok="t" o:connecttype="custom" o:connectlocs="131,845;0,845;65,1041;131,845" o:connectangles="0,0,0,0"/>
                </v:shape>
                <v:shape id="Freeform 1032" o:spid="_x0000_s1029" style="position:absolute;left:180;top:8;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" path="m270,539r1437,l1779,529r64,-27l1897,460r43,-55l1967,341r9,-72l1967,198r-27,-65l1897,79,1843,36,1779,9,1707,,270,,198,9,134,36,79,79,37,133,10,198,,269r10,72l37,405r42,55l134,502r64,27l270,539xe" filled="f" strokeweight=".2645mm">
                  <v:path arrowok="t" o:connecttype="custom" o:connectlocs="270,547;1707,547;1779,537;1843,510;1897,468;1940,413;1967,349;1976,277;1967,206;1940,141;1897,87;1843,44;1779,17;1707,8;270,8;198,17;134,44;79,87;37,141;10,206;0,277;10,349;37,413;79,468;134,510;198,537;270,547" o:connectangles="0,0,0,0,0,0,0,0,0,0,0,0,0,0,0,0,0,0,0,0,0,0,0,0,0,0,0"/>
                </v:shape>
                <v:shape id="Freeform 1033" o:spid="_x0000_s1030" style="position:absolute;left:450;top:1041;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" path="m,540l718,r719,540l718,1079,,540xe" filled="f" strokeweight=".26447mm">
                  <v:path arrowok="t" o:connecttype="custom" o:connectlocs="0,1581;718,1041;1437,1581;718,2120;0,1581" o:connectangles="0,0,0,0,0"/>
                </v:shape>
                <v:line id="Line 1034" o:spid="_x0000_s1031" style="position:absolute;visibility:visible;mso-wrap-style:square" from="184,1581" to="450,1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" strokeweight=".26453mm">
                  <o:lock v:ext="edit" shapetype="f"/>
                </v:line>
                <v:line id="Line 1035" o:spid="_x0000_s1032" style="position:absolute;visibility:visible;mso-wrap-style:square" from="1168,2120" to="1168,2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" strokeweight=".26436mm">
                  <o:lock v:ext="edit" shapetype="f"/>
                </v:line>
                <v:shapetype id="_x0000_t202" coordsize="21600,21600" o:spt="202" path="m,l,21600r21600,l21600,xe">
                  <v:stroke joinstyle="miter"/>
                  <v:path gradientshapeok="t" o:connecttype="rect"/>
                </v:shapetype>
                <v:shape id="Text Box 1036" o:spid="_x0000_s1033" type="#_x0000_t202" style="position:absolute;left:754;top:202;width:85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" filled="f" stroked="f">
                  <v:path arrowok="t"/>
                  <v:textbox inset="0,0,0,0">
                    <w:txbxContent>
                      <w:p w14:paraId="3BFB3CFB" w14:textId="77777777" w:rsidR="006C62AB" w:rsidRDefault="006C62AB">
                        <w:pPr>
                          <w:spacing w:line="158" w:lineRule="exact"/>
                          <w:rPr>
                            <w:sz w:val="16"/>
                          </w:rPr>
                        </w:pPr>
                        <w:r>
                          <w:rPr>
                            <w:spacing w:val="-4"/>
                            <w:w w:val="95"/>
                            <w:sz w:val="16"/>
                          </w:rPr>
                          <w:t>POST</w:t>
                        </w:r>
                        <w:r>
                          <w:rPr>
                            <w:spacing w:val="-28"/>
                            <w:w w:val="95"/>
                            <w:sz w:val="16"/>
                          </w:rPr>
                          <w:t xml:space="preserve"> </w:t>
                        </w:r>
                        <w:r>
                          <w:rPr>
                            <w:w w:val="95"/>
                            <w:sz w:val="16"/>
                          </w:rPr>
                          <w:t>a</w:t>
                        </w:r>
                        <w:r>
                          <w:rPr>
                            <w:spacing w:val="-27"/>
                            <w:w w:val="95"/>
                            <w:sz w:val="16"/>
                          </w:rPr>
                          <w:t xml:space="preserve"> </w:t>
                        </w:r>
                        <w:r>
                          <w:rPr>
                            <w:spacing w:val="-5"/>
                            <w:w w:val="95"/>
                            <w:sz w:val="16"/>
                          </w:rPr>
                          <w:t>phish</w:t>
                        </w:r>
                      </w:p>
                    </w:txbxContent>
                  </v:textbox>
                </v:shape>
                <v:shape id="Text Box 1037" o:spid="_x0000_s1034" type="#_x0000_t202" style="position:absolute;top:1507;width:212;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" filled="f" stroked="f">
                  <v:path arrowok="t"/>
                  <v:textbox inset="0,0,0,0">
                    <w:txbxContent>
                      <w:p w14:paraId="5075DC0B" w14:textId="77777777" w:rsidR="006C62AB" w:rsidRDefault="006C62AB">
                        <w:pPr>
                          <w:spacing w:line="158" w:lineRule="exact"/>
                          <w:rPr>
                            <w:sz w:val="16"/>
                          </w:rPr>
                        </w:pPr>
                        <w:r>
                          <w:rPr>
                            <w:sz w:val="16"/>
                          </w:rPr>
                          <w:t>No</w:t>
                        </w:r>
                      </w:p>
                    </w:txbxContent>
                  </v:textbox>
                </v:shape>
                <v:shape id="Text Box 1038" o:spid="_x0000_s1035" type="#_x0000_t202" style="position:absolute;left:755;top:1314;width:855;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" filled="f" stroked="f">
                  <v:path arrowok="t"/>
                  <v:textbox inset="0,0,0,0">
                    <w:txbxContent>
                      <w:p w14:paraId="69F04608" w14:textId="77777777" w:rsidR="006C62AB" w:rsidRDefault="006C62AB">
                        <w:pPr>
                          <w:spacing w:line="158" w:lineRule="exact"/>
                          <w:ind w:right="19"/>
                          <w:jc w:val="center"/>
                          <w:rPr>
                            <w:sz w:val="16"/>
                          </w:rPr>
                        </w:pPr>
                        <w:r>
                          <w:rPr>
                            <w:w w:val="95"/>
                            <w:sz w:val="16"/>
                          </w:rPr>
                          <w:t>API token</w:t>
                        </w:r>
                      </w:p>
                      <w:p w14:paraId="41BBA0F5" w14:textId="77777777" w:rsidR="006C62AB" w:rsidRDefault="006C62AB">
                        <w:pPr>
                          <w:spacing w:before="8"/>
                          <w:ind w:right="18"/>
                          <w:jc w:val="center"/>
                          <w:rPr>
                            <w:sz w:val="16"/>
                          </w:rPr>
                        </w:pPr>
                        <w:r>
                          <w:rPr>
                            <w:w w:val="95"/>
                            <w:sz w:val="16"/>
                          </w:rPr>
                          <w:t>included</w:t>
                        </w:r>
                        <w:r>
                          <w:rPr>
                            <w:spacing w:val="-13"/>
                            <w:w w:val="95"/>
                            <w:sz w:val="16"/>
                          </w:rPr>
                          <w:t xml:space="preserve"> </w:t>
                        </w:r>
                        <w:r>
                          <w:rPr>
                            <w:spacing w:val="-6"/>
                            <w:w w:val="95"/>
                            <w:sz w:val="16"/>
                          </w:rPr>
                          <w:t>and</w:t>
                        </w:r>
                      </w:p>
                      <w:p w14:paraId="561AC11A" w14:textId="77777777" w:rsidR="006C62AB" w:rsidRDefault="006C62AB">
                        <w:pPr>
                          <w:spacing w:before="7"/>
                          <w:ind w:right="12"/>
                          <w:jc w:val="center"/>
                          <w:rPr>
                            <w:sz w:val="16"/>
                          </w:rPr>
                        </w:pPr>
                        <w:r>
                          <w:rPr>
                            <w:sz w:val="16"/>
                          </w:rPr>
                          <w:t>valid?</w:t>
                        </w:r>
                      </w:p>
                    </w:txbxContent>
                  </v:textbox>
                </v:shape>
                <w10:anchorlock/>
              </v:group>
            </w:pict>
          </mc:Fallback>
        </mc:AlternateContent>
      </w:r>
      <w:r w:rsidR="00F35EF3" w:rsidRPr="00531838">
        <w:rPr>
          <w:rFonts w:asciiTheme="minorHAnsi" w:hAnsiTheme="minorHAnsi" w:cstheme="minorHAnsi"/>
        </w:rPr>
        <w:tab/>
      </w:r>
      <w:r>
        <w:rPr>
          <w:noProof/>
        </w:rPr>
        <mc:AlternateContent>
          <mc:Choice Requires="wpg">
            <w:drawing>
              <wp:inline distT="0" distB="0" distL="0" distR="0" wp14:anchorId="1366FF5A" wp14:editId="56668E83">
                <wp:extent cx="922655" cy="694690"/>
                <wp:effectExtent l="0" t="0" r="0" b="0"/>
                <wp:docPr id="291" name="Group 10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2655" cy="694690"/>
                          <a:chOff x="0" y="0"/>
                          <a:chExt cx="1453" cy="1094"/>
                        </a:xfrm>
                      </wpg:grpSpPr>
                      <wps:wsp>
                        <wps:cNvPr id="292" name="Freeform 1027"/>
                        <wps:cNvSpPr>
                          <a:spLocks/>
                        </wps:cNvSpPr>
                        <wps:spPr bwMode="auto">
                          <a:xfrm>
                            <a:off x="8" y="8"/>
                            <a:ext cx="1438" cy="1079"/>
                          </a:xfrm>
                          <a:custGeom>
                            <a:avLst/>
                            <a:gdLst>
                              <a:gd name="T0" fmla="*/ 0 w 1438"/>
                              <a:gd name="T1" fmla="*/ 966 h 1079"/>
                              <a:gd name="T2" fmla="*/ 0 w 1438"/>
                              <a:gd name="T3" fmla="*/ 8 h 1079"/>
                              <a:gd name="T4" fmla="*/ 1437 w 1438"/>
                              <a:gd name="T5" fmla="*/ 8 h 1079"/>
                              <a:gd name="T6" fmla="*/ 1437 w 1438"/>
                              <a:gd name="T7" fmla="*/ 966 h 1079"/>
                              <a:gd name="T8" fmla="*/ 1371 w 1438"/>
                              <a:gd name="T9" fmla="*/ 923 h 1079"/>
                              <a:gd name="T10" fmla="*/ 1301 w 1438"/>
                              <a:gd name="T11" fmla="*/ 890 h 1079"/>
                              <a:gd name="T12" fmla="*/ 1228 w 1438"/>
                              <a:gd name="T13" fmla="*/ 866 h 1079"/>
                              <a:gd name="T14" fmla="*/ 1153 w 1438"/>
                              <a:gd name="T15" fmla="*/ 851 h 1079"/>
                              <a:gd name="T16" fmla="*/ 1077 w 1438"/>
                              <a:gd name="T17" fmla="*/ 846 h 1079"/>
                              <a:gd name="T18" fmla="*/ 1002 w 1438"/>
                              <a:gd name="T19" fmla="*/ 851 h 1079"/>
                              <a:gd name="T20" fmla="*/ 927 w 1438"/>
                              <a:gd name="T21" fmla="*/ 866 h 1079"/>
                              <a:gd name="T22" fmla="*/ 854 w 1438"/>
                              <a:gd name="T23" fmla="*/ 890 h 1079"/>
                              <a:gd name="T24" fmla="*/ 784 w 1438"/>
                              <a:gd name="T25" fmla="*/ 923 h 1079"/>
                              <a:gd name="T26" fmla="*/ 718 w 1438"/>
                              <a:gd name="T27" fmla="*/ 966 h 1079"/>
                              <a:gd name="T28" fmla="*/ 652 w 1438"/>
                              <a:gd name="T29" fmla="*/ 1009 h 1079"/>
                              <a:gd name="T30" fmla="*/ 582 w 1438"/>
                              <a:gd name="T31" fmla="*/ 1043 h 1079"/>
                              <a:gd name="T32" fmla="*/ 509 w 1438"/>
                              <a:gd name="T33" fmla="*/ 1067 h 1079"/>
                              <a:gd name="T34" fmla="*/ 434 w 1438"/>
                              <a:gd name="T35" fmla="*/ 1081 h 1079"/>
                              <a:gd name="T36" fmla="*/ 359 w 1438"/>
                              <a:gd name="T37" fmla="*/ 1086 h 1079"/>
                              <a:gd name="T38" fmla="*/ 283 w 1438"/>
                              <a:gd name="T39" fmla="*/ 1081 h 1079"/>
                              <a:gd name="T40" fmla="*/ 208 w 1438"/>
                              <a:gd name="T41" fmla="*/ 1067 h 1079"/>
                              <a:gd name="T42" fmla="*/ 136 w 1438"/>
                              <a:gd name="T43" fmla="*/ 1043 h 1079"/>
                              <a:gd name="T44" fmla="*/ 66 w 1438"/>
                              <a:gd name="T45" fmla="*/ 1009 h 1079"/>
                              <a:gd name="T46" fmla="*/ 0 w 1438"/>
                              <a:gd name="T47" fmla="*/ 966 h 1079"/>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438" h="1079">
                                <a:moveTo>
                                  <a:pt x="0" y="958"/>
                                </a:moveTo>
                                <a:lnTo>
                                  <a:pt x="0" y="0"/>
                                </a:lnTo>
                                <a:lnTo>
                                  <a:pt x="1437" y="0"/>
                                </a:lnTo>
                                <a:lnTo>
                                  <a:pt x="1437" y="958"/>
                                </a:lnTo>
                                <a:lnTo>
                                  <a:pt x="1371" y="915"/>
                                </a:lnTo>
                                <a:lnTo>
                                  <a:pt x="1301" y="882"/>
                                </a:lnTo>
                                <a:lnTo>
                                  <a:pt x="1228" y="858"/>
                                </a:lnTo>
                                <a:lnTo>
                                  <a:pt x="1153" y="843"/>
                                </a:lnTo>
                                <a:lnTo>
                                  <a:pt x="1077" y="838"/>
                                </a:lnTo>
                                <a:lnTo>
                                  <a:pt x="1002" y="843"/>
                                </a:lnTo>
                                <a:lnTo>
                                  <a:pt x="927" y="858"/>
                                </a:lnTo>
                                <a:lnTo>
                                  <a:pt x="854" y="882"/>
                                </a:lnTo>
                                <a:lnTo>
                                  <a:pt x="784" y="915"/>
                                </a:lnTo>
                                <a:lnTo>
                                  <a:pt x="718" y="958"/>
                                </a:lnTo>
                                <a:lnTo>
                                  <a:pt x="652" y="1001"/>
                                </a:lnTo>
                                <a:lnTo>
                                  <a:pt x="582" y="1035"/>
                                </a:lnTo>
                                <a:lnTo>
                                  <a:pt x="509" y="1059"/>
                                </a:lnTo>
                                <a:lnTo>
                                  <a:pt x="434" y="1073"/>
                                </a:lnTo>
                                <a:lnTo>
                                  <a:pt x="359" y="1078"/>
                                </a:lnTo>
                                <a:lnTo>
                                  <a:pt x="283" y="1073"/>
                                </a:lnTo>
                                <a:lnTo>
                                  <a:pt x="208" y="1059"/>
                                </a:lnTo>
                                <a:lnTo>
                                  <a:pt x="136" y="1035"/>
                                </a:lnTo>
                                <a:lnTo>
                                  <a:pt x="66" y="1001"/>
                                </a:lnTo>
                                <a:lnTo>
                                  <a:pt x="0" y="958"/>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Text Box 1028"/>
                        <wps:cNvSpPr txBox="1">
                          <a:spLocks/>
                        </wps:cNvSpPr>
                        <wps:spPr bwMode="auto">
                          <a:xfrm>
                            <a:off x="0" y="0"/>
                            <a:ext cx="1453" cy="10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0A0BE" w14:textId="77777777" w:rsidR="006C62AB" w:rsidRDefault="006C62AB">
                              <w:pPr>
                                <w:rPr>
                                  <w:sz w:val="16"/>
                                </w:rPr>
                              </w:pPr>
                            </w:p>
                            <w:p w14:paraId="0C936BD3" w14:textId="77777777" w:rsidR="006C62AB" w:rsidRDefault="006C62AB">
                              <w:pPr>
                                <w:spacing w:before="141"/>
                                <w:ind w:left="342"/>
                                <w:rPr>
                                  <w:sz w:val="16"/>
                                </w:rPr>
                              </w:pPr>
                              <w:r>
                                <w:rPr>
                                  <w:w w:val="90"/>
                                  <w:sz w:val="16"/>
                                </w:rPr>
                                <w:t>/phish POST</w:t>
                              </w:r>
                            </w:p>
                          </w:txbxContent>
                        </wps:txbx>
                        <wps:bodyPr rot="0" vert="horz" wrap="square" lIns="0" tIns="0" rIns="0" bIns="0" anchor="t" anchorCtr="0" upright="1">
                          <a:noAutofit/>
                        </wps:bodyPr>
                      </wps:wsp>
                    </wpg:wgp>
                  </a:graphicData>
                </a:graphic>
              </wp:inline>
            </w:drawing>
          </mc:Choice>
          <mc:Fallback>
            <w:pict>
              <v:group w14:anchorId="1366FF5A" id="Group 1026" o:spid="_x0000_s1036" style="width:72.65pt;height:54.7pt;mso-position-horizontal-relative:char;mso-position-vertical-relative:line" coordsize="1453,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">
                <v:shape id="Freeform 1027" o:spid="_x0000_s1037" style="position:absolute;left:8;top:8;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" path="m,958l,,1437,r,958l1371,915r-70,-33l1228,858r-75,-15l1077,838r-75,5l927,858r-73,24l784,915r-66,43l652,1001r-70,34l509,1059r-75,14l359,1078r-76,-5l208,1059r-72,-24l66,1001,,958xe" filled="f" strokeweight=".26447mm">
                  <v:path arrowok="t" o:connecttype="custom" o:connectlocs="0,966;0,8;1437,8;1437,966;1371,923;1301,890;1228,866;1153,851;1077,846;1002,851;927,866;854,890;784,923;718,966;652,1009;582,1043;509,1067;434,1081;359,1086;283,1081;208,1067;136,1043;66,1009;0,966" o:connectangles="0,0,0,0,0,0,0,0,0,0,0,0,0,0,0,0,0,0,0,0,0,0,0,0"/>
                </v:shape>
                <v:shape id="Text Box 1028" o:spid="_x0000_s1038" type="#_x0000_t202" style="position:absolute;width:145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" filled="f" stroked="f">
                  <v:path arrowok="t"/>
                  <v:textbox inset="0,0,0,0">
                    <w:txbxContent>
                      <w:p w14:paraId="4830A0BE" w14:textId="77777777" w:rsidR="006C62AB" w:rsidRDefault="006C62AB">
                        <w:pPr>
                          <w:rPr>
                            <w:sz w:val="16"/>
                          </w:rPr>
                        </w:pPr>
                      </w:p>
                      <w:p w14:paraId="0C936BD3" w14:textId="77777777" w:rsidR="006C62AB" w:rsidRDefault="006C62AB">
                        <w:pPr>
                          <w:spacing w:before="141"/>
                          <w:ind w:left="342"/>
                          <w:rPr>
                            <w:sz w:val="16"/>
                          </w:rPr>
                        </w:pPr>
                        <w:r>
                          <w:rPr>
                            <w:w w:val="90"/>
                            <w:sz w:val="16"/>
                          </w:rPr>
                          <w:t>/phish POST</w:t>
                        </w:r>
                      </w:p>
                    </w:txbxContent>
                  </v:textbox>
                </v:shape>
                <w10:anchorlock/>
              </v:group>
            </w:pict>
          </mc:Fallback>
        </mc:AlternateContent>
      </w:r>
    </w:p>
    <w:p w14:paraId="5A037A65" w14:textId="77777777" w:rsidR="00703845" w:rsidRPr="00531838" w:rsidRDefault="00F65082">
      <w:pPr>
        <w:spacing w:line="145" w:lineRule="exact"/>
        <w:ind w:left="2896"/>
        <w:rPr>
          <w:rFonts w:asciiTheme="minorHAnsi" w:hAnsiTheme="minorHAnsi" w:cstheme="minorHAnsi"/>
        </w:rPr>
      </w:pPr>
      <w:r>
        <w:rPr>
          <w:noProof/>
        </w:rPr>
        <mc:AlternateContent>
          <mc:Choice Requires="wpg">
            <w:drawing>
              <wp:anchor distT="0" distB="0" distL="114300" distR="114300" simplePos="0" relativeHeight="251651072" behindDoc="1" locked="0" layoutInCell="1" allowOverlap="1" wp14:anchorId="4AA34C57" wp14:editId="11E41D20">
                <wp:simplePos x="0" y="0"/>
                <wp:positionH relativeFrom="page">
                  <wp:posOffset>926465</wp:posOffset>
                </wp:positionH>
                <wp:positionV relativeFrom="paragraph">
                  <wp:posOffset>-623570</wp:posOffset>
                </wp:positionV>
                <wp:extent cx="1090930" cy="352425"/>
                <wp:effectExtent l="0" t="0" r="175324770" b="207838675"/>
                <wp:wrapNone/>
                <wp:docPr id="287" name="Group 10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0930" cy="352425"/>
                          <a:chOff x="1459" y="-982"/>
                          <a:chExt cx="1718" cy="555"/>
                        </a:xfrm>
                      </wpg:grpSpPr>
                      <wps:wsp>
                        <wps:cNvPr id="288" name="AutoShape 1171"/>
                        <wps:cNvSpPr>
                          <a:spLocks/>
                        </wps:cNvSpPr>
                        <wps:spPr bwMode="auto">
                          <a:xfrm>
                            <a:off x="-910590" y="1005840"/>
                            <a:ext cx="1083945" cy="342900"/>
                          </a:xfrm>
                          <a:custGeom>
                            <a:avLst/>
                            <a:gdLst>
                              <a:gd name="T0" fmla="*/ 689917975 w 1707"/>
                              <a:gd name="T1" fmla="*/ -175402875 h 540"/>
                              <a:gd name="T2" fmla="*/ 1052014025 w 1707"/>
                              <a:gd name="T3" fmla="*/ -175402875 h 540"/>
                              <a:gd name="T4" fmla="*/ 1081046225 w 1707"/>
                              <a:gd name="T5" fmla="*/ -179031900 h 540"/>
                              <a:gd name="T6" fmla="*/ 1106852625 w 1707"/>
                              <a:gd name="T7" fmla="*/ -190322200 h 540"/>
                              <a:gd name="T8" fmla="*/ 1128626775 w 1707"/>
                              <a:gd name="T9" fmla="*/ -207257650 h 540"/>
                              <a:gd name="T10" fmla="*/ 1145965450 w 1707"/>
                              <a:gd name="T11" fmla="*/ -229031800 h 540"/>
                              <a:gd name="T12" fmla="*/ 1156852525 w 1707"/>
                              <a:gd name="T13" fmla="*/ -255241425 h 540"/>
                              <a:gd name="T14" fmla="*/ 1160481550 w 1707"/>
                              <a:gd name="T15" fmla="*/ -283870400 h 540"/>
                              <a:gd name="T16" fmla="*/ 1156852525 w 1707"/>
                              <a:gd name="T17" fmla="*/ -312902600 h 540"/>
                              <a:gd name="T18" fmla="*/ 1145965450 w 1707"/>
                              <a:gd name="T19" fmla="*/ -339112225 h 540"/>
                              <a:gd name="T20" fmla="*/ 1128626775 w 1707"/>
                              <a:gd name="T21" fmla="*/ -360886375 h 540"/>
                              <a:gd name="T22" fmla="*/ 1106852625 w 1707"/>
                              <a:gd name="T23" fmla="*/ -377821825 h 540"/>
                              <a:gd name="T24" fmla="*/ 1081046225 w 1707"/>
                              <a:gd name="T25" fmla="*/ -388708900 h 540"/>
                              <a:gd name="T26" fmla="*/ 1052014025 w 1707"/>
                              <a:gd name="T27" fmla="*/ -392741150 h 540"/>
                              <a:gd name="T28" fmla="*/ 689917975 w 1707"/>
                              <a:gd name="T29" fmla="*/ -392741150 h 540"/>
                              <a:gd name="T30" fmla="*/ 660885775 w 1707"/>
                              <a:gd name="T31" fmla="*/ -388708900 h 540"/>
                              <a:gd name="T32" fmla="*/ 635079375 w 1707"/>
                              <a:gd name="T33" fmla="*/ -377821825 h 540"/>
                              <a:gd name="T34" fmla="*/ 612902000 w 1707"/>
                              <a:gd name="T35" fmla="*/ -360886375 h 540"/>
                              <a:gd name="T36" fmla="*/ 595966550 w 1707"/>
                              <a:gd name="T37" fmla="*/ -339112225 h 540"/>
                              <a:gd name="T38" fmla="*/ 585079475 w 1707"/>
                              <a:gd name="T39" fmla="*/ -312902600 h 540"/>
                              <a:gd name="T40" fmla="*/ 581047225 w 1707"/>
                              <a:gd name="T41" fmla="*/ -283870400 h 540"/>
                              <a:gd name="T42" fmla="*/ 585079475 w 1707"/>
                              <a:gd name="T43" fmla="*/ -255241425 h 540"/>
                              <a:gd name="T44" fmla="*/ 595966550 w 1707"/>
                              <a:gd name="T45" fmla="*/ -229031800 h 540"/>
                              <a:gd name="T46" fmla="*/ 612902000 w 1707"/>
                              <a:gd name="T47" fmla="*/ -207257650 h 540"/>
                              <a:gd name="T48" fmla="*/ 635079375 w 1707"/>
                              <a:gd name="T49" fmla="*/ -190322200 h 540"/>
                              <a:gd name="T50" fmla="*/ 660885775 w 1707"/>
                              <a:gd name="T51" fmla="*/ -179031900 h 540"/>
                              <a:gd name="T52" fmla="*/ 689917975 w 1707"/>
                              <a:gd name="T53" fmla="*/ -175402875 h 540"/>
                              <a:gd name="T54" fmla="*/ 1206852425 w 1707"/>
                              <a:gd name="T55" fmla="*/ -283870400 h 540"/>
                              <a:gd name="T56" fmla="*/ 1267739400 w 1707"/>
                              <a:gd name="T57" fmla="*/ -283870400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07" h="540">
                                <a:moveTo>
                                  <a:pt x="1711" y="-1037"/>
                                </a:moveTo>
                                <a:lnTo>
                                  <a:pt x="2609" y="-1037"/>
                                </a:lnTo>
                                <a:lnTo>
                                  <a:pt x="2681" y="-1046"/>
                                </a:lnTo>
                                <a:lnTo>
                                  <a:pt x="2745" y="-1074"/>
                                </a:lnTo>
                                <a:lnTo>
                                  <a:pt x="2799" y="-1116"/>
                                </a:lnTo>
                                <a:lnTo>
                                  <a:pt x="2842" y="-1170"/>
                                </a:lnTo>
                                <a:lnTo>
                                  <a:pt x="2869" y="-1235"/>
                                </a:lnTo>
                                <a:lnTo>
                                  <a:pt x="2878" y="-1306"/>
                                </a:lnTo>
                                <a:lnTo>
                                  <a:pt x="2869" y="-1378"/>
                                </a:lnTo>
                                <a:lnTo>
                                  <a:pt x="2842" y="-1443"/>
                                </a:lnTo>
                                <a:lnTo>
                                  <a:pt x="2799" y="-1497"/>
                                </a:lnTo>
                                <a:lnTo>
                                  <a:pt x="2745" y="-1539"/>
                                </a:lnTo>
                                <a:lnTo>
                                  <a:pt x="2681" y="-1566"/>
                                </a:lnTo>
                                <a:lnTo>
                                  <a:pt x="2609" y="-1576"/>
                                </a:lnTo>
                                <a:lnTo>
                                  <a:pt x="1711" y="-1576"/>
                                </a:lnTo>
                                <a:lnTo>
                                  <a:pt x="1639" y="-1566"/>
                                </a:lnTo>
                                <a:lnTo>
                                  <a:pt x="1575" y="-1539"/>
                                </a:lnTo>
                                <a:lnTo>
                                  <a:pt x="1520" y="-1497"/>
                                </a:lnTo>
                                <a:lnTo>
                                  <a:pt x="1478" y="-1443"/>
                                </a:lnTo>
                                <a:lnTo>
                                  <a:pt x="1451" y="-1378"/>
                                </a:lnTo>
                                <a:lnTo>
                                  <a:pt x="1441" y="-1306"/>
                                </a:lnTo>
                                <a:lnTo>
                                  <a:pt x="1451" y="-1235"/>
                                </a:lnTo>
                                <a:lnTo>
                                  <a:pt x="1478" y="-1170"/>
                                </a:lnTo>
                                <a:lnTo>
                                  <a:pt x="1520" y="-1116"/>
                                </a:lnTo>
                                <a:lnTo>
                                  <a:pt x="1575" y="-1074"/>
                                </a:lnTo>
                                <a:lnTo>
                                  <a:pt x="1639" y="-1046"/>
                                </a:lnTo>
                                <a:lnTo>
                                  <a:pt x="1711" y="-1037"/>
                                </a:lnTo>
                                <a:close/>
                                <a:moveTo>
                                  <a:pt x="2993" y="-1306"/>
                                </a:moveTo>
                                <a:lnTo>
                                  <a:pt x="3144" y="-1306"/>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 name="Freeform 1024"/>
                        <wps:cNvSpPr>
                          <a:spLocks/>
                        </wps:cNvSpPr>
                        <wps:spPr bwMode="auto">
                          <a:xfrm>
                            <a:off x="2903" y="-770"/>
                            <a:ext cx="131" cy="131"/>
                          </a:xfrm>
                          <a:custGeom>
                            <a:avLst/>
                            <a:gdLst>
                              <a:gd name="T0" fmla="*/ 131 w 131"/>
                              <a:gd name="T1" fmla="*/ -770 h 131"/>
                              <a:gd name="T2" fmla="*/ 0 w 131"/>
                              <a:gd name="T3" fmla="*/ -704 h 131"/>
                              <a:gd name="T4" fmla="*/ 131 w 131"/>
                              <a:gd name="T5" fmla="*/ -639 h 131"/>
                              <a:gd name="T6" fmla="*/ 131 w 131"/>
                              <a:gd name="T7" fmla="*/ -770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6"/>
                                </a:lnTo>
                                <a:lnTo>
                                  <a:pt x="131"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Text Box 1025"/>
                        <wps:cNvSpPr txBox="1">
                          <a:spLocks/>
                        </wps:cNvSpPr>
                        <wps:spPr bwMode="auto">
                          <a:xfrm>
                            <a:off x="2065" y="-778"/>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F03AC" w14:textId="77777777" w:rsidR="006C62AB" w:rsidRDefault="006C62AB">
                              <w:pPr>
                                <w:spacing w:line="158" w:lineRule="exact"/>
                                <w:rPr>
                                  <w:sz w:val="16"/>
                                </w:rPr>
                              </w:pPr>
                              <w:r>
                                <w:rPr>
                                  <w:w w:val="95"/>
                                  <w:sz w:val="16"/>
                                </w:rPr>
                                <w:t>404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A34C57" id="Group 1022" o:spid="_x0000_s1039" style="position:absolute;left:0;text-align:left;margin-left:72.95pt;margin-top:-49.1pt;width:85.9pt;height:27.75pt;z-index:-251665408;mso-position-horizontal-relative:page;mso-position-vertical-relative:text" coordorigin="1459,-982" coordsize="171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">
                <v:shape id="AutoShape 1171" o:spid="_x0000_s1040" style="position:absolute;left:-910590;top:1005840;width:1083945;height:342900;visibility:visible;mso-wrap-style:square;v-text-anchor:top" coordsize="170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" path="m1711,-1037r898,l2681,-1046r64,-28l2799,-1116r43,-54l2869,-1235r9,-71l2869,-1378r-27,-65l2799,-1497r-54,-42l2681,-1566r-72,-10l1711,-1576r-72,10l1575,-1539r-55,42l1478,-1443r-27,65l1441,-1306r10,71l1478,-1170r42,54l1575,-1074r64,28l1711,-1037xm2993,-1306r151,e" filled="f" strokeweight=".26444mm">
                  <v:path arrowok="t" o:connecttype="custom" o:connectlocs="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2147483646,@1" o:connectangles="0,0,0,0,0,0,0,0,0,0,0,0,0,0,0,0,0,0,0,0,0,0,0,0,0,0,0,0,0"/>
                </v:shape>
                <v:shape id="Freeform 1024" o:spid="_x0000_s1041" style="position:absolute;left:2903;top:-770;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" path="m131,l,66r131,65l131,xe" fillcolor="black" stroked="f">
                  <v:path arrowok="t" o:connecttype="custom" o:connectlocs="131,-770;0,-704;131,-639;131,-770" o:connectangles="0,0,0,0"/>
                </v:shape>
                <v:shape id="Text Box 1025" o:spid="_x0000_s1042" type="#_x0000_t202" style="position:absolute;left:2065;top:-778;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" filled="f" stroked="f">
                  <v:path arrowok="t"/>
                  <v:textbox inset="0,0,0,0">
                    <w:txbxContent>
                      <w:p w14:paraId="176F03AC" w14:textId="77777777" w:rsidR="006C62AB" w:rsidRDefault="006C62AB">
                        <w:pPr>
                          <w:spacing w:line="158" w:lineRule="exact"/>
                          <w:rPr>
                            <w:sz w:val="16"/>
                          </w:rPr>
                        </w:pPr>
                        <w:r>
                          <w:rPr>
                            <w:w w:val="95"/>
                            <w:sz w:val="16"/>
                          </w:rPr>
                          <w:t>404</w:t>
                        </w:r>
                      </w:p>
                    </w:txbxContent>
                  </v:textbox>
                </v:shape>
                <w10:wrap anchorx="page"/>
              </v:group>
            </w:pict>
          </mc:Fallback>
        </mc:AlternateContent>
      </w:r>
      <w:r>
        <w:rPr>
          <w:noProof/>
        </w:rPr>
        <mc:AlternateContent>
          <mc:Choice Requires="wpg">
            <w:drawing>
              <wp:anchor distT="0" distB="0" distL="114300" distR="114300" simplePos="0" relativeHeight="251653120" behindDoc="1" locked="0" layoutInCell="1" allowOverlap="1" wp14:anchorId="78BA5390" wp14:editId="2F2A6A9A">
                <wp:simplePos x="0" y="0"/>
                <wp:positionH relativeFrom="page">
                  <wp:posOffset>2126615</wp:posOffset>
                </wp:positionH>
                <wp:positionV relativeFrom="paragraph">
                  <wp:posOffset>93980</wp:posOffset>
                </wp:positionV>
                <wp:extent cx="1091565" cy="858520"/>
                <wp:effectExtent l="0" t="0" r="13335" b="0"/>
                <wp:wrapNone/>
                <wp:docPr id="284" name="Group 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1565" cy="858520"/>
                          <a:chOff x="3349" y="148"/>
                          <a:chExt cx="1719" cy="1352"/>
                        </a:xfrm>
                      </wpg:grpSpPr>
                      <wps:wsp>
                        <wps:cNvPr id="285" name="AutoShape 1168"/>
                        <wps:cNvSpPr>
                          <a:spLocks/>
                        </wps:cNvSpPr>
                        <wps:spPr bwMode="auto">
                          <a:xfrm>
                            <a:off x="1919" y="1733"/>
                            <a:ext cx="1707" cy="1338"/>
                          </a:xfrm>
                          <a:custGeom>
                            <a:avLst/>
                            <a:gdLst>
                              <a:gd name="T0" fmla="*/ 1703 w 1707"/>
                              <a:gd name="T1" fmla="*/ 824 h 1338"/>
                              <a:gd name="T2" fmla="*/ 2422 w 1707"/>
                              <a:gd name="T3" fmla="*/ 284 h 1338"/>
                              <a:gd name="T4" fmla="*/ 3140 w 1707"/>
                              <a:gd name="T5" fmla="*/ 824 h 1338"/>
                              <a:gd name="T6" fmla="*/ 2422 w 1707"/>
                              <a:gd name="T7" fmla="*/ 1363 h 1338"/>
                              <a:gd name="T8" fmla="*/ 1703 w 1707"/>
                              <a:gd name="T9" fmla="*/ 824 h 1338"/>
                              <a:gd name="T10" fmla="*/ 1437 w 1707"/>
                              <a:gd name="T11" fmla="*/ 824 h 1338"/>
                              <a:gd name="T12" fmla="*/ 1703 w 1707"/>
                              <a:gd name="T13" fmla="*/ 824 h 1338"/>
                              <a:gd name="T14" fmla="*/ 2422 w 1707"/>
                              <a:gd name="T15" fmla="*/ 1363 h 1338"/>
                              <a:gd name="T16" fmla="*/ 2422 w 1707"/>
                              <a:gd name="T17" fmla="*/ 1492 h 1338"/>
                              <a:gd name="T18" fmla="*/ 2422 w 1707"/>
                              <a:gd name="T19" fmla="*/ 155 h 1338"/>
                              <a:gd name="T20" fmla="*/ 2422 w 1707"/>
                              <a:gd name="T21" fmla="*/ 284 h 133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707" h="1338">
                                <a:moveTo>
                                  <a:pt x="1703" y="-909"/>
                                </a:moveTo>
                                <a:lnTo>
                                  <a:pt x="2422" y="-1449"/>
                                </a:lnTo>
                                <a:lnTo>
                                  <a:pt x="3140" y="-909"/>
                                </a:lnTo>
                                <a:lnTo>
                                  <a:pt x="2422" y="-370"/>
                                </a:lnTo>
                                <a:lnTo>
                                  <a:pt x="1703" y="-909"/>
                                </a:lnTo>
                                <a:close/>
                                <a:moveTo>
                                  <a:pt x="1437" y="-909"/>
                                </a:moveTo>
                                <a:lnTo>
                                  <a:pt x="1703" y="-909"/>
                                </a:lnTo>
                                <a:moveTo>
                                  <a:pt x="2422" y="-370"/>
                                </a:moveTo>
                                <a:lnTo>
                                  <a:pt x="2422" y="-241"/>
                                </a:lnTo>
                                <a:moveTo>
                                  <a:pt x="2422" y="-1578"/>
                                </a:moveTo>
                                <a:lnTo>
                                  <a:pt x="2422" y="-1449"/>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Text Box 1169"/>
                        <wps:cNvSpPr txBox="1">
                          <a:spLocks/>
                        </wps:cNvSpPr>
                        <wps:spPr bwMode="auto">
                          <a:xfrm>
                            <a:off x="3349" y="148"/>
                            <a:ext cx="1719" cy="1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CEB70" w14:textId="77777777" w:rsidR="006C62AB" w:rsidRDefault="006C62AB">
                              <w:pPr>
                                <w:rPr>
                                  <w:sz w:val="16"/>
                                </w:rPr>
                              </w:pPr>
                            </w:p>
                            <w:p w14:paraId="63E10665" w14:textId="77777777" w:rsidR="006C62AB" w:rsidRDefault="006C62AB">
                              <w:pPr>
                                <w:rPr>
                                  <w:sz w:val="16"/>
                                </w:rPr>
                              </w:pPr>
                            </w:p>
                            <w:p w14:paraId="4ABF414F" w14:textId="77777777" w:rsidR="006C62AB" w:rsidRDefault="006C62AB">
                              <w:pPr>
                                <w:spacing w:before="113"/>
                                <w:ind w:left="502" w:right="224"/>
                                <w:jc w:val="center"/>
                                <w:rPr>
                                  <w:sz w:val="16"/>
                                </w:rPr>
                              </w:pPr>
                              <w:r>
                                <w:rPr>
                                  <w:sz w:val="16"/>
                                </w:rPr>
                                <w:t>User rights to</w:t>
                              </w:r>
                            </w:p>
                            <w:p w14:paraId="26394DC4" w14:textId="77777777" w:rsidR="006C62AB" w:rsidRDefault="006C62AB">
                              <w:pPr>
                                <w:spacing w:before="8"/>
                                <w:ind w:left="502" w:right="223"/>
                                <w:jc w:val="center"/>
                                <w:rPr>
                                  <w:sz w:val="16"/>
                                </w:rPr>
                              </w:pPr>
                              <w:r>
                                <w:rPr>
                                  <w:sz w:val="16"/>
                                </w:rPr>
                                <w:t>submit?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BA5390" id="Group 1167" o:spid="_x0000_s1043" style="position:absolute;left:0;text-align:left;margin-left:167.45pt;margin-top:7.4pt;width:85.95pt;height:67.6pt;z-index:-251663360;mso-position-horizontal-relative:page;mso-position-vertical-relative:text" coordorigin="3349,148" coordsize="1719,1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">
                <v:shape id="AutoShape 1168" o:spid="_x0000_s1044" style="position:absolute;left:1919;top:1733;width:1707;height:1338;visibility:visible;mso-wrap-style:square;v-text-anchor:top" coordsize="1707,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" path="m1703,-909r719,-540l3140,-909r-718,539l1703,-909xm1437,-909r266,m2422,-370r,129m2422,-1578r,129e" filled="f" strokeweight=".26444mm">
                  <v:path arrowok="t" o:connecttype="custom" o:connectlocs="1703,824;2422,284;3140,824;2422,1363;1703,824;1437,824;1703,824;2422,1363;2422,1492;2422,155;2422,284" o:connectangles="0,0,0,0,0,0,0,0,0,0,0"/>
                </v:shape>
                <v:shape id="Text Box 1169" o:spid="_x0000_s1045" type="#_x0000_t202" style="position:absolute;left:3349;top:148;width:1719;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" filled="f" stroked="f">
                  <v:path arrowok="t"/>
                  <v:textbox inset="0,0,0,0">
                    <w:txbxContent>
                      <w:p w14:paraId="4AFCEB70" w14:textId="77777777" w:rsidR="006C62AB" w:rsidRDefault="006C62AB">
                        <w:pPr>
                          <w:rPr>
                            <w:sz w:val="16"/>
                          </w:rPr>
                        </w:pPr>
                      </w:p>
                      <w:p w14:paraId="63E10665" w14:textId="77777777" w:rsidR="006C62AB" w:rsidRDefault="006C62AB">
                        <w:pPr>
                          <w:rPr>
                            <w:sz w:val="16"/>
                          </w:rPr>
                        </w:pPr>
                      </w:p>
                      <w:p w14:paraId="4ABF414F" w14:textId="77777777" w:rsidR="006C62AB" w:rsidRDefault="006C62AB">
                        <w:pPr>
                          <w:spacing w:before="113"/>
                          <w:ind w:left="502" w:right="224"/>
                          <w:jc w:val="center"/>
                          <w:rPr>
                            <w:sz w:val="16"/>
                          </w:rPr>
                        </w:pPr>
                        <w:r>
                          <w:rPr>
                            <w:sz w:val="16"/>
                          </w:rPr>
                          <w:t>User rights to</w:t>
                        </w:r>
                      </w:p>
                      <w:p w14:paraId="26394DC4" w14:textId="77777777" w:rsidR="006C62AB" w:rsidRDefault="006C62AB">
                        <w:pPr>
                          <w:spacing w:before="8"/>
                          <w:ind w:left="502" w:right="223"/>
                          <w:jc w:val="center"/>
                          <w:rPr>
                            <w:sz w:val="16"/>
                          </w:rPr>
                        </w:pPr>
                        <w:r>
                          <w:rPr>
                            <w:sz w:val="16"/>
                          </w:rPr>
                          <w:t>submit?</w:t>
                        </w:r>
                      </w:p>
                    </w:txbxContent>
                  </v:textbox>
                </v:shape>
                <w10:wrap anchorx="page"/>
              </v:group>
            </w:pict>
          </mc:Fallback>
        </mc:AlternateContent>
      </w:r>
      <w:r w:rsidR="00F35EF3" w:rsidRPr="00531838">
        <w:rPr>
          <w:rFonts w:asciiTheme="minorHAnsi" w:hAnsiTheme="minorHAnsi" w:cstheme="minorHAnsi"/>
          <w:w w:val="95"/>
        </w:rPr>
        <w:t>Yes</w:t>
      </w:r>
    </w:p>
    <w:p w14:paraId="527B4C6E" w14:textId="77777777" w:rsidR="00703845" w:rsidRPr="00531838" w:rsidRDefault="00703845">
      <w:pPr>
        <w:pStyle w:val="BodyText"/>
        <w:ind w:left="0"/>
        <w:rPr>
          <w:rFonts w:asciiTheme="minorHAnsi" w:hAnsiTheme="minorHAnsi" w:cstheme="minorHAnsi"/>
        </w:rPr>
      </w:pPr>
    </w:p>
    <w:p w14:paraId="5F300CB3" w14:textId="77777777" w:rsidR="00703845" w:rsidRPr="00531838" w:rsidRDefault="00703845">
      <w:pPr>
        <w:pStyle w:val="BodyText"/>
        <w:spacing w:before="1"/>
        <w:ind w:left="0"/>
        <w:rPr>
          <w:rFonts w:asciiTheme="minorHAnsi" w:hAnsiTheme="minorHAnsi" w:cstheme="minorHAnsi"/>
        </w:rPr>
      </w:pPr>
    </w:p>
    <w:p w14:paraId="516408B7" w14:textId="77777777" w:rsidR="00703845" w:rsidRPr="00531838" w:rsidRDefault="00F65082">
      <w:pPr>
        <w:spacing w:before="74"/>
        <w:ind w:left="1832"/>
        <w:rPr>
          <w:rFonts w:asciiTheme="minorHAnsi" w:hAnsiTheme="minorHAnsi" w:cstheme="minorHAnsi"/>
        </w:rPr>
      </w:pPr>
      <w:r>
        <w:rPr>
          <w:noProof/>
        </w:rPr>
        <mc:AlternateContent>
          <mc:Choice Requires="wpg">
            <w:drawing>
              <wp:anchor distT="0" distB="0" distL="114300" distR="114300" simplePos="0" relativeHeight="251650048" behindDoc="1" locked="0" layoutInCell="1" allowOverlap="1" wp14:anchorId="7B312644" wp14:editId="72A7E397">
                <wp:simplePos x="0" y="0"/>
                <wp:positionH relativeFrom="page">
                  <wp:posOffset>926465</wp:posOffset>
                </wp:positionH>
                <wp:positionV relativeFrom="paragraph">
                  <wp:posOffset>-66675</wp:posOffset>
                </wp:positionV>
                <wp:extent cx="1090930" cy="352425"/>
                <wp:effectExtent l="0" t="0" r="13970" b="3175"/>
                <wp:wrapNone/>
                <wp:docPr id="280" name="Group 1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0930" cy="352425"/>
                          <a:chOff x="1459" y="-105"/>
                          <a:chExt cx="1718" cy="555"/>
                        </a:xfrm>
                      </wpg:grpSpPr>
                      <wps:wsp>
                        <wps:cNvPr id="281" name="AutoShape 1164"/>
                        <wps:cNvSpPr>
                          <a:spLocks/>
                        </wps:cNvSpPr>
                        <wps:spPr bwMode="auto">
                          <a:xfrm>
                            <a:off x="25" y="1480"/>
                            <a:ext cx="1707" cy="540"/>
                          </a:xfrm>
                          <a:custGeom>
                            <a:avLst/>
                            <a:gdLst>
                              <a:gd name="T0" fmla="*/ 1711 w 1707"/>
                              <a:gd name="T1" fmla="*/ 442 h 540"/>
                              <a:gd name="T2" fmla="*/ 2609 w 1707"/>
                              <a:gd name="T3" fmla="*/ 442 h 540"/>
                              <a:gd name="T4" fmla="*/ 2681 w 1707"/>
                              <a:gd name="T5" fmla="*/ 432 h 540"/>
                              <a:gd name="T6" fmla="*/ 2745 w 1707"/>
                              <a:gd name="T7" fmla="*/ 405 h 540"/>
                              <a:gd name="T8" fmla="*/ 2799 w 1707"/>
                              <a:gd name="T9" fmla="*/ 363 h 540"/>
                              <a:gd name="T10" fmla="*/ 2842 w 1707"/>
                              <a:gd name="T11" fmla="*/ 308 h 540"/>
                              <a:gd name="T12" fmla="*/ 2869 w 1707"/>
                              <a:gd name="T13" fmla="*/ 244 h 540"/>
                              <a:gd name="T14" fmla="*/ 2878 w 1707"/>
                              <a:gd name="T15" fmla="*/ 172 h 540"/>
                              <a:gd name="T16" fmla="*/ 2869 w 1707"/>
                              <a:gd name="T17" fmla="*/ 100 h 540"/>
                              <a:gd name="T18" fmla="*/ 2842 w 1707"/>
                              <a:gd name="T19" fmla="*/ 36 h 540"/>
                              <a:gd name="T20" fmla="*/ 2799 w 1707"/>
                              <a:gd name="T21" fmla="*/ -19 h 540"/>
                              <a:gd name="T22" fmla="*/ 2745 w 1707"/>
                              <a:gd name="T23" fmla="*/ -61 h 540"/>
                              <a:gd name="T24" fmla="*/ 2681 w 1707"/>
                              <a:gd name="T25" fmla="*/ -88 h 540"/>
                              <a:gd name="T26" fmla="*/ 2609 w 1707"/>
                              <a:gd name="T27" fmla="*/ -98 h 540"/>
                              <a:gd name="T28" fmla="*/ 1711 w 1707"/>
                              <a:gd name="T29" fmla="*/ -98 h 540"/>
                              <a:gd name="T30" fmla="*/ 1639 w 1707"/>
                              <a:gd name="T31" fmla="*/ -88 h 540"/>
                              <a:gd name="T32" fmla="*/ 1575 w 1707"/>
                              <a:gd name="T33" fmla="*/ -61 h 540"/>
                              <a:gd name="T34" fmla="*/ 1520 w 1707"/>
                              <a:gd name="T35" fmla="*/ -19 h 540"/>
                              <a:gd name="T36" fmla="*/ 1478 w 1707"/>
                              <a:gd name="T37" fmla="*/ 36 h 540"/>
                              <a:gd name="T38" fmla="*/ 1451 w 1707"/>
                              <a:gd name="T39" fmla="*/ 100 h 540"/>
                              <a:gd name="T40" fmla="*/ 1441 w 1707"/>
                              <a:gd name="T41" fmla="*/ 172 h 540"/>
                              <a:gd name="T42" fmla="*/ 1451 w 1707"/>
                              <a:gd name="T43" fmla="*/ 244 h 540"/>
                              <a:gd name="T44" fmla="*/ 1478 w 1707"/>
                              <a:gd name="T45" fmla="*/ 308 h 540"/>
                              <a:gd name="T46" fmla="*/ 1520 w 1707"/>
                              <a:gd name="T47" fmla="*/ 363 h 540"/>
                              <a:gd name="T48" fmla="*/ 1575 w 1707"/>
                              <a:gd name="T49" fmla="*/ 405 h 540"/>
                              <a:gd name="T50" fmla="*/ 1639 w 1707"/>
                              <a:gd name="T51" fmla="*/ 432 h 540"/>
                              <a:gd name="T52" fmla="*/ 1711 w 1707"/>
                              <a:gd name="T53" fmla="*/ 442 h 540"/>
                              <a:gd name="T54" fmla="*/ 2993 w 1707"/>
                              <a:gd name="T55" fmla="*/ 172 h 540"/>
                              <a:gd name="T56" fmla="*/ 3144 w 1707"/>
                              <a:gd name="T57" fmla="*/ 172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07" h="540">
                                <a:moveTo>
                                  <a:pt x="1711" y="-1038"/>
                                </a:moveTo>
                                <a:lnTo>
                                  <a:pt x="2609" y="-1038"/>
                                </a:lnTo>
                                <a:lnTo>
                                  <a:pt x="2681" y="-1048"/>
                                </a:lnTo>
                                <a:lnTo>
                                  <a:pt x="2745" y="-1075"/>
                                </a:lnTo>
                                <a:lnTo>
                                  <a:pt x="2799" y="-1117"/>
                                </a:lnTo>
                                <a:lnTo>
                                  <a:pt x="2842" y="-1172"/>
                                </a:lnTo>
                                <a:lnTo>
                                  <a:pt x="2869" y="-1236"/>
                                </a:lnTo>
                                <a:lnTo>
                                  <a:pt x="2878" y="-1308"/>
                                </a:lnTo>
                                <a:lnTo>
                                  <a:pt x="2869" y="-1380"/>
                                </a:lnTo>
                                <a:lnTo>
                                  <a:pt x="2842" y="-1444"/>
                                </a:lnTo>
                                <a:lnTo>
                                  <a:pt x="2799" y="-1499"/>
                                </a:lnTo>
                                <a:lnTo>
                                  <a:pt x="2745" y="-1541"/>
                                </a:lnTo>
                                <a:lnTo>
                                  <a:pt x="2681" y="-1568"/>
                                </a:lnTo>
                                <a:lnTo>
                                  <a:pt x="2609" y="-1578"/>
                                </a:lnTo>
                                <a:lnTo>
                                  <a:pt x="1711" y="-1578"/>
                                </a:lnTo>
                                <a:lnTo>
                                  <a:pt x="1639" y="-1568"/>
                                </a:lnTo>
                                <a:lnTo>
                                  <a:pt x="1575" y="-1541"/>
                                </a:lnTo>
                                <a:lnTo>
                                  <a:pt x="1520" y="-1499"/>
                                </a:lnTo>
                                <a:lnTo>
                                  <a:pt x="1478" y="-1444"/>
                                </a:lnTo>
                                <a:lnTo>
                                  <a:pt x="1451" y="-1380"/>
                                </a:lnTo>
                                <a:lnTo>
                                  <a:pt x="1441" y="-1308"/>
                                </a:lnTo>
                                <a:lnTo>
                                  <a:pt x="1451" y="-1236"/>
                                </a:lnTo>
                                <a:lnTo>
                                  <a:pt x="1478" y="-1172"/>
                                </a:lnTo>
                                <a:lnTo>
                                  <a:pt x="1520" y="-1117"/>
                                </a:lnTo>
                                <a:lnTo>
                                  <a:pt x="1575" y="-1075"/>
                                </a:lnTo>
                                <a:lnTo>
                                  <a:pt x="1639" y="-1048"/>
                                </a:lnTo>
                                <a:lnTo>
                                  <a:pt x="1711" y="-1038"/>
                                </a:lnTo>
                                <a:close/>
                                <a:moveTo>
                                  <a:pt x="2993" y="-1308"/>
                                </a:moveTo>
                                <a:lnTo>
                                  <a:pt x="3144" y="-1308"/>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Freeform 1165"/>
                        <wps:cNvSpPr>
                          <a:spLocks/>
                        </wps:cNvSpPr>
                        <wps:spPr bwMode="auto">
                          <a:xfrm>
                            <a:off x="2903" y="107"/>
                            <a:ext cx="131" cy="131"/>
                          </a:xfrm>
                          <a:custGeom>
                            <a:avLst/>
                            <a:gdLst>
                              <a:gd name="T0" fmla="*/ 131 w 131"/>
                              <a:gd name="T1" fmla="*/ 107 h 131"/>
                              <a:gd name="T2" fmla="*/ 0 w 131"/>
                              <a:gd name="T3" fmla="*/ 172 h 131"/>
                              <a:gd name="T4" fmla="*/ 131 w 131"/>
                              <a:gd name="T5" fmla="*/ 237 h 131"/>
                              <a:gd name="T6" fmla="*/ 131 w 131"/>
                              <a:gd name="T7" fmla="*/ 107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5"/>
                                </a:lnTo>
                                <a:lnTo>
                                  <a:pt x="131" y="130"/>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 name="Text Box 1166"/>
                        <wps:cNvSpPr txBox="1">
                          <a:spLocks/>
                        </wps:cNvSpPr>
                        <wps:spPr bwMode="auto">
                          <a:xfrm>
                            <a:off x="2065" y="100"/>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A8DE5" w14:textId="77777777" w:rsidR="006C62AB" w:rsidRDefault="006C62AB">
                              <w:pPr>
                                <w:spacing w:line="158" w:lineRule="exact"/>
                                <w:rPr>
                                  <w:sz w:val="16"/>
                                </w:rPr>
                              </w:pPr>
                              <w:r>
                                <w:rPr>
                                  <w:w w:val="95"/>
                                  <w:sz w:val="16"/>
                                </w:rPr>
                                <w:t>403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312644" id="Group 1163" o:spid="_x0000_s1046" style="position:absolute;left:0;text-align:left;margin-left:72.95pt;margin-top:-5.25pt;width:85.9pt;height:27.75pt;z-index:-251666432;mso-position-horizontal-relative:page;mso-position-vertical-relative:text" coordorigin="1459,-105" coordsize="171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">
                <v:shape id="AutoShape 1164" o:spid="_x0000_s1047" style="position:absolute;left:25;top:1480;width:1707;height:540;visibility:visible;mso-wrap-style:square;v-text-anchor:top" coordsize="170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" path="m1711,-1038r898,l2681,-1048r64,-27l2799,-1117r43,-55l2869,-1236r9,-72l2869,-1380r-27,-64l2799,-1499r-54,-42l2681,-1568r-72,-10l1711,-1578r-72,10l1575,-1541r-55,42l1478,-1444r-27,64l1441,-1308r10,72l1478,-1172r42,55l1575,-1075r64,27l1711,-1038xm2993,-1308r151,e" filled="f" strokeweight=".26444mm">
                  <v:path arrowok="t" o:connecttype="custom" o:connectlocs="1711,442;2609,442;2681,432;2745,405;2799,363;2842,308;2869,244;2878,172;2869,100;2842,36;2799,-19;2745,-61;2681,-88;2609,-98;1711,-98;1639,-88;1575,-61;1520,-19;1478,36;1451,100;1441,172;1451,244;1478,308;1520,363;1575,405;1639,432;1711,442;2993,172;3144,172" o:connectangles="0,0,0,0,0,0,0,0,0,0,0,0,0,0,0,0,0,0,0,0,0,0,0,0,0,0,0,0,0"/>
                </v:shape>
                <v:shape id="Freeform 1165" o:spid="_x0000_s1048" style="position:absolute;left:2903;top:10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" path="m131,l,65r131,65l131,xe" fillcolor="black" stroked="f">
                  <v:path arrowok="t" o:connecttype="custom" o:connectlocs="131,107;0,172;131,237;131,107" o:connectangles="0,0,0,0"/>
                </v:shape>
                <v:shape id="Text Box 1166" o:spid="_x0000_s1049" type="#_x0000_t202" style="position:absolute;left:2065;top:100;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" filled="f" stroked="f">
                  <v:path arrowok="t"/>
                  <v:textbox inset="0,0,0,0">
                    <w:txbxContent>
                      <w:p w14:paraId="7DDA8DE5" w14:textId="77777777" w:rsidR="006C62AB" w:rsidRDefault="006C62AB">
                        <w:pPr>
                          <w:spacing w:line="158" w:lineRule="exact"/>
                          <w:rPr>
                            <w:sz w:val="16"/>
                          </w:rPr>
                        </w:pPr>
                        <w:r>
                          <w:rPr>
                            <w:w w:val="95"/>
                            <w:sz w:val="16"/>
                          </w:rPr>
                          <w:t>403</w:t>
                        </w:r>
                      </w:p>
                    </w:txbxContent>
                  </v:textbox>
                </v:shape>
                <w10:wrap anchorx="page"/>
              </v:group>
            </w:pict>
          </mc:Fallback>
        </mc:AlternateContent>
      </w:r>
      <w:r w:rsidR="00F35EF3" w:rsidRPr="00531838">
        <w:rPr>
          <w:rFonts w:asciiTheme="minorHAnsi" w:hAnsiTheme="minorHAnsi" w:cstheme="minorHAnsi"/>
        </w:rPr>
        <w:t>No</w:t>
      </w:r>
    </w:p>
    <w:p w14:paraId="05AF3E95" w14:textId="77777777" w:rsidR="00703845" w:rsidRPr="00531838" w:rsidRDefault="00703845">
      <w:pPr>
        <w:pStyle w:val="BodyText"/>
        <w:ind w:left="0"/>
        <w:rPr>
          <w:rFonts w:asciiTheme="minorHAnsi" w:hAnsiTheme="minorHAnsi" w:cstheme="minorHAnsi"/>
        </w:rPr>
      </w:pPr>
    </w:p>
    <w:p w14:paraId="2F009566" w14:textId="77777777" w:rsidR="00703845" w:rsidRPr="00531838" w:rsidRDefault="00703845">
      <w:pPr>
        <w:pStyle w:val="BodyText"/>
        <w:ind w:left="0"/>
        <w:rPr>
          <w:rFonts w:asciiTheme="minorHAnsi" w:hAnsiTheme="minorHAnsi" w:cstheme="minorHAnsi"/>
        </w:rPr>
      </w:pPr>
    </w:p>
    <w:p w14:paraId="44703788" w14:textId="77777777" w:rsidR="00703845" w:rsidRPr="00531838" w:rsidRDefault="00F35EF3">
      <w:pPr>
        <w:spacing w:before="74"/>
        <w:ind w:left="2896"/>
        <w:rPr>
          <w:rFonts w:asciiTheme="minorHAnsi" w:hAnsiTheme="minorHAnsi" w:cstheme="minorHAnsi"/>
        </w:rPr>
      </w:pPr>
      <w:r w:rsidRPr="00531838">
        <w:rPr>
          <w:rFonts w:asciiTheme="minorHAnsi" w:hAnsiTheme="minorHAnsi" w:cstheme="minorHAnsi"/>
          <w:w w:val="95"/>
        </w:rPr>
        <w:t>Yes</w:t>
      </w:r>
    </w:p>
    <w:p w14:paraId="200F2F34" w14:textId="77777777" w:rsidR="00703845" w:rsidRPr="00531838" w:rsidRDefault="00F65082">
      <w:pPr>
        <w:pStyle w:val="BodyText"/>
        <w:ind w:left="1832"/>
        <w:rPr>
          <w:rFonts w:asciiTheme="minorHAnsi" w:hAnsiTheme="minorHAnsi" w:cstheme="minorHAnsi"/>
        </w:rPr>
      </w:pPr>
      <w:r>
        <w:rPr>
          <w:noProof/>
        </w:rPr>
        <w:lastRenderedPageBreak/>
        <mc:AlternateContent>
          <mc:Choice Requires="wpg">
            <w:drawing>
              <wp:anchor distT="0" distB="0" distL="114300" distR="114300" simplePos="0" relativeHeight="251649024" behindDoc="1" locked="0" layoutInCell="1" allowOverlap="1" wp14:anchorId="697CDACC" wp14:editId="50B68837">
                <wp:simplePos x="0" y="0"/>
                <wp:positionH relativeFrom="page">
                  <wp:posOffset>926465</wp:posOffset>
                </wp:positionH>
                <wp:positionV relativeFrom="paragraph">
                  <wp:posOffset>1223645</wp:posOffset>
                </wp:positionV>
                <wp:extent cx="1095375" cy="352425"/>
                <wp:effectExtent l="0" t="12700" r="9525" b="0"/>
                <wp:wrapNone/>
                <wp:docPr id="276" name="Group 1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352425"/>
                          <a:chOff x="1459" y="1927"/>
                          <a:chExt cx="1725" cy="555"/>
                        </a:xfrm>
                      </wpg:grpSpPr>
                      <wps:wsp>
                        <wps:cNvPr id="277" name="AutoShape 1160"/>
                        <wps:cNvSpPr>
                          <a:spLocks/>
                        </wps:cNvSpPr>
                        <wps:spPr bwMode="auto">
                          <a:xfrm>
                            <a:off x="25" y="3516"/>
                            <a:ext cx="1713" cy="540"/>
                          </a:xfrm>
                          <a:custGeom>
                            <a:avLst/>
                            <a:gdLst>
                              <a:gd name="T0" fmla="*/ 1711 w 1713"/>
                              <a:gd name="T1" fmla="*/ 2473 h 540"/>
                              <a:gd name="T2" fmla="*/ 2609 w 1713"/>
                              <a:gd name="T3" fmla="*/ 2473 h 540"/>
                              <a:gd name="T4" fmla="*/ 2681 w 1713"/>
                              <a:gd name="T5" fmla="*/ 2464 h 540"/>
                              <a:gd name="T6" fmla="*/ 2745 w 1713"/>
                              <a:gd name="T7" fmla="*/ 2437 h 540"/>
                              <a:gd name="T8" fmla="*/ 2799 w 1713"/>
                              <a:gd name="T9" fmla="*/ 2394 h 540"/>
                              <a:gd name="T10" fmla="*/ 2842 w 1713"/>
                              <a:gd name="T11" fmla="*/ 2340 h 540"/>
                              <a:gd name="T12" fmla="*/ 2869 w 1713"/>
                              <a:gd name="T13" fmla="*/ 2275 h 540"/>
                              <a:gd name="T14" fmla="*/ 2878 w 1713"/>
                              <a:gd name="T15" fmla="*/ 2204 h 540"/>
                              <a:gd name="T16" fmla="*/ 2869 w 1713"/>
                              <a:gd name="T17" fmla="*/ 2132 h 540"/>
                              <a:gd name="T18" fmla="*/ 2842 w 1713"/>
                              <a:gd name="T19" fmla="*/ 2068 h 540"/>
                              <a:gd name="T20" fmla="*/ 2799 w 1713"/>
                              <a:gd name="T21" fmla="*/ 2013 h 540"/>
                              <a:gd name="T22" fmla="*/ 2745 w 1713"/>
                              <a:gd name="T23" fmla="*/ 1971 h 540"/>
                              <a:gd name="T24" fmla="*/ 2681 w 1713"/>
                              <a:gd name="T25" fmla="*/ 1944 h 540"/>
                              <a:gd name="T26" fmla="*/ 2609 w 1713"/>
                              <a:gd name="T27" fmla="*/ 1934 h 540"/>
                              <a:gd name="T28" fmla="*/ 1711 w 1713"/>
                              <a:gd name="T29" fmla="*/ 1934 h 540"/>
                              <a:gd name="T30" fmla="*/ 1639 w 1713"/>
                              <a:gd name="T31" fmla="*/ 1944 h 540"/>
                              <a:gd name="T32" fmla="*/ 1575 w 1713"/>
                              <a:gd name="T33" fmla="*/ 1971 h 540"/>
                              <a:gd name="T34" fmla="*/ 1520 w 1713"/>
                              <a:gd name="T35" fmla="*/ 2013 h 540"/>
                              <a:gd name="T36" fmla="*/ 1478 w 1713"/>
                              <a:gd name="T37" fmla="*/ 2068 h 540"/>
                              <a:gd name="T38" fmla="*/ 1451 w 1713"/>
                              <a:gd name="T39" fmla="*/ 2132 h 540"/>
                              <a:gd name="T40" fmla="*/ 1441 w 1713"/>
                              <a:gd name="T41" fmla="*/ 2204 h 540"/>
                              <a:gd name="T42" fmla="*/ 1451 w 1713"/>
                              <a:gd name="T43" fmla="*/ 2275 h 540"/>
                              <a:gd name="T44" fmla="*/ 1478 w 1713"/>
                              <a:gd name="T45" fmla="*/ 2340 h 540"/>
                              <a:gd name="T46" fmla="*/ 1520 w 1713"/>
                              <a:gd name="T47" fmla="*/ 2394 h 540"/>
                              <a:gd name="T48" fmla="*/ 1575 w 1713"/>
                              <a:gd name="T49" fmla="*/ 2437 h 540"/>
                              <a:gd name="T50" fmla="*/ 1639 w 1713"/>
                              <a:gd name="T51" fmla="*/ 2464 h 540"/>
                              <a:gd name="T52" fmla="*/ 1711 w 1713"/>
                              <a:gd name="T53" fmla="*/ 2473 h 540"/>
                              <a:gd name="T54" fmla="*/ 2993 w 1713"/>
                              <a:gd name="T55" fmla="*/ 2204 h 540"/>
                              <a:gd name="T56" fmla="*/ 3150 w 1713"/>
                              <a:gd name="T57" fmla="*/ 2204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13" h="540">
                                <a:moveTo>
                                  <a:pt x="1711" y="-1043"/>
                                </a:moveTo>
                                <a:lnTo>
                                  <a:pt x="2609" y="-1043"/>
                                </a:lnTo>
                                <a:lnTo>
                                  <a:pt x="2681" y="-1052"/>
                                </a:lnTo>
                                <a:lnTo>
                                  <a:pt x="2745" y="-1079"/>
                                </a:lnTo>
                                <a:lnTo>
                                  <a:pt x="2799" y="-1122"/>
                                </a:lnTo>
                                <a:lnTo>
                                  <a:pt x="2842" y="-1176"/>
                                </a:lnTo>
                                <a:lnTo>
                                  <a:pt x="2869" y="-1241"/>
                                </a:lnTo>
                                <a:lnTo>
                                  <a:pt x="2878" y="-1312"/>
                                </a:lnTo>
                                <a:lnTo>
                                  <a:pt x="2869" y="-1384"/>
                                </a:lnTo>
                                <a:lnTo>
                                  <a:pt x="2842" y="-1448"/>
                                </a:lnTo>
                                <a:lnTo>
                                  <a:pt x="2799" y="-1503"/>
                                </a:lnTo>
                                <a:lnTo>
                                  <a:pt x="2745" y="-1545"/>
                                </a:lnTo>
                                <a:lnTo>
                                  <a:pt x="2681" y="-1572"/>
                                </a:lnTo>
                                <a:lnTo>
                                  <a:pt x="2609" y="-1582"/>
                                </a:lnTo>
                                <a:lnTo>
                                  <a:pt x="1711" y="-1582"/>
                                </a:lnTo>
                                <a:lnTo>
                                  <a:pt x="1639" y="-1572"/>
                                </a:lnTo>
                                <a:lnTo>
                                  <a:pt x="1575" y="-1545"/>
                                </a:lnTo>
                                <a:lnTo>
                                  <a:pt x="1520" y="-1503"/>
                                </a:lnTo>
                                <a:lnTo>
                                  <a:pt x="1478" y="-1448"/>
                                </a:lnTo>
                                <a:lnTo>
                                  <a:pt x="1451" y="-1384"/>
                                </a:lnTo>
                                <a:lnTo>
                                  <a:pt x="1441" y="-1312"/>
                                </a:lnTo>
                                <a:lnTo>
                                  <a:pt x="1451" y="-1241"/>
                                </a:lnTo>
                                <a:lnTo>
                                  <a:pt x="1478" y="-1176"/>
                                </a:lnTo>
                                <a:lnTo>
                                  <a:pt x="1520" y="-1122"/>
                                </a:lnTo>
                                <a:lnTo>
                                  <a:pt x="1575" y="-1079"/>
                                </a:lnTo>
                                <a:lnTo>
                                  <a:pt x="1639" y="-1052"/>
                                </a:lnTo>
                                <a:lnTo>
                                  <a:pt x="1711" y="-1043"/>
                                </a:lnTo>
                                <a:close/>
                                <a:moveTo>
                                  <a:pt x="2993" y="-1312"/>
                                </a:moveTo>
                                <a:lnTo>
                                  <a:pt x="3150" y="-1312"/>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Freeform 1161"/>
                        <wps:cNvSpPr>
                          <a:spLocks/>
                        </wps:cNvSpPr>
                        <wps:spPr bwMode="auto">
                          <a:xfrm>
                            <a:off x="2903" y="2138"/>
                            <a:ext cx="131" cy="131"/>
                          </a:xfrm>
                          <a:custGeom>
                            <a:avLst/>
                            <a:gdLst>
                              <a:gd name="T0" fmla="*/ 131 w 131"/>
                              <a:gd name="T1" fmla="*/ 2138 h 131"/>
                              <a:gd name="T2" fmla="*/ 0 w 131"/>
                              <a:gd name="T3" fmla="*/ 2204 h 131"/>
                              <a:gd name="T4" fmla="*/ 131 w 131"/>
                              <a:gd name="T5" fmla="*/ 2269 h 131"/>
                              <a:gd name="T6" fmla="*/ 131 w 131"/>
                              <a:gd name="T7" fmla="*/ 2138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6"/>
                                </a:lnTo>
                                <a:lnTo>
                                  <a:pt x="131"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9" name="Text Box 1162"/>
                        <wps:cNvSpPr txBox="1">
                          <a:spLocks/>
                        </wps:cNvSpPr>
                        <wps:spPr bwMode="auto">
                          <a:xfrm>
                            <a:off x="2065" y="2136"/>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1A88B" w14:textId="77777777" w:rsidR="006C62AB" w:rsidRDefault="006C62AB">
                              <w:pPr>
                                <w:spacing w:line="158" w:lineRule="exact"/>
                                <w:rPr>
                                  <w:sz w:val="16"/>
                                </w:rPr>
                              </w:pPr>
                              <w:r>
                                <w:rPr>
                                  <w:w w:val="95"/>
                                  <w:sz w:val="16"/>
                                </w:rPr>
                                <w:t>428</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7CDACC" id="Group 1159" o:spid="_x0000_s1050" style="position:absolute;left:0;text-align:left;margin-left:72.95pt;margin-top:96.35pt;width:86.25pt;height:27.75pt;z-index:-251667456;mso-position-horizontal-relative:page;mso-position-vertical-relative:text" coordorigin="1459,1927" coordsize="1725,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">
                <v:shape id="AutoShape 1160" o:spid="_x0000_s1051" style="position:absolute;left:25;top:3516;width:1713;height:540;visibility:visible;mso-wrap-style:square;v-text-anchor:top" coordsize="171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" path="m1711,-1043r898,l2681,-1052r64,-27l2799,-1122r43,-54l2869,-1241r9,-71l2869,-1384r-27,-64l2799,-1503r-54,-42l2681,-1572r-72,-10l1711,-1582r-72,10l1575,-1545r-55,42l1478,-1448r-27,64l1441,-1312r10,71l1478,-1176r42,54l1575,-1079r64,27l1711,-1043xm2993,-1312r157,e" filled="f" strokeweight=".26444mm">
                  <v:path arrowok="t" o:connecttype="custom" o:connectlocs="1711,2473;2609,2473;2681,2464;2745,2437;2799,2394;2842,2340;2869,2275;2878,2204;2869,2132;2842,2068;2799,2013;2745,1971;2681,1944;2609,1934;1711,1934;1639,1944;1575,1971;1520,2013;1478,2068;1451,2132;1441,2204;1451,2275;1478,2340;1520,2394;1575,2437;1639,2464;1711,2473;2993,2204;3150,2204" o:connectangles="0,0,0,0,0,0,0,0,0,0,0,0,0,0,0,0,0,0,0,0,0,0,0,0,0,0,0,0,0"/>
                </v:shape>
                <v:shape id="Freeform 1161" o:spid="_x0000_s1052" style="position:absolute;left:2903;top:2138;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" path="m131,l,66r131,65l131,xe" fillcolor="black" stroked="f">
                  <v:path arrowok="t" o:connecttype="custom" o:connectlocs="131,2138;0,2204;131,2269;131,2138" o:connectangles="0,0,0,0"/>
                </v:shape>
                <v:shape id="Text Box 1162" o:spid="_x0000_s1053" type="#_x0000_t202" style="position:absolute;left:2065;top:2136;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" filled="f" stroked="f">
                  <v:path arrowok="t"/>
                  <v:textbox inset="0,0,0,0">
                    <w:txbxContent>
                      <w:p w14:paraId="5D71A88B" w14:textId="77777777" w:rsidR="006C62AB" w:rsidRDefault="006C62AB">
                        <w:pPr>
                          <w:spacing w:line="158" w:lineRule="exact"/>
                          <w:rPr>
                            <w:sz w:val="16"/>
                          </w:rPr>
                        </w:pPr>
                        <w:r>
                          <w:rPr>
                            <w:w w:val="95"/>
                            <w:sz w:val="16"/>
                          </w:rPr>
                          <w:t>428</w:t>
                        </w:r>
                      </w:p>
                    </w:txbxContent>
                  </v:textbox>
                </v:shape>
                <w10:wrap anchorx="page"/>
              </v:group>
            </w:pict>
          </mc:Fallback>
        </mc:AlternateContent>
      </w:r>
      <w:r>
        <w:rPr>
          <w:noProof/>
        </w:rPr>
        <mc:AlternateContent>
          <mc:Choice Requires="wpg">
            <w:drawing>
              <wp:anchor distT="0" distB="0" distL="114300" distR="114300" simplePos="0" relativeHeight="251652096" behindDoc="1" locked="0" layoutInCell="1" allowOverlap="1" wp14:anchorId="3CD37799" wp14:editId="5461DED5">
                <wp:simplePos x="0" y="0"/>
                <wp:positionH relativeFrom="page">
                  <wp:posOffset>926465</wp:posOffset>
                </wp:positionH>
                <wp:positionV relativeFrom="paragraph">
                  <wp:posOffset>253365</wp:posOffset>
                </wp:positionV>
                <wp:extent cx="1090930" cy="352425"/>
                <wp:effectExtent l="0" t="0" r="13970" b="0"/>
                <wp:wrapNone/>
                <wp:docPr id="272" name="Group 1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0930" cy="352425"/>
                          <a:chOff x="1459" y="399"/>
                          <a:chExt cx="1718" cy="555"/>
                        </a:xfrm>
                      </wpg:grpSpPr>
                      <wps:wsp>
                        <wps:cNvPr id="273" name="AutoShape 1156"/>
                        <wps:cNvSpPr>
                          <a:spLocks/>
                        </wps:cNvSpPr>
                        <wps:spPr bwMode="auto">
                          <a:xfrm>
                            <a:off x="25" y="1986"/>
                            <a:ext cx="1707" cy="540"/>
                          </a:xfrm>
                          <a:custGeom>
                            <a:avLst/>
                            <a:gdLst>
                              <a:gd name="T0" fmla="*/ 1711 w 1707"/>
                              <a:gd name="T1" fmla="*/ 945 h 540"/>
                              <a:gd name="T2" fmla="*/ 2609 w 1707"/>
                              <a:gd name="T3" fmla="*/ 945 h 540"/>
                              <a:gd name="T4" fmla="*/ 2681 w 1707"/>
                              <a:gd name="T5" fmla="*/ 936 h 540"/>
                              <a:gd name="T6" fmla="*/ 2745 w 1707"/>
                              <a:gd name="T7" fmla="*/ 909 h 540"/>
                              <a:gd name="T8" fmla="*/ 2799 w 1707"/>
                              <a:gd name="T9" fmla="*/ 866 h 540"/>
                              <a:gd name="T10" fmla="*/ 2842 w 1707"/>
                              <a:gd name="T11" fmla="*/ 812 h 540"/>
                              <a:gd name="T12" fmla="*/ 2869 w 1707"/>
                              <a:gd name="T13" fmla="*/ 747 h 540"/>
                              <a:gd name="T14" fmla="*/ 2878 w 1707"/>
                              <a:gd name="T15" fmla="*/ 676 h 540"/>
                              <a:gd name="T16" fmla="*/ 2869 w 1707"/>
                              <a:gd name="T17" fmla="*/ 604 h 540"/>
                              <a:gd name="T18" fmla="*/ 2842 w 1707"/>
                              <a:gd name="T19" fmla="*/ 540 h 540"/>
                              <a:gd name="T20" fmla="*/ 2799 w 1707"/>
                              <a:gd name="T21" fmla="*/ 485 h 540"/>
                              <a:gd name="T22" fmla="*/ 2745 w 1707"/>
                              <a:gd name="T23" fmla="*/ 443 h 540"/>
                              <a:gd name="T24" fmla="*/ 2681 w 1707"/>
                              <a:gd name="T25" fmla="*/ 416 h 540"/>
                              <a:gd name="T26" fmla="*/ 2609 w 1707"/>
                              <a:gd name="T27" fmla="*/ 406 h 540"/>
                              <a:gd name="T28" fmla="*/ 1711 w 1707"/>
                              <a:gd name="T29" fmla="*/ 406 h 540"/>
                              <a:gd name="T30" fmla="*/ 1639 w 1707"/>
                              <a:gd name="T31" fmla="*/ 416 h 540"/>
                              <a:gd name="T32" fmla="*/ 1575 w 1707"/>
                              <a:gd name="T33" fmla="*/ 443 h 540"/>
                              <a:gd name="T34" fmla="*/ 1520 w 1707"/>
                              <a:gd name="T35" fmla="*/ 485 h 540"/>
                              <a:gd name="T36" fmla="*/ 1478 w 1707"/>
                              <a:gd name="T37" fmla="*/ 540 h 540"/>
                              <a:gd name="T38" fmla="*/ 1451 w 1707"/>
                              <a:gd name="T39" fmla="*/ 604 h 540"/>
                              <a:gd name="T40" fmla="*/ 1441 w 1707"/>
                              <a:gd name="T41" fmla="*/ 676 h 540"/>
                              <a:gd name="T42" fmla="*/ 1451 w 1707"/>
                              <a:gd name="T43" fmla="*/ 747 h 540"/>
                              <a:gd name="T44" fmla="*/ 1478 w 1707"/>
                              <a:gd name="T45" fmla="*/ 812 h 540"/>
                              <a:gd name="T46" fmla="*/ 1520 w 1707"/>
                              <a:gd name="T47" fmla="*/ 866 h 540"/>
                              <a:gd name="T48" fmla="*/ 1575 w 1707"/>
                              <a:gd name="T49" fmla="*/ 909 h 540"/>
                              <a:gd name="T50" fmla="*/ 1639 w 1707"/>
                              <a:gd name="T51" fmla="*/ 936 h 540"/>
                              <a:gd name="T52" fmla="*/ 1711 w 1707"/>
                              <a:gd name="T53" fmla="*/ 945 h 540"/>
                              <a:gd name="T54" fmla="*/ 2993 w 1707"/>
                              <a:gd name="T55" fmla="*/ 676 h 540"/>
                              <a:gd name="T56" fmla="*/ 3144 w 1707"/>
                              <a:gd name="T57" fmla="*/ 676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707" h="540">
                                <a:moveTo>
                                  <a:pt x="1711" y="-1041"/>
                                </a:moveTo>
                                <a:lnTo>
                                  <a:pt x="2609" y="-1041"/>
                                </a:lnTo>
                                <a:lnTo>
                                  <a:pt x="2681" y="-1050"/>
                                </a:lnTo>
                                <a:lnTo>
                                  <a:pt x="2745" y="-1077"/>
                                </a:lnTo>
                                <a:lnTo>
                                  <a:pt x="2799" y="-1120"/>
                                </a:lnTo>
                                <a:lnTo>
                                  <a:pt x="2842" y="-1174"/>
                                </a:lnTo>
                                <a:lnTo>
                                  <a:pt x="2869" y="-1239"/>
                                </a:lnTo>
                                <a:lnTo>
                                  <a:pt x="2878" y="-1310"/>
                                </a:lnTo>
                                <a:lnTo>
                                  <a:pt x="2869" y="-1382"/>
                                </a:lnTo>
                                <a:lnTo>
                                  <a:pt x="2842" y="-1446"/>
                                </a:lnTo>
                                <a:lnTo>
                                  <a:pt x="2799" y="-1501"/>
                                </a:lnTo>
                                <a:lnTo>
                                  <a:pt x="2745" y="-1543"/>
                                </a:lnTo>
                                <a:lnTo>
                                  <a:pt x="2681" y="-1570"/>
                                </a:lnTo>
                                <a:lnTo>
                                  <a:pt x="2609" y="-1580"/>
                                </a:lnTo>
                                <a:lnTo>
                                  <a:pt x="1711" y="-1580"/>
                                </a:lnTo>
                                <a:lnTo>
                                  <a:pt x="1639" y="-1570"/>
                                </a:lnTo>
                                <a:lnTo>
                                  <a:pt x="1575" y="-1543"/>
                                </a:lnTo>
                                <a:lnTo>
                                  <a:pt x="1520" y="-1501"/>
                                </a:lnTo>
                                <a:lnTo>
                                  <a:pt x="1478" y="-1446"/>
                                </a:lnTo>
                                <a:lnTo>
                                  <a:pt x="1451" y="-1382"/>
                                </a:lnTo>
                                <a:lnTo>
                                  <a:pt x="1441" y="-1310"/>
                                </a:lnTo>
                                <a:lnTo>
                                  <a:pt x="1451" y="-1239"/>
                                </a:lnTo>
                                <a:lnTo>
                                  <a:pt x="1478" y="-1174"/>
                                </a:lnTo>
                                <a:lnTo>
                                  <a:pt x="1520" y="-1120"/>
                                </a:lnTo>
                                <a:lnTo>
                                  <a:pt x="1575" y="-1077"/>
                                </a:lnTo>
                                <a:lnTo>
                                  <a:pt x="1639" y="-1050"/>
                                </a:lnTo>
                                <a:lnTo>
                                  <a:pt x="1711" y="-1041"/>
                                </a:lnTo>
                                <a:close/>
                                <a:moveTo>
                                  <a:pt x="2993" y="-1310"/>
                                </a:moveTo>
                                <a:lnTo>
                                  <a:pt x="3144" y="-1310"/>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 name="Freeform 1157"/>
                        <wps:cNvSpPr>
                          <a:spLocks/>
                        </wps:cNvSpPr>
                        <wps:spPr bwMode="auto">
                          <a:xfrm>
                            <a:off x="2903" y="610"/>
                            <a:ext cx="131" cy="131"/>
                          </a:xfrm>
                          <a:custGeom>
                            <a:avLst/>
                            <a:gdLst>
                              <a:gd name="T0" fmla="*/ 131 w 131"/>
                              <a:gd name="T1" fmla="*/ 610 h 131"/>
                              <a:gd name="T2" fmla="*/ 0 w 131"/>
                              <a:gd name="T3" fmla="*/ 676 h 131"/>
                              <a:gd name="T4" fmla="*/ 131 w 131"/>
                              <a:gd name="T5" fmla="*/ 741 h 131"/>
                              <a:gd name="T6" fmla="*/ 131 w 131"/>
                              <a:gd name="T7" fmla="*/ 610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66"/>
                                </a:lnTo>
                                <a:lnTo>
                                  <a:pt x="131"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Text Box 1158"/>
                        <wps:cNvSpPr txBox="1">
                          <a:spLocks/>
                        </wps:cNvSpPr>
                        <wps:spPr bwMode="auto">
                          <a:xfrm>
                            <a:off x="2065" y="605"/>
                            <a:ext cx="269"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26514" w14:textId="77777777" w:rsidR="006C62AB" w:rsidRDefault="006C62AB">
                              <w:pPr>
                                <w:spacing w:line="158" w:lineRule="exact"/>
                                <w:rPr>
                                  <w:sz w:val="16"/>
                                </w:rPr>
                              </w:pPr>
                              <w:r>
                                <w:rPr>
                                  <w:w w:val="95"/>
                                  <w:sz w:val="16"/>
                                </w:rPr>
                                <w:t>400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D37799" id="Group 1155" o:spid="_x0000_s1054" style="position:absolute;left:0;text-align:left;margin-left:72.95pt;margin-top:19.95pt;width:85.9pt;height:27.75pt;z-index:-251664384;mso-position-horizontal-relative:page;mso-position-vertical-relative:text" coordorigin="1459,399" coordsize="171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">
                <v:shape id="AutoShape 1156" o:spid="_x0000_s1055" style="position:absolute;left:25;top:1986;width:1707;height:540;visibility:visible;mso-wrap-style:square;v-text-anchor:top" coordsize="170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" path="m1711,-1041r898,l2681,-1050r64,-27l2799,-1120r43,-54l2869,-1239r9,-71l2869,-1382r-27,-64l2799,-1501r-54,-42l2681,-1570r-72,-10l1711,-1580r-72,10l1575,-1543r-55,42l1478,-1446r-27,64l1441,-1310r10,71l1478,-1174r42,54l1575,-1077r64,27l1711,-1041xm2993,-1310r151,e" filled="f" strokeweight=".26444mm">
                  <v:path arrowok="t" o:connecttype="custom" o:connectlocs="1711,945;2609,945;2681,936;2745,909;2799,866;2842,812;2869,747;2878,676;2869,604;2842,540;2799,485;2745,443;2681,416;2609,406;1711,406;1639,416;1575,443;1520,485;1478,540;1451,604;1441,676;1451,747;1478,812;1520,866;1575,909;1639,936;1711,945;2993,676;3144,676" o:connectangles="0,0,0,0,0,0,0,0,0,0,0,0,0,0,0,0,0,0,0,0,0,0,0,0,0,0,0,0,0"/>
                </v:shape>
                <v:shape id="Freeform 1157" o:spid="_x0000_s1056" style="position:absolute;left:2903;top:610;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" path="m131,l,66r131,65l131,xe" fillcolor="black" stroked="f">
                  <v:path arrowok="t" o:connecttype="custom" o:connectlocs="131,610;0,676;131,741;131,610" o:connectangles="0,0,0,0"/>
                </v:shape>
                <v:shape id="Text Box 1158" o:spid="_x0000_s1057" type="#_x0000_t202" style="position:absolute;left:2065;top:605;width:269;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" filled="f" stroked="f">
                  <v:path arrowok="t"/>
                  <v:textbox inset="0,0,0,0">
                    <w:txbxContent>
                      <w:p w14:paraId="16A26514" w14:textId="77777777" w:rsidR="006C62AB" w:rsidRDefault="006C62AB">
                        <w:pPr>
                          <w:spacing w:line="158" w:lineRule="exact"/>
                          <w:rPr>
                            <w:sz w:val="16"/>
                          </w:rPr>
                        </w:pPr>
                        <w:r>
                          <w:rPr>
                            <w:w w:val="95"/>
                            <w:sz w:val="16"/>
                          </w:rPr>
                          <w:t>400</w:t>
                        </w:r>
                      </w:p>
                    </w:txbxContent>
                  </v:textbox>
                </v:shape>
                <w10:wrap anchorx="page"/>
              </v:group>
            </w:pict>
          </mc:Fallback>
        </mc:AlternateContent>
      </w:r>
      <w:r>
        <w:rPr>
          <w:noProof/>
        </w:rPr>
        <mc:AlternateContent>
          <mc:Choice Requires="wpg">
            <w:drawing>
              <wp:inline distT="0" distB="0" distL="0" distR="0" wp14:anchorId="0DBDD650" wp14:editId="50C5E522">
                <wp:extent cx="1646555" cy="2799080"/>
                <wp:effectExtent l="0" t="0" r="4445" b="0"/>
                <wp:docPr id="253" name="Group 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6555" cy="2799080"/>
                          <a:chOff x="0" y="0"/>
                          <a:chExt cx="2593" cy="4408"/>
                        </a:xfrm>
                      </wpg:grpSpPr>
                      <wps:wsp>
                        <wps:cNvPr id="254" name="Line 1137"/>
                        <wps:cNvCnPr>
                          <a:cxnSpLocks/>
                        </wps:cNvCnPr>
                        <wps:spPr bwMode="auto">
                          <a:xfrm>
                            <a:off x="1932" y="3687"/>
                            <a:ext cx="653"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255" name="Line 1138"/>
                        <wps:cNvCnPr>
                          <a:cxnSpLocks/>
                        </wps:cNvCnPr>
                        <wps:spPr bwMode="auto">
                          <a:xfrm>
                            <a:off x="1213" y="4226"/>
                            <a:ext cx="0" cy="174"/>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56" name="Freeform 1139"/>
                        <wps:cNvSpPr>
                          <a:spLocks/>
                        </wps:cNvSpPr>
                        <wps:spPr bwMode="auto">
                          <a:xfrm>
                            <a:off x="495" y="3148"/>
                            <a:ext cx="1438" cy="1079"/>
                          </a:xfrm>
                          <a:custGeom>
                            <a:avLst/>
                            <a:gdLst>
                              <a:gd name="T0" fmla="*/ 0 w 1438"/>
                              <a:gd name="T1" fmla="*/ 3687 h 1079"/>
                              <a:gd name="T2" fmla="*/ 718 w 1438"/>
                              <a:gd name="T3" fmla="*/ 3148 h 1079"/>
                              <a:gd name="T4" fmla="*/ 1437 w 1438"/>
                              <a:gd name="T5" fmla="*/ 3687 h 1079"/>
                              <a:gd name="T6" fmla="*/ 718 w 1438"/>
                              <a:gd name="T7" fmla="*/ 4226 h 1079"/>
                              <a:gd name="T8" fmla="*/ 0 w 1438"/>
                              <a:gd name="T9" fmla="*/ 3687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39"/>
                                </a:moveTo>
                                <a:lnTo>
                                  <a:pt x="718" y="0"/>
                                </a:lnTo>
                                <a:lnTo>
                                  <a:pt x="1437" y="539"/>
                                </a:lnTo>
                                <a:lnTo>
                                  <a:pt x="718" y="1078"/>
                                </a:lnTo>
                                <a:lnTo>
                                  <a:pt x="0" y="539"/>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 name="Freeform 1140"/>
                        <wps:cNvSpPr>
                          <a:spLocks/>
                        </wps:cNvSpPr>
                        <wps:spPr bwMode="auto">
                          <a:xfrm>
                            <a:off x="450" y="136"/>
                            <a:ext cx="1438" cy="1079"/>
                          </a:xfrm>
                          <a:custGeom>
                            <a:avLst/>
                            <a:gdLst>
                              <a:gd name="T0" fmla="*/ 0 w 1438"/>
                              <a:gd name="T1" fmla="*/ 676 h 1079"/>
                              <a:gd name="T2" fmla="*/ 718 w 1438"/>
                              <a:gd name="T3" fmla="*/ 136 h 1079"/>
                              <a:gd name="T4" fmla="*/ 1437 w 1438"/>
                              <a:gd name="T5" fmla="*/ 676 h 1079"/>
                              <a:gd name="T6" fmla="*/ 718 w 1438"/>
                              <a:gd name="T7" fmla="*/ 1215 h 1079"/>
                              <a:gd name="T8" fmla="*/ 0 w 1438"/>
                              <a:gd name="T9" fmla="*/ 676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40"/>
                                </a:moveTo>
                                <a:lnTo>
                                  <a:pt x="718" y="0"/>
                                </a:lnTo>
                                <a:lnTo>
                                  <a:pt x="1437" y="540"/>
                                </a:lnTo>
                                <a:lnTo>
                                  <a:pt x="718" y="1079"/>
                                </a:lnTo>
                                <a:lnTo>
                                  <a:pt x="0" y="540"/>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Line 1141"/>
                        <wps:cNvCnPr>
                          <a:cxnSpLocks/>
                        </wps:cNvCnPr>
                        <wps:spPr bwMode="auto">
                          <a:xfrm>
                            <a:off x="184" y="676"/>
                            <a:ext cx="266"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259" name="Freeform 1142"/>
                        <wps:cNvSpPr>
                          <a:spLocks/>
                        </wps:cNvSpPr>
                        <wps:spPr bwMode="auto">
                          <a:xfrm>
                            <a:off x="495" y="1664"/>
                            <a:ext cx="1438" cy="1079"/>
                          </a:xfrm>
                          <a:custGeom>
                            <a:avLst/>
                            <a:gdLst>
                              <a:gd name="T0" fmla="*/ 0 w 1438"/>
                              <a:gd name="T1" fmla="*/ 2204 h 1079"/>
                              <a:gd name="T2" fmla="*/ 718 w 1438"/>
                              <a:gd name="T3" fmla="*/ 1664 h 1079"/>
                              <a:gd name="T4" fmla="*/ 1437 w 1438"/>
                              <a:gd name="T5" fmla="*/ 2204 h 1079"/>
                              <a:gd name="T6" fmla="*/ 718 w 1438"/>
                              <a:gd name="T7" fmla="*/ 2743 h 1079"/>
                              <a:gd name="T8" fmla="*/ 0 w 1438"/>
                              <a:gd name="T9" fmla="*/ 2204 h 107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8" h="1079">
                                <a:moveTo>
                                  <a:pt x="0" y="540"/>
                                </a:moveTo>
                                <a:lnTo>
                                  <a:pt x="718" y="0"/>
                                </a:lnTo>
                                <a:lnTo>
                                  <a:pt x="1437" y="540"/>
                                </a:lnTo>
                                <a:lnTo>
                                  <a:pt x="718" y="1079"/>
                                </a:lnTo>
                                <a:lnTo>
                                  <a:pt x="0" y="540"/>
                                </a:lnTo>
                                <a:close/>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Line 1143"/>
                        <wps:cNvCnPr>
                          <a:cxnSpLocks/>
                        </wps:cNvCnPr>
                        <wps:spPr bwMode="auto">
                          <a:xfrm>
                            <a:off x="223" y="2204"/>
                            <a:ext cx="272" cy="0"/>
                          </a:xfrm>
                          <a:prstGeom prst="line">
                            <a:avLst/>
                          </a:prstGeom>
                          <a:noFill/>
                          <a:ln w="9523">
                            <a:solidFill>
                              <a:srgbClr val="000000"/>
                            </a:solidFill>
                            <a:round/>
                            <a:headEnd/>
                            <a:tailEnd/>
                          </a:ln>
                          <a:extLst>
                            <a:ext uri="{909E8E84-426E-40DD-AFC4-6F175D3DCCD1}">
                              <a14:hiddenFill xmlns:a14="http://schemas.microsoft.com/office/drawing/2010/main">
                                <a:noFill/>
                              </a14:hiddenFill>
                            </a:ext>
                          </a:extLst>
                        </wps:spPr>
                        <wps:bodyPr/>
                      </wps:wsp>
                      <wps:wsp>
                        <wps:cNvPr id="261" name="Freeform 1144"/>
                        <wps:cNvSpPr>
                          <a:spLocks/>
                        </wps:cNvSpPr>
                        <wps:spPr bwMode="auto">
                          <a:xfrm>
                            <a:off x="1168" y="1215"/>
                            <a:ext cx="45" cy="450"/>
                          </a:xfrm>
                          <a:custGeom>
                            <a:avLst/>
                            <a:gdLst>
                              <a:gd name="T0" fmla="*/ 0 w 45"/>
                              <a:gd name="T1" fmla="*/ 1215 h 450"/>
                              <a:gd name="T2" fmla="*/ 45 w 45"/>
                              <a:gd name="T3" fmla="*/ 1350 h 450"/>
                              <a:gd name="T4" fmla="*/ 45 w 45"/>
                              <a:gd name="T5" fmla="*/ 1664 h 450"/>
                              <a:gd name="T6" fmla="*/ 0 60000 65536"/>
                              <a:gd name="T7" fmla="*/ 0 60000 65536"/>
                              <a:gd name="T8" fmla="*/ 0 60000 65536"/>
                            </a:gdLst>
                            <a:ahLst/>
                            <a:cxnLst>
                              <a:cxn ang="T6">
                                <a:pos x="T0" y="T1"/>
                              </a:cxn>
                              <a:cxn ang="T7">
                                <a:pos x="T2" y="T3"/>
                              </a:cxn>
                              <a:cxn ang="T8">
                                <a:pos x="T4" y="T5"/>
                              </a:cxn>
                            </a:cxnLst>
                            <a:rect l="0" t="0" r="r" b="b"/>
                            <a:pathLst>
                              <a:path w="45" h="450">
                                <a:moveTo>
                                  <a:pt x="0" y="0"/>
                                </a:moveTo>
                                <a:lnTo>
                                  <a:pt x="45" y="135"/>
                                </a:lnTo>
                                <a:lnTo>
                                  <a:pt x="45" y="449"/>
                                </a:lnTo>
                              </a:path>
                            </a:pathLst>
                          </a:custGeom>
                          <a:noFill/>
                          <a:ln w="95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Rectangle 1145"/>
                        <wps:cNvSpPr>
                          <a:spLocks/>
                        </wps:cNvSpPr>
                        <wps:spPr bwMode="auto">
                          <a:xfrm>
                            <a:off x="1103" y="1340"/>
                            <a:ext cx="220"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Line 1146"/>
                        <wps:cNvCnPr>
                          <a:cxnSpLocks/>
                        </wps:cNvCnPr>
                        <wps:spPr bwMode="auto">
                          <a:xfrm>
                            <a:off x="1168" y="8"/>
                            <a:ext cx="0" cy="128"/>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64" name="Picture 1147"/>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1119" y="2736"/>
                            <a:ext cx="187" cy="412"/>
                          </a:xfrm>
                          <a:prstGeom prst="rect">
                            <a:avLst/>
                          </a:prstGeom>
                          <a:noFill/>
                          <a:extLst>
                            <a:ext uri="{909E8E84-426E-40DD-AFC4-6F175D3DCCD1}">
                              <a14:hiddenFill xmlns:a14="http://schemas.microsoft.com/office/drawing/2010/main">
                                <a:solidFill>
                                  <a:srgbClr val="FFFFFF"/>
                                </a:solidFill>
                              </a14:hiddenFill>
                            </a:ext>
                          </a:extLst>
                        </pic:spPr>
                      </pic:pic>
                      <wps:wsp>
                        <wps:cNvPr id="265" name="Text Box 1148"/>
                        <wps:cNvSpPr txBox="1">
                          <a:spLocks/>
                        </wps:cNvSpPr>
                        <wps:spPr bwMode="auto">
                          <a:xfrm>
                            <a:off x="0" y="605"/>
                            <a:ext cx="212"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560D9"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266" name="Text Box 1149"/>
                        <wps:cNvSpPr txBox="1">
                          <a:spLocks/>
                        </wps:cNvSpPr>
                        <wps:spPr bwMode="auto">
                          <a:xfrm>
                            <a:off x="848" y="510"/>
                            <a:ext cx="676"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931D1" w14:textId="77777777" w:rsidR="006C62AB" w:rsidRDefault="006C62AB">
                              <w:pPr>
                                <w:spacing w:line="158" w:lineRule="exact"/>
                                <w:ind w:right="22"/>
                                <w:jc w:val="center"/>
                                <w:rPr>
                                  <w:sz w:val="16"/>
                                </w:rPr>
                              </w:pPr>
                              <w:r>
                                <w:rPr>
                                  <w:spacing w:val="-3"/>
                                  <w:sz w:val="16"/>
                                </w:rPr>
                                <w:t>Data</w:t>
                              </w:r>
                            </w:p>
                            <w:p w14:paraId="7FE8DE89" w14:textId="77777777" w:rsidR="006C62AB" w:rsidRDefault="006C62AB">
                              <w:pPr>
                                <w:spacing w:before="7"/>
                                <w:ind w:right="18"/>
                                <w:jc w:val="center"/>
                                <w:rPr>
                                  <w:sz w:val="16"/>
                                </w:rPr>
                              </w:pPr>
                              <w:r>
                                <w:rPr>
                                  <w:spacing w:val="-5"/>
                                  <w:w w:val="95"/>
                                  <w:sz w:val="16"/>
                                </w:rPr>
                                <w:t>validates?</w:t>
                              </w:r>
                            </w:p>
                          </w:txbxContent>
                        </wps:txbx>
                        <wps:bodyPr rot="0" vert="horz" wrap="square" lIns="0" tIns="0" rIns="0" bIns="0" anchor="t" anchorCtr="0" upright="1">
                          <a:noAutofit/>
                        </wps:bodyPr>
                      </wps:wsp>
                      <wps:wsp>
                        <wps:cNvPr id="267" name="Text Box 1150"/>
                        <wps:cNvSpPr txBox="1">
                          <a:spLocks/>
                        </wps:cNvSpPr>
                        <wps:spPr bwMode="auto">
                          <a:xfrm>
                            <a:off x="1109" y="1367"/>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FCD08"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68" name="Text Box 1151"/>
                        <wps:cNvSpPr txBox="1">
                          <a:spLocks/>
                        </wps:cNvSpPr>
                        <wps:spPr bwMode="auto">
                          <a:xfrm>
                            <a:off x="6" y="2136"/>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7CFB8"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69" name="Text Box 1152"/>
                        <wps:cNvSpPr txBox="1">
                          <a:spLocks/>
                        </wps:cNvSpPr>
                        <wps:spPr bwMode="auto">
                          <a:xfrm>
                            <a:off x="1022" y="2136"/>
                            <a:ext cx="41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4B11B" w14:textId="77777777" w:rsidR="006C62AB" w:rsidRDefault="006C62AB">
                              <w:pPr>
                                <w:spacing w:line="158" w:lineRule="exact"/>
                                <w:rPr>
                                  <w:sz w:val="16"/>
                                </w:rPr>
                              </w:pPr>
                              <w:r>
                                <w:rPr>
                                  <w:w w:val="85"/>
                                  <w:sz w:val="16"/>
                                </w:rPr>
                                <w:t>CF=0?</w:t>
                              </w:r>
                            </w:p>
                          </w:txbxContent>
                        </wps:txbx>
                        <wps:bodyPr rot="0" vert="horz" wrap="square" lIns="0" tIns="0" rIns="0" bIns="0" anchor="t" anchorCtr="0" upright="1">
                          <a:noAutofit/>
                        </wps:bodyPr>
                      </wps:wsp>
                      <wps:wsp>
                        <wps:cNvPr id="270" name="Text Box 1153"/>
                        <wps:cNvSpPr txBox="1">
                          <a:spLocks/>
                        </wps:cNvSpPr>
                        <wps:spPr bwMode="auto">
                          <a:xfrm>
                            <a:off x="1125" y="2878"/>
                            <a:ext cx="211"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81930"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271" name="Text Box 1154"/>
                        <wps:cNvSpPr txBox="1">
                          <a:spLocks/>
                        </wps:cNvSpPr>
                        <wps:spPr bwMode="auto">
                          <a:xfrm>
                            <a:off x="727" y="3621"/>
                            <a:ext cx="100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92F63" w14:textId="77777777" w:rsidR="006C62AB" w:rsidRDefault="006C62AB">
                              <w:pPr>
                                <w:spacing w:line="158" w:lineRule="exact"/>
                                <w:rPr>
                                  <w:sz w:val="16"/>
                                </w:rPr>
                              </w:pPr>
                              <w:r>
                                <w:rPr>
                                  <w:w w:val="90"/>
                                  <w:sz w:val="16"/>
                                </w:rPr>
                                <w:t xml:space="preserve">Duplicate </w:t>
                              </w:r>
                              <w:r>
                                <w:rPr>
                                  <w:spacing w:val="-4"/>
                                  <w:w w:val="90"/>
                                  <w:sz w:val="16"/>
                                </w:rPr>
                                <w:t>URL?</w:t>
                              </w:r>
                            </w:p>
                          </w:txbxContent>
                        </wps:txbx>
                        <wps:bodyPr rot="0" vert="horz" wrap="square" lIns="0" tIns="0" rIns="0" bIns="0" anchor="t" anchorCtr="0" upright="1">
                          <a:noAutofit/>
                        </wps:bodyPr>
                      </wps:wsp>
                    </wpg:wgp>
                  </a:graphicData>
                </a:graphic>
              </wp:inline>
            </w:drawing>
          </mc:Choice>
          <mc:Fallback>
            <w:pict>
              <v:group w14:anchorId="0DBDD650" id="Group 1136" o:spid="_x0000_s1058" style="width:129.65pt;height:220.4pt;mso-position-horizontal-relative:char;mso-position-vertical-relative:line" coordsize="2593,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">
                <v:line id="Line 1137" o:spid="_x0000_s1059" style="position:absolute;visibility:visible;mso-wrap-style:square" from="1932,3687" to="2585,3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" strokeweight=".26453mm">
                  <o:lock v:ext="edit" shapetype="f"/>
                </v:line>
                <v:line id="Line 1138" o:spid="_x0000_s1060" style="position:absolute;visibility:visible;mso-wrap-style:square" from="1213,4226" to="1213,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" strokeweight=".26436mm">
                  <o:lock v:ext="edit" shapetype="f"/>
                </v:line>
                <v:shape id="Freeform 1139" o:spid="_x0000_s1061" style="position:absolute;left:495;top:3148;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" path="m,539l718,r719,539l718,1078,,539xe" filled="f" strokeweight=".26447mm">
                  <v:path arrowok="t" o:connecttype="custom" o:connectlocs="0,3687;718,3148;1437,3687;718,4226;0,3687" o:connectangles="0,0,0,0,0"/>
                </v:shape>
                <v:shape id="Freeform 1140" o:spid="_x0000_s1062" style="position:absolute;left:450;top:136;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" path="m,540l718,r719,540l718,1079,,540xe" filled="f" strokeweight=".26447mm">
                  <v:path arrowok="t" o:connecttype="custom" o:connectlocs="0,676;718,136;1437,676;718,1215;0,676" o:connectangles="0,0,0,0,0"/>
                </v:shape>
                <v:line id="Line 1141" o:spid="_x0000_s1063" style="position:absolute;visibility:visible;mso-wrap-style:square" from="184,676" to="450,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" strokeweight=".26453mm">
                  <o:lock v:ext="edit" shapetype="f"/>
                </v:line>
                <v:shape id="Freeform 1142" o:spid="_x0000_s1064" style="position:absolute;left:495;top:1664;width:1438;height:1079;visibility:visible;mso-wrap-style:square;v-text-anchor:top" coordsize="1438,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" path="m,540l718,r719,540l718,1079,,540xe" filled="f" strokeweight=".26447mm">
                  <v:path arrowok="t" o:connecttype="custom" o:connectlocs="0,2204;718,1664;1437,2204;718,2743;0,2204" o:connectangles="0,0,0,0,0"/>
                </v:shape>
                <v:line id="Line 1143" o:spid="_x0000_s1065" style="position:absolute;visibility:visible;mso-wrap-style:square" from="223,2204" to="495,2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" strokeweight=".26453mm">
                  <o:lock v:ext="edit" shapetype="f"/>
                </v:line>
                <v:shape id="Freeform 1144" o:spid="_x0000_s1066" style="position:absolute;left:1168;top:1215;width:45;height:450;visibility:visible;mso-wrap-style:square;v-text-anchor:top" coordsize="4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" path="m,l45,135r,314e" filled="f" strokeweight=".26436mm">
                  <v:path arrowok="t" o:connecttype="custom" o:connectlocs="0,1215;45,1350;45,1664" o:connectangles="0,0,0"/>
                </v:shape>
                <v:rect id="Rectangle 1145" o:spid="_x0000_s1067" style="position:absolute;left:1103;top:1340;width:22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" stroked="f">
                  <v:path arrowok="t"/>
                </v:rect>
                <v:line id="Line 1146" o:spid="_x0000_s1068" style="position:absolute;visibility:visible;mso-wrap-style:square" from="1168,8" to="1168,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" strokeweight=".26436mm">
                  <o:lock v:ext="edit" shapetype="f"/>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 o:spid="_x0000_s1069" type="#_x0000_t75" style="position:absolute;left:1119;top:2736;width:187;height: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">
                  <v:imagedata r:id="rId26" o:title=""/>
                  <o:lock v:ext="edit" aspectratio="f"/>
                </v:shape>
                <v:shape id="Text Box 1148" o:spid="_x0000_s1070" type="#_x0000_t202" style="position:absolute;top:605;width:212;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" filled="f" stroked="f">
                  <v:path arrowok="t"/>
                  <v:textbox inset="0,0,0,0">
                    <w:txbxContent>
                      <w:p w14:paraId="4C3560D9" w14:textId="77777777" w:rsidR="006C62AB" w:rsidRDefault="006C62AB">
                        <w:pPr>
                          <w:spacing w:line="158" w:lineRule="exact"/>
                          <w:rPr>
                            <w:sz w:val="16"/>
                          </w:rPr>
                        </w:pPr>
                        <w:r>
                          <w:rPr>
                            <w:sz w:val="16"/>
                          </w:rPr>
                          <w:t>No</w:t>
                        </w:r>
                      </w:p>
                    </w:txbxContent>
                  </v:textbox>
                </v:shape>
                <v:shape id="Text Box 1149" o:spid="_x0000_s1071" type="#_x0000_t202" style="position:absolute;left:848;top:510;width:676;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" filled="f" stroked="f">
                  <v:path arrowok="t"/>
                  <v:textbox inset="0,0,0,0">
                    <w:txbxContent>
                      <w:p w14:paraId="12A931D1" w14:textId="77777777" w:rsidR="006C62AB" w:rsidRDefault="006C62AB">
                        <w:pPr>
                          <w:spacing w:line="158" w:lineRule="exact"/>
                          <w:ind w:right="22"/>
                          <w:jc w:val="center"/>
                          <w:rPr>
                            <w:sz w:val="16"/>
                          </w:rPr>
                        </w:pPr>
                        <w:r>
                          <w:rPr>
                            <w:spacing w:val="-3"/>
                            <w:sz w:val="16"/>
                          </w:rPr>
                          <w:t>Data</w:t>
                        </w:r>
                      </w:p>
                      <w:p w14:paraId="7FE8DE89" w14:textId="77777777" w:rsidR="006C62AB" w:rsidRDefault="006C62AB">
                        <w:pPr>
                          <w:spacing w:before="7"/>
                          <w:ind w:right="18"/>
                          <w:jc w:val="center"/>
                          <w:rPr>
                            <w:sz w:val="16"/>
                          </w:rPr>
                        </w:pPr>
                        <w:r>
                          <w:rPr>
                            <w:spacing w:val="-5"/>
                            <w:w w:val="95"/>
                            <w:sz w:val="16"/>
                          </w:rPr>
                          <w:t>validates?</w:t>
                        </w:r>
                      </w:p>
                    </w:txbxContent>
                  </v:textbox>
                </v:shape>
                <v:shape id="Text Box 1150" o:spid="_x0000_s1072" type="#_x0000_t202" style="position:absolute;left:1109;top:1367;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" filled="f" stroked="f">
                  <v:path arrowok="t"/>
                  <v:textbox inset="0,0,0,0">
                    <w:txbxContent>
                      <w:p w14:paraId="6D5FCD08" w14:textId="77777777" w:rsidR="006C62AB" w:rsidRDefault="006C62AB">
                        <w:pPr>
                          <w:spacing w:line="158" w:lineRule="exact"/>
                          <w:rPr>
                            <w:sz w:val="16"/>
                          </w:rPr>
                        </w:pPr>
                        <w:r>
                          <w:rPr>
                            <w:w w:val="85"/>
                            <w:sz w:val="16"/>
                          </w:rPr>
                          <w:t>Yes</w:t>
                        </w:r>
                      </w:p>
                    </w:txbxContent>
                  </v:textbox>
                </v:shape>
                <v:shape id="Text Box 1151" o:spid="_x0000_s1073" type="#_x0000_t202" style="position:absolute;left:6;top:2136;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" filled="f" stroked="f">
                  <v:path arrowok="t"/>
                  <v:textbox inset="0,0,0,0">
                    <w:txbxContent>
                      <w:p w14:paraId="1437CFB8" w14:textId="77777777" w:rsidR="006C62AB" w:rsidRDefault="006C62AB">
                        <w:pPr>
                          <w:spacing w:line="158" w:lineRule="exact"/>
                          <w:rPr>
                            <w:sz w:val="16"/>
                          </w:rPr>
                        </w:pPr>
                        <w:r>
                          <w:rPr>
                            <w:w w:val="85"/>
                            <w:sz w:val="16"/>
                          </w:rPr>
                          <w:t>Yes</w:t>
                        </w:r>
                      </w:p>
                    </w:txbxContent>
                  </v:textbox>
                </v:shape>
                <v:shape id="Text Box 1152" o:spid="_x0000_s1074" type="#_x0000_t202" style="position:absolute;left:1022;top:2136;width:417;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" filled="f" stroked="f">
                  <v:path arrowok="t"/>
                  <v:textbox inset="0,0,0,0">
                    <w:txbxContent>
                      <w:p w14:paraId="77B4B11B" w14:textId="77777777" w:rsidR="006C62AB" w:rsidRDefault="006C62AB">
                        <w:pPr>
                          <w:spacing w:line="158" w:lineRule="exact"/>
                          <w:rPr>
                            <w:sz w:val="16"/>
                          </w:rPr>
                        </w:pPr>
                        <w:r>
                          <w:rPr>
                            <w:w w:val="85"/>
                            <w:sz w:val="16"/>
                          </w:rPr>
                          <w:t>CF=0?</w:t>
                        </w:r>
                      </w:p>
                    </w:txbxContent>
                  </v:textbox>
                </v:shape>
                <v:shape id="Text Box 1153" o:spid="_x0000_s1075" type="#_x0000_t202" style="position:absolute;left:1125;top:2878;width:211;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" filled="f" stroked="f">
                  <v:path arrowok="t"/>
                  <v:textbox inset="0,0,0,0">
                    <w:txbxContent>
                      <w:p w14:paraId="67D81930" w14:textId="77777777" w:rsidR="006C62AB" w:rsidRDefault="006C62AB">
                        <w:pPr>
                          <w:spacing w:line="158" w:lineRule="exact"/>
                          <w:rPr>
                            <w:sz w:val="16"/>
                          </w:rPr>
                        </w:pPr>
                        <w:r>
                          <w:rPr>
                            <w:sz w:val="16"/>
                          </w:rPr>
                          <w:t>No</w:t>
                        </w:r>
                      </w:p>
                    </w:txbxContent>
                  </v:textbox>
                </v:shape>
                <v:shape id="Text Box 1154" o:spid="_x0000_s1076" type="#_x0000_t202" style="position:absolute;left:727;top:3621;width:100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" filled="f" stroked="f">
                  <v:path arrowok="t"/>
                  <v:textbox inset="0,0,0,0">
                    <w:txbxContent>
                      <w:p w14:paraId="25A92F63" w14:textId="77777777" w:rsidR="006C62AB" w:rsidRDefault="006C62AB">
                        <w:pPr>
                          <w:spacing w:line="158" w:lineRule="exact"/>
                          <w:rPr>
                            <w:sz w:val="16"/>
                          </w:rPr>
                        </w:pPr>
                        <w:r>
                          <w:rPr>
                            <w:w w:val="90"/>
                            <w:sz w:val="16"/>
                          </w:rPr>
                          <w:t xml:space="preserve">Duplicate </w:t>
                        </w:r>
                        <w:r>
                          <w:rPr>
                            <w:spacing w:val="-4"/>
                            <w:w w:val="90"/>
                            <w:sz w:val="16"/>
                          </w:rPr>
                          <w:t>URL?</w:t>
                        </w:r>
                      </w:p>
                    </w:txbxContent>
                  </v:textbox>
                </v:shape>
                <w10:anchorlock/>
              </v:group>
            </w:pict>
          </mc:Fallback>
        </mc:AlternateContent>
      </w:r>
    </w:p>
    <w:p w14:paraId="0192ACB8" w14:textId="77777777" w:rsidR="00703845" w:rsidRPr="00531838" w:rsidRDefault="00F65082">
      <w:pPr>
        <w:spacing w:line="158" w:lineRule="exact"/>
        <w:ind w:left="2957"/>
        <w:rPr>
          <w:rFonts w:asciiTheme="minorHAnsi" w:hAnsiTheme="minorHAnsi" w:cstheme="minorHAnsi"/>
        </w:rPr>
      </w:pPr>
      <w:r>
        <w:rPr>
          <w:noProof/>
        </w:rPr>
        <mc:AlternateContent>
          <mc:Choice Requires="wpg">
            <w:drawing>
              <wp:anchor distT="0" distB="0" distL="114300" distR="114300" simplePos="0" relativeHeight="251648000" behindDoc="1" locked="0" layoutInCell="1" allowOverlap="1" wp14:anchorId="60068F7D" wp14:editId="44D8FC82">
                <wp:simplePos x="0" y="0"/>
                <wp:positionH relativeFrom="page">
                  <wp:posOffset>2173605</wp:posOffset>
                </wp:positionH>
                <wp:positionV relativeFrom="paragraph">
                  <wp:posOffset>97790</wp:posOffset>
                </wp:positionV>
                <wp:extent cx="1072515" cy="915670"/>
                <wp:effectExtent l="0" t="0" r="0" b="0"/>
                <wp:wrapNone/>
                <wp:docPr id="248" name="Group 1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2515" cy="915670"/>
                          <a:chOff x="3423" y="154"/>
                          <a:chExt cx="1689" cy="1442"/>
                        </a:xfrm>
                      </wpg:grpSpPr>
                      <wps:wsp>
                        <wps:cNvPr id="249" name="AutoShape 1132"/>
                        <wps:cNvSpPr>
                          <a:spLocks/>
                        </wps:cNvSpPr>
                        <wps:spPr bwMode="auto">
                          <a:xfrm>
                            <a:off x="2202" y="1747"/>
                            <a:ext cx="749" cy="714"/>
                          </a:xfrm>
                          <a:custGeom>
                            <a:avLst/>
                            <a:gdLst>
                              <a:gd name="T0" fmla="*/ 1437 w 749"/>
                              <a:gd name="T1" fmla="*/ 875 h 714"/>
                              <a:gd name="T2" fmla="*/ 1465 w 749"/>
                              <a:gd name="T3" fmla="*/ 875 h 714"/>
                              <a:gd name="T4" fmla="*/ 2184 w 749"/>
                              <a:gd name="T5" fmla="*/ 162 h 714"/>
                              <a:gd name="T6" fmla="*/ 2184 w 749"/>
                              <a:gd name="T7" fmla="*/ 221 h 71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49" h="714">
                                <a:moveTo>
                                  <a:pt x="1437" y="-872"/>
                                </a:moveTo>
                                <a:lnTo>
                                  <a:pt x="1465" y="-872"/>
                                </a:lnTo>
                                <a:moveTo>
                                  <a:pt x="2184" y="-1585"/>
                                </a:moveTo>
                                <a:lnTo>
                                  <a:pt x="2184" y="-1526"/>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Freeform 1133"/>
                        <wps:cNvSpPr>
                          <a:spLocks/>
                        </wps:cNvSpPr>
                        <wps:spPr bwMode="auto">
                          <a:xfrm>
                            <a:off x="4320" y="205"/>
                            <a:ext cx="131" cy="131"/>
                          </a:xfrm>
                          <a:custGeom>
                            <a:avLst/>
                            <a:gdLst>
                              <a:gd name="T0" fmla="*/ 131 w 131"/>
                              <a:gd name="T1" fmla="*/ 205 h 131"/>
                              <a:gd name="T2" fmla="*/ 0 w 131"/>
                              <a:gd name="T3" fmla="*/ 205 h 131"/>
                              <a:gd name="T4" fmla="*/ 66 w 131"/>
                              <a:gd name="T5" fmla="*/ 336 h 131"/>
                              <a:gd name="T6" fmla="*/ 131 w 131"/>
                              <a:gd name="T7" fmla="*/ 205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0"/>
                                </a:lnTo>
                                <a:lnTo>
                                  <a:pt x="66" y="131"/>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AutoShape 1134"/>
                        <wps:cNvSpPr>
                          <a:spLocks/>
                        </wps:cNvSpPr>
                        <wps:spPr bwMode="auto">
                          <a:xfrm>
                            <a:off x="2230" y="1921"/>
                            <a:ext cx="1440" cy="1254"/>
                          </a:xfrm>
                          <a:custGeom>
                            <a:avLst/>
                            <a:gdLst>
                              <a:gd name="T0" fmla="*/ 2156 w 1440"/>
                              <a:gd name="T1" fmla="*/ 1414 h 1254"/>
                              <a:gd name="T2" fmla="*/ 2156 w 1440"/>
                              <a:gd name="T3" fmla="*/ 1588 h 1254"/>
                              <a:gd name="T4" fmla="*/ 1437 w 1440"/>
                              <a:gd name="T5" fmla="*/ 875 h 1254"/>
                              <a:gd name="T6" fmla="*/ 2156 w 1440"/>
                              <a:gd name="T7" fmla="*/ 336 h 1254"/>
                              <a:gd name="T8" fmla="*/ 2874 w 1440"/>
                              <a:gd name="T9" fmla="*/ 875 h 1254"/>
                              <a:gd name="T10" fmla="*/ 2156 w 1440"/>
                              <a:gd name="T11" fmla="*/ 1414 h 1254"/>
                              <a:gd name="T12" fmla="*/ 1437 w 1440"/>
                              <a:gd name="T13" fmla="*/ 875 h 125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440" h="1254">
                                <a:moveTo>
                                  <a:pt x="2156" y="-507"/>
                                </a:moveTo>
                                <a:lnTo>
                                  <a:pt x="2156" y="-333"/>
                                </a:lnTo>
                                <a:moveTo>
                                  <a:pt x="1437" y="-1046"/>
                                </a:moveTo>
                                <a:lnTo>
                                  <a:pt x="2156" y="-1585"/>
                                </a:lnTo>
                                <a:lnTo>
                                  <a:pt x="2874" y="-1046"/>
                                </a:lnTo>
                                <a:lnTo>
                                  <a:pt x="2156" y="-507"/>
                                </a:lnTo>
                                <a:lnTo>
                                  <a:pt x="1437" y="-1046"/>
                                </a:lnTo>
                                <a:close/>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Text Box 1135"/>
                        <wps:cNvSpPr txBox="1">
                          <a:spLocks/>
                        </wps:cNvSpPr>
                        <wps:spPr bwMode="auto">
                          <a:xfrm>
                            <a:off x="3423" y="154"/>
                            <a:ext cx="1689" cy="1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40E85" w14:textId="77777777" w:rsidR="006C62AB" w:rsidRDefault="006C62AB">
                              <w:pPr>
                                <w:rPr>
                                  <w:sz w:val="26"/>
                                </w:rPr>
                              </w:pPr>
                            </w:p>
                            <w:p w14:paraId="0B8DC402" w14:textId="77777777" w:rsidR="006C62AB" w:rsidRDefault="006C62AB">
                              <w:pPr>
                                <w:spacing w:before="4"/>
                                <w:rPr>
                                  <w:sz w:val="20"/>
                                </w:rPr>
                              </w:pPr>
                            </w:p>
                            <w:p w14:paraId="58A54356" w14:textId="77777777" w:rsidR="006C62AB" w:rsidRDefault="006C62AB">
                              <w:pPr>
                                <w:spacing w:before="1" w:line="238" w:lineRule="exact"/>
                                <w:rPr>
                                  <w:sz w:val="16"/>
                                </w:rPr>
                              </w:pPr>
                              <w:proofErr w:type="gramStart"/>
                              <w:r>
                                <w:rPr>
                                  <w:position w:val="-9"/>
                                  <w:sz w:val="16"/>
                                </w:rPr>
                                <w:t xml:space="preserve">Yes  </w:t>
                              </w:r>
                              <w:r>
                                <w:rPr>
                                  <w:sz w:val="16"/>
                                </w:rPr>
                                <w:t>Is</w:t>
                              </w:r>
                              <w:proofErr w:type="gramEnd"/>
                              <w:r>
                                <w:rPr>
                                  <w:sz w:val="16"/>
                                </w:rPr>
                                <w:t xml:space="preserve"> domain known</w:t>
                              </w:r>
                            </w:p>
                            <w:p w14:paraId="57152670" w14:textId="77777777" w:rsidR="006C62AB" w:rsidRDefault="006C62AB">
                              <w:pPr>
                                <w:spacing w:line="138" w:lineRule="exact"/>
                                <w:ind w:left="767"/>
                                <w:rPr>
                                  <w:sz w:val="16"/>
                                </w:rPr>
                              </w:pPr>
                              <w:r>
                                <w:rPr>
                                  <w:sz w:val="16"/>
                                </w:rPr>
                                <w:t>good?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068F7D" id="Group 1131" o:spid="_x0000_s1077" style="position:absolute;left:0;text-align:left;margin-left:171.15pt;margin-top:7.7pt;width:84.45pt;height:72.1pt;z-index:-251668480;mso-position-horizontal-relative:page;mso-position-vertical-relative:text" coordorigin="3423,154" coordsize="1689,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">
                <v:shape id="AutoShape 1132" o:spid="_x0000_s1078" style="position:absolute;left:2202;top:1747;width:749;height:714;visibility:visible;mso-wrap-style:square;v-text-anchor:top" coordsize="7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" path="m1437,-872r28,m2184,-1585r,59e" filled="f" strokeweight=".26444mm">
                  <v:path arrowok="t" o:connecttype="custom" o:connectlocs="1437,875;1465,875;2184,162;2184,221" o:connectangles="0,0,0,0"/>
                </v:shape>
                <v:shape id="Freeform 1133" o:spid="_x0000_s1079" style="position:absolute;left:4320;top:205;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" path="m131,l,,66,131,131,xe" fillcolor="black" stroked="f">
                  <v:path arrowok="t" o:connecttype="custom" o:connectlocs="131,205;0,205;66,336;131,205" o:connectangles="0,0,0,0"/>
                </v:shape>
                <v:shape id="AutoShape 1134" o:spid="_x0000_s1080" style="position:absolute;left:2230;top:1921;width:1440;height:1254;visibility:visible;mso-wrap-style:square;v-text-anchor:top" coordsize="1440,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" path="m2156,-507r,174m1437,-1046r719,-539l2874,-1046r-718,539l1437,-1046xe" filled="f" strokeweight=".26444mm">
                  <v:path arrowok="t" o:connecttype="custom" o:connectlocs="2156,1414;2156,1588;1437,875;2156,336;2874,875;2156,1414;1437,875" o:connectangles="0,0,0,0,0,0,0"/>
                </v:shape>
                <v:shape id="Text Box 1135" o:spid="_x0000_s1081" type="#_x0000_t202" style="position:absolute;left:3423;top:154;width:1689;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" filled="f" stroked="f">
                  <v:path arrowok="t"/>
                  <v:textbox inset="0,0,0,0">
                    <w:txbxContent>
                      <w:p w14:paraId="1A640E85" w14:textId="77777777" w:rsidR="006C62AB" w:rsidRDefault="006C62AB">
                        <w:pPr>
                          <w:rPr>
                            <w:sz w:val="26"/>
                          </w:rPr>
                        </w:pPr>
                      </w:p>
                      <w:p w14:paraId="0B8DC402" w14:textId="77777777" w:rsidR="006C62AB" w:rsidRDefault="006C62AB">
                        <w:pPr>
                          <w:spacing w:before="4"/>
                          <w:rPr>
                            <w:sz w:val="20"/>
                          </w:rPr>
                        </w:pPr>
                      </w:p>
                      <w:p w14:paraId="58A54356" w14:textId="77777777" w:rsidR="006C62AB" w:rsidRDefault="006C62AB">
                        <w:pPr>
                          <w:spacing w:before="1" w:line="238" w:lineRule="exact"/>
                          <w:rPr>
                            <w:sz w:val="16"/>
                          </w:rPr>
                        </w:pPr>
                        <w:proofErr w:type="gramStart"/>
                        <w:r>
                          <w:rPr>
                            <w:position w:val="-9"/>
                            <w:sz w:val="16"/>
                          </w:rPr>
                          <w:t xml:space="preserve">Yes  </w:t>
                        </w:r>
                        <w:r>
                          <w:rPr>
                            <w:sz w:val="16"/>
                          </w:rPr>
                          <w:t>Is</w:t>
                        </w:r>
                        <w:proofErr w:type="gramEnd"/>
                        <w:r>
                          <w:rPr>
                            <w:sz w:val="16"/>
                          </w:rPr>
                          <w:t xml:space="preserve"> domain known</w:t>
                        </w:r>
                      </w:p>
                      <w:p w14:paraId="57152670" w14:textId="77777777" w:rsidR="006C62AB" w:rsidRDefault="006C62AB">
                        <w:pPr>
                          <w:spacing w:line="138" w:lineRule="exact"/>
                          <w:ind w:left="767"/>
                          <w:rPr>
                            <w:sz w:val="16"/>
                          </w:rPr>
                        </w:pPr>
                        <w:r>
                          <w:rPr>
                            <w:sz w:val="16"/>
                          </w:rPr>
                          <w:t>good?</w:t>
                        </w:r>
                      </w:p>
                    </w:txbxContent>
                  </v:textbox>
                </v:shape>
                <w10:wrap anchorx="page"/>
              </v:group>
            </w:pict>
          </mc:Fallback>
        </mc:AlternateContent>
      </w:r>
      <w:r>
        <w:rPr>
          <w:noProof/>
        </w:rPr>
        <mc:AlternateContent>
          <mc:Choice Requires="wpg">
            <w:drawing>
              <wp:anchor distT="0" distB="0" distL="114300" distR="114300" simplePos="0" relativeHeight="251645952" behindDoc="0" locked="0" layoutInCell="1" allowOverlap="1" wp14:anchorId="205F36C2" wp14:editId="5760FA16">
                <wp:simplePos x="0" y="0"/>
                <wp:positionH relativeFrom="page">
                  <wp:posOffset>3662045</wp:posOffset>
                </wp:positionH>
                <wp:positionV relativeFrom="paragraph">
                  <wp:posOffset>-647700</wp:posOffset>
                </wp:positionV>
                <wp:extent cx="1830705" cy="2578100"/>
                <wp:effectExtent l="0" t="0" r="0" b="0"/>
                <wp:wrapNone/>
                <wp:docPr id="230"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0705" cy="2578100"/>
                          <a:chOff x="5767" y="-1020"/>
                          <a:chExt cx="2883" cy="4060"/>
                        </a:xfrm>
                      </wpg:grpSpPr>
                      <wps:wsp>
                        <wps:cNvPr id="231" name="AutoShape 1114"/>
                        <wps:cNvSpPr>
                          <a:spLocks/>
                        </wps:cNvSpPr>
                        <wps:spPr bwMode="auto">
                          <a:xfrm>
                            <a:off x="5020" y="1741"/>
                            <a:ext cx="2070" cy="2881"/>
                          </a:xfrm>
                          <a:custGeom>
                            <a:avLst/>
                            <a:gdLst>
                              <a:gd name="T0" fmla="*/ 1881 w 2070"/>
                              <a:gd name="T1" fmla="*/ 2268 h 2881"/>
                              <a:gd name="T2" fmla="*/ 2779 w 2070"/>
                              <a:gd name="T3" fmla="*/ 2268 h 2881"/>
                              <a:gd name="T4" fmla="*/ 2851 w 2070"/>
                              <a:gd name="T5" fmla="*/ 2259 h 2881"/>
                              <a:gd name="T6" fmla="*/ 2915 w 2070"/>
                              <a:gd name="T7" fmla="*/ 2231 h 2881"/>
                              <a:gd name="T8" fmla="*/ 2970 w 2070"/>
                              <a:gd name="T9" fmla="*/ 2189 h 2881"/>
                              <a:gd name="T10" fmla="*/ 3012 w 2070"/>
                              <a:gd name="T11" fmla="*/ 2135 h 2881"/>
                              <a:gd name="T12" fmla="*/ 3039 w 2070"/>
                              <a:gd name="T13" fmla="*/ 2070 h 2881"/>
                              <a:gd name="T14" fmla="*/ 3049 w 2070"/>
                              <a:gd name="T15" fmla="*/ 1999 h 2881"/>
                              <a:gd name="T16" fmla="*/ 3039 w 2070"/>
                              <a:gd name="T17" fmla="*/ 1927 h 2881"/>
                              <a:gd name="T18" fmla="*/ 3012 w 2070"/>
                              <a:gd name="T19" fmla="*/ 1862 h 2881"/>
                              <a:gd name="T20" fmla="*/ 2970 w 2070"/>
                              <a:gd name="T21" fmla="*/ 1808 h 2881"/>
                              <a:gd name="T22" fmla="*/ 2915 w 2070"/>
                              <a:gd name="T23" fmla="*/ 1766 h 2881"/>
                              <a:gd name="T24" fmla="*/ 2851 w 2070"/>
                              <a:gd name="T25" fmla="*/ 1738 h 2881"/>
                              <a:gd name="T26" fmla="*/ 2779 w 2070"/>
                              <a:gd name="T27" fmla="*/ 1729 h 2881"/>
                              <a:gd name="T28" fmla="*/ 1881 w 2070"/>
                              <a:gd name="T29" fmla="*/ 1729 h 2881"/>
                              <a:gd name="T30" fmla="*/ 1809 w 2070"/>
                              <a:gd name="T31" fmla="*/ 1738 h 2881"/>
                              <a:gd name="T32" fmla="*/ 1745 w 2070"/>
                              <a:gd name="T33" fmla="*/ 1766 h 2881"/>
                              <a:gd name="T34" fmla="*/ 1690 w 2070"/>
                              <a:gd name="T35" fmla="*/ 1808 h 2881"/>
                              <a:gd name="T36" fmla="*/ 1648 w 2070"/>
                              <a:gd name="T37" fmla="*/ 1862 h 2881"/>
                              <a:gd name="T38" fmla="*/ 1621 w 2070"/>
                              <a:gd name="T39" fmla="*/ 1927 h 2881"/>
                              <a:gd name="T40" fmla="*/ 1611 w 2070"/>
                              <a:gd name="T41" fmla="*/ 1999 h 2881"/>
                              <a:gd name="T42" fmla="*/ 1621 w 2070"/>
                              <a:gd name="T43" fmla="*/ 2070 h 2881"/>
                              <a:gd name="T44" fmla="*/ 1648 w 2070"/>
                              <a:gd name="T45" fmla="*/ 2135 h 2881"/>
                              <a:gd name="T46" fmla="*/ 1690 w 2070"/>
                              <a:gd name="T47" fmla="*/ 2189 h 2881"/>
                              <a:gd name="T48" fmla="*/ 1745 w 2070"/>
                              <a:gd name="T49" fmla="*/ 2231 h 2881"/>
                              <a:gd name="T50" fmla="*/ 1809 w 2070"/>
                              <a:gd name="T51" fmla="*/ 2259 h 2881"/>
                              <a:gd name="T52" fmla="*/ 1881 w 2070"/>
                              <a:gd name="T53" fmla="*/ 2268 h 2881"/>
                              <a:gd name="T54" fmla="*/ 1432 w 2070"/>
                              <a:gd name="T55" fmla="*/ 830 h 2881"/>
                              <a:gd name="T56" fmla="*/ 2330 w 2070"/>
                              <a:gd name="T57" fmla="*/ 156 h 2881"/>
                              <a:gd name="T58" fmla="*/ 3228 w 2070"/>
                              <a:gd name="T59" fmla="*/ 830 h 2881"/>
                              <a:gd name="T60" fmla="*/ 2330 w 2070"/>
                              <a:gd name="T61" fmla="*/ 1504 h 2881"/>
                              <a:gd name="T62" fmla="*/ 1432 w 2070"/>
                              <a:gd name="T63" fmla="*/ 830 h 2881"/>
                              <a:gd name="T64" fmla="*/ 3228 w 2070"/>
                              <a:gd name="T65" fmla="*/ 830 h 2881"/>
                              <a:gd name="T66" fmla="*/ 3498 w 2070"/>
                              <a:gd name="T67" fmla="*/ 830 h 2881"/>
                              <a:gd name="T68" fmla="*/ 3498 w 2070"/>
                              <a:gd name="T69" fmla="*/ 2763 h 2881"/>
                              <a:gd name="T70" fmla="*/ 3163 w 2070"/>
                              <a:gd name="T71" fmla="*/ 2763 h 2881"/>
                              <a:gd name="T72" fmla="*/ 1881 w 2070"/>
                              <a:gd name="T73" fmla="*/ 3032 h 2881"/>
                              <a:gd name="T74" fmla="*/ 2779 w 2070"/>
                              <a:gd name="T75" fmla="*/ 3032 h 2881"/>
                              <a:gd name="T76" fmla="*/ 2851 w 2070"/>
                              <a:gd name="T77" fmla="*/ 3023 h 2881"/>
                              <a:gd name="T78" fmla="*/ 2915 w 2070"/>
                              <a:gd name="T79" fmla="*/ 2995 h 2881"/>
                              <a:gd name="T80" fmla="*/ 2970 w 2070"/>
                              <a:gd name="T81" fmla="*/ 2953 h 2881"/>
                              <a:gd name="T82" fmla="*/ 3012 w 2070"/>
                              <a:gd name="T83" fmla="*/ 2899 h 2881"/>
                              <a:gd name="T84" fmla="*/ 3039 w 2070"/>
                              <a:gd name="T85" fmla="*/ 2834 h 2881"/>
                              <a:gd name="T86" fmla="*/ 3049 w 2070"/>
                              <a:gd name="T87" fmla="*/ 2763 h 2881"/>
                              <a:gd name="T88" fmla="*/ 3039 w 2070"/>
                              <a:gd name="T89" fmla="*/ 2691 h 2881"/>
                              <a:gd name="T90" fmla="*/ 3012 w 2070"/>
                              <a:gd name="T91" fmla="*/ 2626 h 2881"/>
                              <a:gd name="T92" fmla="*/ 2970 w 2070"/>
                              <a:gd name="T93" fmla="*/ 2572 h 2881"/>
                              <a:gd name="T94" fmla="*/ 2915 w 2070"/>
                              <a:gd name="T95" fmla="*/ 2530 h 2881"/>
                              <a:gd name="T96" fmla="*/ 2851 w 2070"/>
                              <a:gd name="T97" fmla="*/ 2503 h 2881"/>
                              <a:gd name="T98" fmla="*/ 2779 w 2070"/>
                              <a:gd name="T99" fmla="*/ 2493 h 2881"/>
                              <a:gd name="T100" fmla="*/ 1881 w 2070"/>
                              <a:gd name="T101" fmla="*/ 2493 h 2881"/>
                              <a:gd name="T102" fmla="*/ 1809 w 2070"/>
                              <a:gd name="T103" fmla="*/ 2503 h 2881"/>
                              <a:gd name="T104" fmla="*/ 1745 w 2070"/>
                              <a:gd name="T105" fmla="*/ 2530 h 2881"/>
                              <a:gd name="T106" fmla="*/ 1690 w 2070"/>
                              <a:gd name="T107" fmla="*/ 2572 h 2881"/>
                              <a:gd name="T108" fmla="*/ 1648 w 2070"/>
                              <a:gd name="T109" fmla="*/ 2626 h 2881"/>
                              <a:gd name="T110" fmla="*/ 1621 w 2070"/>
                              <a:gd name="T111" fmla="*/ 2691 h 2881"/>
                              <a:gd name="T112" fmla="*/ 1611 w 2070"/>
                              <a:gd name="T113" fmla="*/ 2763 h 2881"/>
                              <a:gd name="T114" fmla="*/ 1621 w 2070"/>
                              <a:gd name="T115" fmla="*/ 2834 h 2881"/>
                              <a:gd name="T116" fmla="*/ 1648 w 2070"/>
                              <a:gd name="T117" fmla="*/ 2899 h 2881"/>
                              <a:gd name="T118" fmla="*/ 1690 w 2070"/>
                              <a:gd name="T119" fmla="*/ 2953 h 2881"/>
                              <a:gd name="T120" fmla="*/ 1745 w 2070"/>
                              <a:gd name="T121" fmla="*/ 2995 h 2881"/>
                              <a:gd name="T122" fmla="*/ 1809 w 2070"/>
                              <a:gd name="T123" fmla="*/ 3023 h 2881"/>
                              <a:gd name="T124" fmla="*/ 1881 w 2070"/>
                              <a:gd name="T125" fmla="*/ 3032 h 2881"/>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2070" h="2881">
                                <a:moveTo>
                                  <a:pt x="1881" y="527"/>
                                </a:moveTo>
                                <a:lnTo>
                                  <a:pt x="2779" y="527"/>
                                </a:lnTo>
                                <a:lnTo>
                                  <a:pt x="2851" y="518"/>
                                </a:lnTo>
                                <a:lnTo>
                                  <a:pt x="2915" y="490"/>
                                </a:lnTo>
                                <a:lnTo>
                                  <a:pt x="2970" y="448"/>
                                </a:lnTo>
                                <a:lnTo>
                                  <a:pt x="3012" y="394"/>
                                </a:lnTo>
                                <a:lnTo>
                                  <a:pt x="3039" y="329"/>
                                </a:lnTo>
                                <a:lnTo>
                                  <a:pt x="3049" y="258"/>
                                </a:lnTo>
                                <a:lnTo>
                                  <a:pt x="3039" y="186"/>
                                </a:lnTo>
                                <a:lnTo>
                                  <a:pt x="3012" y="121"/>
                                </a:lnTo>
                                <a:lnTo>
                                  <a:pt x="2970" y="67"/>
                                </a:lnTo>
                                <a:lnTo>
                                  <a:pt x="2915" y="25"/>
                                </a:lnTo>
                                <a:lnTo>
                                  <a:pt x="2851" y="-3"/>
                                </a:lnTo>
                                <a:lnTo>
                                  <a:pt x="2779" y="-12"/>
                                </a:lnTo>
                                <a:lnTo>
                                  <a:pt x="1881" y="-12"/>
                                </a:lnTo>
                                <a:lnTo>
                                  <a:pt x="1809" y="-3"/>
                                </a:lnTo>
                                <a:lnTo>
                                  <a:pt x="1745" y="25"/>
                                </a:lnTo>
                                <a:lnTo>
                                  <a:pt x="1690" y="67"/>
                                </a:lnTo>
                                <a:lnTo>
                                  <a:pt x="1648" y="121"/>
                                </a:lnTo>
                                <a:lnTo>
                                  <a:pt x="1621" y="186"/>
                                </a:lnTo>
                                <a:lnTo>
                                  <a:pt x="1611" y="258"/>
                                </a:lnTo>
                                <a:lnTo>
                                  <a:pt x="1621" y="329"/>
                                </a:lnTo>
                                <a:lnTo>
                                  <a:pt x="1648" y="394"/>
                                </a:lnTo>
                                <a:lnTo>
                                  <a:pt x="1690" y="448"/>
                                </a:lnTo>
                                <a:lnTo>
                                  <a:pt x="1745" y="490"/>
                                </a:lnTo>
                                <a:lnTo>
                                  <a:pt x="1809" y="518"/>
                                </a:lnTo>
                                <a:lnTo>
                                  <a:pt x="1881" y="527"/>
                                </a:lnTo>
                                <a:close/>
                                <a:moveTo>
                                  <a:pt x="1432" y="-911"/>
                                </a:moveTo>
                                <a:lnTo>
                                  <a:pt x="2330" y="-1585"/>
                                </a:lnTo>
                                <a:lnTo>
                                  <a:pt x="3228" y="-911"/>
                                </a:lnTo>
                                <a:lnTo>
                                  <a:pt x="2330" y="-237"/>
                                </a:lnTo>
                                <a:lnTo>
                                  <a:pt x="1432" y="-911"/>
                                </a:lnTo>
                                <a:close/>
                                <a:moveTo>
                                  <a:pt x="3228" y="-911"/>
                                </a:moveTo>
                                <a:lnTo>
                                  <a:pt x="3498" y="-911"/>
                                </a:lnTo>
                                <a:lnTo>
                                  <a:pt x="3498" y="1022"/>
                                </a:lnTo>
                                <a:lnTo>
                                  <a:pt x="3163" y="1022"/>
                                </a:lnTo>
                                <a:moveTo>
                                  <a:pt x="1881" y="1291"/>
                                </a:moveTo>
                                <a:lnTo>
                                  <a:pt x="2779" y="1291"/>
                                </a:lnTo>
                                <a:lnTo>
                                  <a:pt x="2851" y="1282"/>
                                </a:lnTo>
                                <a:lnTo>
                                  <a:pt x="2915" y="1254"/>
                                </a:lnTo>
                                <a:lnTo>
                                  <a:pt x="2970" y="1212"/>
                                </a:lnTo>
                                <a:lnTo>
                                  <a:pt x="3012" y="1158"/>
                                </a:lnTo>
                                <a:lnTo>
                                  <a:pt x="3039" y="1093"/>
                                </a:lnTo>
                                <a:lnTo>
                                  <a:pt x="3049" y="1022"/>
                                </a:lnTo>
                                <a:lnTo>
                                  <a:pt x="3039" y="950"/>
                                </a:lnTo>
                                <a:lnTo>
                                  <a:pt x="3012" y="885"/>
                                </a:lnTo>
                                <a:lnTo>
                                  <a:pt x="2970" y="831"/>
                                </a:lnTo>
                                <a:lnTo>
                                  <a:pt x="2915" y="789"/>
                                </a:lnTo>
                                <a:lnTo>
                                  <a:pt x="2851" y="762"/>
                                </a:lnTo>
                                <a:lnTo>
                                  <a:pt x="2779" y="752"/>
                                </a:lnTo>
                                <a:lnTo>
                                  <a:pt x="1881" y="752"/>
                                </a:lnTo>
                                <a:lnTo>
                                  <a:pt x="1809" y="762"/>
                                </a:lnTo>
                                <a:lnTo>
                                  <a:pt x="1745" y="789"/>
                                </a:lnTo>
                                <a:lnTo>
                                  <a:pt x="1690" y="831"/>
                                </a:lnTo>
                                <a:lnTo>
                                  <a:pt x="1648" y="885"/>
                                </a:lnTo>
                                <a:lnTo>
                                  <a:pt x="1621" y="950"/>
                                </a:lnTo>
                                <a:lnTo>
                                  <a:pt x="1611" y="1022"/>
                                </a:lnTo>
                                <a:lnTo>
                                  <a:pt x="1621" y="1093"/>
                                </a:lnTo>
                                <a:lnTo>
                                  <a:pt x="1648" y="1158"/>
                                </a:lnTo>
                                <a:lnTo>
                                  <a:pt x="1690" y="1212"/>
                                </a:lnTo>
                                <a:lnTo>
                                  <a:pt x="1745" y="1254"/>
                                </a:lnTo>
                                <a:lnTo>
                                  <a:pt x="1809" y="1282"/>
                                </a:lnTo>
                                <a:lnTo>
                                  <a:pt x="1881" y="1291"/>
                                </a:lnTo>
                                <a:close/>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Freeform 1115"/>
                        <wps:cNvSpPr>
                          <a:spLocks/>
                        </wps:cNvSpPr>
                        <wps:spPr bwMode="auto">
                          <a:xfrm>
                            <a:off x="8069" y="2697"/>
                            <a:ext cx="131" cy="131"/>
                          </a:xfrm>
                          <a:custGeom>
                            <a:avLst/>
                            <a:gdLst>
                              <a:gd name="T0" fmla="*/ 130 w 131"/>
                              <a:gd name="T1" fmla="*/ 2697 h 131"/>
                              <a:gd name="T2" fmla="*/ 0 w 131"/>
                              <a:gd name="T3" fmla="*/ 2763 h 131"/>
                              <a:gd name="T4" fmla="*/ 130 w 131"/>
                              <a:gd name="T5" fmla="*/ 2828 h 131"/>
                              <a:gd name="T6" fmla="*/ 130 w 131"/>
                              <a:gd name="T7" fmla="*/ 2697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0" y="0"/>
                                </a:moveTo>
                                <a:lnTo>
                                  <a:pt x="0" y="66"/>
                                </a:lnTo>
                                <a:lnTo>
                                  <a:pt x="130" y="131"/>
                                </a:lnTo>
                                <a:lnTo>
                                  <a:pt x="1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 name="Rectangle 1116"/>
                        <wps:cNvSpPr>
                          <a:spLocks/>
                        </wps:cNvSpPr>
                        <wps:spPr bwMode="auto">
                          <a:xfrm>
                            <a:off x="8424" y="1790"/>
                            <a:ext cx="187"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Freeform 1117"/>
                        <wps:cNvSpPr>
                          <a:spLocks/>
                        </wps:cNvSpPr>
                        <wps:spPr bwMode="auto">
                          <a:xfrm>
                            <a:off x="6182" y="830"/>
                            <a:ext cx="335" cy="1169"/>
                          </a:xfrm>
                          <a:custGeom>
                            <a:avLst/>
                            <a:gdLst>
                              <a:gd name="T0" fmla="*/ 270 w 335"/>
                              <a:gd name="T1" fmla="*/ 830 h 1169"/>
                              <a:gd name="T2" fmla="*/ 0 w 335"/>
                              <a:gd name="T3" fmla="*/ 830 h 1169"/>
                              <a:gd name="T4" fmla="*/ 0 w 335"/>
                              <a:gd name="T5" fmla="*/ 1999 h 1169"/>
                              <a:gd name="T6" fmla="*/ 335 w 335"/>
                              <a:gd name="T7" fmla="*/ 1999 h 116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5" h="1169">
                                <a:moveTo>
                                  <a:pt x="270" y="0"/>
                                </a:moveTo>
                                <a:lnTo>
                                  <a:pt x="0" y="0"/>
                                </a:lnTo>
                                <a:lnTo>
                                  <a:pt x="0" y="1169"/>
                                </a:lnTo>
                                <a:lnTo>
                                  <a:pt x="335" y="1169"/>
                                </a:lnTo>
                              </a:path>
                            </a:pathLst>
                          </a:custGeom>
                          <a:noFill/>
                          <a:ln w="95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Freeform 1118"/>
                        <wps:cNvSpPr>
                          <a:spLocks/>
                        </wps:cNvSpPr>
                        <wps:spPr bwMode="auto">
                          <a:xfrm>
                            <a:off x="6501" y="1933"/>
                            <a:ext cx="131" cy="131"/>
                          </a:xfrm>
                          <a:custGeom>
                            <a:avLst/>
                            <a:gdLst>
                              <a:gd name="T0" fmla="*/ 0 w 131"/>
                              <a:gd name="T1" fmla="*/ 1933 h 131"/>
                              <a:gd name="T2" fmla="*/ 0 w 131"/>
                              <a:gd name="T3" fmla="*/ 2064 h 131"/>
                              <a:gd name="T4" fmla="*/ 130 w 131"/>
                              <a:gd name="T5" fmla="*/ 1999 h 131"/>
                              <a:gd name="T6" fmla="*/ 0 w 131"/>
                              <a:gd name="T7" fmla="*/ 1933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0" y="0"/>
                                </a:moveTo>
                                <a:lnTo>
                                  <a:pt x="0" y="131"/>
                                </a:lnTo>
                                <a:lnTo>
                                  <a:pt x="130" y="6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Rectangle 1119"/>
                        <wps:cNvSpPr>
                          <a:spLocks/>
                        </wps:cNvSpPr>
                        <wps:spPr bwMode="auto">
                          <a:xfrm>
                            <a:off x="6072" y="1408"/>
                            <a:ext cx="220"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AutoShape 1120"/>
                        <wps:cNvSpPr>
                          <a:spLocks/>
                        </wps:cNvSpPr>
                        <wps:spPr bwMode="auto">
                          <a:xfrm>
                            <a:off x="4545" y="571"/>
                            <a:ext cx="2096" cy="540"/>
                          </a:xfrm>
                          <a:custGeom>
                            <a:avLst/>
                            <a:gdLst>
                              <a:gd name="T0" fmla="*/ 2356 w 2096"/>
                              <a:gd name="T1" fmla="*/ -473 h 540"/>
                              <a:gd name="T2" fmla="*/ 3254 w 2096"/>
                              <a:gd name="T3" fmla="*/ -473 h 540"/>
                              <a:gd name="T4" fmla="*/ 3326 w 2096"/>
                              <a:gd name="T5" fmla="*/ -483 h 540"/>
                              <a:gd name="T6" fmla="*/ 3390 w 2096"/>
                              <a:gd name="T7" fmla="*/ -510 h 540"/>
                              <a:gd name="T8" fmla="*/ 3445 w 2096"/>
                              <a:gd name="T9" fmla="*/ -552 h 540"/>
                              <a:gd name="T10" fmla="*/ 3487 w 2096"/>
                              <a:gd name="T11" fmla="*/ -607 h 540"/>
                              <a:gd name="T12" fmla="*/ 3514 w 2096"/>
                              <a:gd name="T13" fmla="*/ -671 h 540"/>
                              <a:gd name="T14" fmla="*/ 3524 w 2096"/>
                              <a:gd name="T15" fmla="*/ -743 h 540"/>
                              <a:gd name="T16" fmla="*/ 3514 w 2096"/>
                              <a:gd name="T17" fmla="*/ -815 h 540"/>
                              <a:gd name="T18" fmla="*/ 3487 w 2096"/>
                              <a:gd name="T19" fmla="*/ -879 h 540"/>
                              <a:gd name="T20" fmla="*/ 3445 w 2096"/>
                              <a:gd name="T21" fmla="*/ -934 h 540"/>
                              <a:gd name="T22" fmla="*/ 3390 w 2096"/>
                              <a:gd name="T23" fmla="*/ -976 h 540"/>
                              <a:gd name="T24" fmla="*/ 3326 w 2096"/>
                              <a:gd name="T25" fmla="*/ -1003 h 540"/>
                              <a:gd name="T26" fmla="*/ 3254 w 2096"/>
                              <a:gd name="T27" fmla="*/ -1013 h 540"/>
                              <a:gd name="T28" fmla="*/ 2356 w 2096"/>
                              <a:gd name="T29" fmla="*/ -1013 h 540"/>
                              <a:gd name="T30" fmla="*/ 2284 w 2096"/>
                              <a:gd name="T31" fmla="*/ -1003 h 540"/>
                              <a:gd name="T32" fmla="*/ 2220 w 2096"/>
                              <a:gd name="T33" fmla="*/ -976 h 540"/>
                              <a:gd name="T34" fmla="*/ 2165 w 2096"/>
                              <a:gd name="T35" fmla="*/ -934 h 540"/>
                              <a:gd name="T36" fmla="*/ 2123 w 2096"/>
                              <a:gd name="T37" fmla="*/ -879 h 540"/>
                              <a:gd name="T38" fmla="*/ 2096 w 2096"/>
                              <a:gd name="T39" fmla="*/ -815 h 540"/>
                              <a:gd name="T40" fmla="*/ 2086 w 2096"/>
                              <a:gd name="T41" fmla="*/ -743 h 540"/>
                              <a:gd name="T42" fmla="*/ 2096 w 2096"/>
                              <a:gd name="T43" fmla="*/ -671 h 540"/>
                              <a:gd name="T44" fmla="*/ 2123 w 2096"/>
                              <a:gd name="T45" fmla="*/ -607 h 540"/>
                              <a:gd name="T46" fmla="*/ 2165 w 2096"/>
                              <a:gd name="T47" fmla="*/ -552 h 540"/>
                              <a:gd name="T48" fmla="*/ 2220 w 2096"/>
                              <a:gd name="T49" fmla="*/ -510 h 540"/>
                              <a:gd name="T50" fmla="*/ 2284 w 2096"/>
                              <a:gd name="T51" fmla="*/ -483 h 540"/>
                              <a:gd name="T52" fmla="*/ 2356 w 2096"/>
                              <a:gd name="T53" fmla="*/ -473 h 540"/>
                              <a:gd name="T54" fmla="*/ 1433 w 2096"/>
                              <a:gd name="T55" fmla="*/ -743 h 540"/>
                              <a:gd name="T56" fmla="*/ 1972 w 2096"/>
                              <a:gd name="T57" fmla="*/ -743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2096" h="540">
                                <a:moveTo>
                                  <a:pt x="2356" y="-1044"/>
                                </a:moveTo>
                                <a:lnTo>
                                  <a:pt x="3254" y="-1044"/>
                                </a:lnTo>
                                <a:lnTo>
                                  <a:pt x="3326" y="-1054"/>
                                </a:lnTo>
                                <a:lnTo>
                                  <a:pt x="3390" y="-1081"/>
                                </a:lnTo>
                                <a:lnTo>
                                  <a:pt x="3445" y="-1123"/>
                                </a:lnTo>
                                <a:lnTo>
                                  <a:pt x="3487" y="-1178"/>
                                </a:lnTo>
                                <a:lnTo>
                                  <a:pt x="3514" y="-1242"/>
                                </a:lnTo>
                                <a:lnTo>
                                  <a:pt x="3524" y="-1314"/>
                                </a:lnTo>
                                <a:lnTo>
                                  <a:pt x="3514" y="-1386"/>
                                </a:lnTo>
                                <a:lnTo>
                                  <a:pt x="3487" y="-1450"/>
                                </a:lnTo>
                                <a:lnTo>
                                  <a:pt x="3445" y="-1505"/>
                                </a:lnTo>
                                <a:lnTo>
                                  <a:pt x="3390" y="-1547"/>
                                </a:lnTo>
                                <a:lnTo>
                                  <a:pt x="3326" y="-1574"/>
                                </a:lnTo>
                                <a:lnTo>
                                  <a:pt x="3254" y="-1584"/>
                                </a:lnTo>
                                <a:lnTo>
                                  <a:pt x="2356" y="-1584"/>
                                </a:lnTo>
                                <a:lnTo>
                                  <a:pt x="2284" y="-1574"/>
                                </a:lnTo>
                                <a:lnTo>
                                  <a:pt x="2220" y="-1547"/>
                                </a:lnTo>
                                <a:lnTo>
                                  <a:pt x="2165" y="-1505"/>
                                </a:lnTo>
                                <a:lnTo>
                                  <a:pt x="2123" y="-1450"/>
                                </a:lnTo>
                                <a:lnTo>
                                  <a:pt x="2096" y="-1386"/>
                                </a:lnTo>
                                <a:lnTo>
                                  <a:pt x="2086" y="-1314"/>
                                </a:lnTo>
                                <a:lnTo>
                                  <a:pt x="2096" y="-1242"/>
                                </a:lnTo>
                                <a:lnTo>
                                  <a:pt x="2123" y="-1178"/>
                                </a:lnTo>
                                <a:lnTo>
                                  <a:pt x="2165" y="-1123"/>
                                </a:lnTo>
                                <a:lnTo>
                                  <a:pt x="2220" y="-1081"/>
                                </a:lnTo>
                                <a:lnTo>
                                  <a:pt x="2284" y="-1054"/>
                                </a:lnTo>
                                <a:lnTo>
                                  <a:pt x="2356" y="-1044"/>
                                </a:lnTo>
                                <a:close/>
                                <a:moveTo>
                                  <a:pt x="1433" y="-1314"/>
                                </a:moveTo>
                                <a:lnTo>
                                  <a:pt x="1972" y="-1314"/>
                                </a:lnTo>
                              </a:path>
                            </a:pathLst>
                          </a:custGeom>
                          <a:noFill/>
                          <a:ln w="95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Freeform 1121"/>
                        <wps:cNvSpPr>
                          <a:spLocks/>
                        </wps:cNvSpPr>
                        <wps:spPr bwMode="auto">
                          <a:xfrm>
                            <a:off x="6501" y="-808"/>
                            <a:ext cx="131" cy="131"/>
                          </a:xfrm>
                          <a:custGeom>
                            <a:avLst/>
                            <a:gdLst>
                              <a:gd name="T0" fmla="*/ 0 w 131"/>
                              <a:gd name="T1" fmla="*/ -808 h 131"/>
                              <a:gd name="T2" fmla="*/ 0 w 131"/>
                              <a:gd name="T3" fmla="*/ -678 h 131"/>
                              <a:gd name="T4" fmla="*/ 130 w 131"/>
                              <a:gd name="T5" fmla="*/ -743 h 131"/>
                              <a:gd name="T6" fmla="*/ 0 w 131"/>
                              <a:gd name="T7" fmla="*/ -808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0" y="0"/>
                                </a:moveTo>
                                <a:lnTo>
                                  <a:pt x="0" y="130"/>
                                </a:lnTo>
                                <a:lnTo>
                                  <a:pt x="130" y="65"/>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Line 1122"/>
                        <wps:cNvCnPr>
                          <a:cxnSpLocks/>
                        </wps:cNvCnPr>
                        <wps:spPr bwMode="auto">
                          <a:xfrm>
                            <a:off x="7350" y="-473"/>
                            <a:ext cx="0" cy="515"/>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40" name="Freeform 1123"/>
                        <wps:cNvSpPr>
                          <a:spLocks/>
                        </wps:cNvSpPr>
                        <wps:spPr bwMode="auto">
                          <a:xfrm>
                            <a:off x="7285" y="25"/>
                            <a:ext cx="131" cy="131"/>
                          </a:xfrm>
                          <a:custGeom>
                            <a:avLst/>
                            <a:gdLst>
                              <a:gd name="T0" fmla="*/ 130 w 131"/>
                              <a:gd name="T1" fmla="*/ 25 h 131"/>
                              <a:gd name="T2" fmla="*/ 0 w 131"/>
                              <a:gd name="T3" fmla="*/ 25 h 131"/>
                              <a:gd name="T4" fmla="*/ 65 w 131"/>
                              <a:gd name="T5" fmla="*/ 156 h 131"/>
                              <a:gd name="T6" fmla="*/ 130 w 131"/>
                              <a:gd name="T7" fmla="*/ 25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0" y="0"/>
                                </a:moveTo>
                                <a:lnTo>
                                  <a:pt x="0" y="0"/>
                                </a:lnTo>
                                <a:lnTo>
                                  <a:pt x="65" y="131"/>
                                </a:lnTo>
                                <a:lnTo>
                                  <a:pt x="1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Text Box 1124"/>
                        <wps:cNvSpPr txBox="1">
                          <a:spLocks/>
                        </wps:cNvSpPr>
                        <wps:spPr bwMode="auto">
                          <a:xfrm>
                            <a:off x="5767" y="-809"/>
                            <a:ext cx="249"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32993"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42" name="Text Box 1125"/>
                        <wps:cNvSpPr txBox="1">
                          <a:spLocks/>
                        </wps:cNvSpPr>
                        <wps:spPr bwMode="auto">
                          <a:xfrm>
                            <a:off x="7240" y="-809"/>
                            <a:ext cx="268"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C4440" w14:textId="77777777" w:rsidR="006C62AB" w:rsidRDefault="006C62AB">
                              <w:pPr>
                                <w:spacing w:line="158" w:lineRule="exact"/>
                                <w:rPr>
                                  <w:sz w:val="16"/>
                                </w:rPr>
                              </w:pPr>
                              <w:r>
                                <w:rPr>
                                  <w:w w:val="95"/>
                                  <w:sz w:val="16"/>
                                </w:rPr>
                                <w:t>409</w:t>
                              </w:r>
                            </w:p>
                          </w:txbxContent>
                        </wps:txbx>
                        <wps:bodyPr rot="0" vert="horz" wrap="square" lIns="0" tIns="0" rIns="0" bIns="0" anchor="t" anchorCtr="0" upright="1">
                          <a:noAutofit/>
                        </wps:bodyPr>
                      </wps:wsp>
                      <wps:wsp>
                        <wps:cNvPr id="243" name="Text Box 1126"/>
                        <wps:cNvSpPr txBox="1">
                          <a:spLocks/>
                        </wps:cNvSpPr>
                        <wps:spPr bwMode="auto">
                          <a:xfrm>
                            <a:off x="6767" y="670"/>
                            <a:ext cx="1214"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7F423" w14:textId="77777777" w:rsidR="006C62AB" w:rsidRDefault="006C62AB">
                              <w:pPr>
                                <w:spacing w:line="158" w:lineRule="exact"/>
                                <w:ind w:right="18"/>
                                <w:jc w:val="center"/>
                                <w:rPr>
                                  <w:sz w:val="16"/>
                                </w:rPr>
                              </w:pPr>
                              <w:r>
                                <w:rPr>
                                  <w:w w:val="95"/>
                                  <w:sz w:val="16"/>
                                </w:rPr>
                                <w:t>Do</w:t>
                              </w:r>
                              <w:r>
                                <w:rPr>
                                  <w:spacing w:val="-14"/>
                                  <w:w w:val="95"/>
                                  <w:sz w:val="16"/>
                                </w:rPr>
                                <w:t xml:space="preserve"> </w:t>
                              </w:r>
                              <w:r>
                                <w:rPr>
                                  <w:w w:val="95"/>
                                  <w:sz w:val="16"/>
                                </w:rPr>
                                <w:t>I</w:t>
                              </w:r>
                              <w:r>
                                <w:rPr>
                                  <w:spacing w:val="-14"/>
                                  <w:w w:val="95"/>
                                  <w:sz w:val="16"/>
                                </w:rPr>
                                <w:t xml:space="preserve"> </w:t>
                              </w:r>
                              <w:r>
                                <w:rPr>
                                  <w:spacing w:val="-4"/>
                                  <w:w w:val="95"/>
                                  <w:sz w:val="16"/>
                                </w:rPr>
                                <w:t>have</w:t>
                              </w:r>
                              <w:r>
                                <w:rPr>
                                  <w:spacing w:val="-10"/>
                                  <w:w w:val="95"/>
                                  <w:sz w:val="16"/>
                                </w:rPr>
                                <w:t xml:space="preserve"> </w:t>
                              </w:r>
                              <w:r>
                                <w:rPr>
                                  <w:w w:val="95"/>
                                  <w:sz w:val="16"/>
                                </w:rPr>
                                <w:t>updated</w:t>
                              </w:r>
                            </w:p>
                            <w:p w14:paraId="3D5DCC4A" w14:textId="77777777" w:rsidR="006C62AB" w:rsidRDefault="006C62AB">
                              <w:pPr>
                                <w:spacing w:before="8"/>
                                <w:ind w:right="18"/>
                                <w:jc w:val="center"/>
                                <w:rPr>
                                  <w:sz w:val="16"/>
                                </w:rPr>
                              </w:pPr>
                              <w:r>
                                <w:rPr>
                                  <w:sz w:val="16"/>
                                </w:rPr>
                                <w:t>values?</w:t>
                              </w:r>
                            </w:p>
                          </w:txbxContent>
                        </wps:txbx>
                        <wps:bodyPr rot="0" vert="horz" wrap="square" lIns="0" tIns="0" rIns="0" bIns="0" anchor="t" anchorCtr="0" upright="1">
                          <a:noAutofit/>
                        </wps:bodyPr>
                      </wps:wsp>
                      <wps:wsp>
                        <wps:cNvPr id="244" name="Text Box 1127"/>
                        <wps:cNvSpPr txBox="1">
                          <a:spLocks/>
                        </wps:cNvSpPr>
                        <wps:spPr bwMode="auto">
                          <a:xfrm>
                            <a:off x="6082" y="1441"/>
                            <a:ext cx="250"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74B68" w14:textId="77777777" w:rsidR="006C62AB" w:rsidRDefault="006C62AB">
                              <w:pPr>
                                <w:spacing w:line="158" w:lineRule="exact"/>
                                <w:rPr>
                                  <w:sz w:val="16"/>
                                </w:rPr>
                              </w:pPr>
                              <w:r>
                                <w:rPr>
                                  <w:w w:val="85"/>
                                  <w:sz w:val="16"/>
                                </w:rPr>
                                <w:t>Yes</w:t>
                              </w:r>
                            </w:p>
                          </w:txbxContent>
                        </wps:txbx>
                        <wps:bodyPr rot="0" vert="horz" wrap="square" lIns="0" tIns="0" rIns="0" bIns="0" anchor="t" anchorCtr="0" upright="1">
                          <a:noAutofit/>
                        </wps:bodyPr>
                      </wps:wsp>
                      <wps:wsp>
                        <wps:cNvPr id="245" name="Text Box 1128"/>
                        <wps:cNvSpPr txBox="1">
                          <a:spLocks/>
                        </wps:cNvSpPr>
                        <wps:spPr bwMode="auto">
                          <a:xfrm>
                            <a:off x="6740" y="1935"/>
                            <a:ext cx="1264"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90C1F" w14:textId="77777777" w:rsidR="006C62AB" w:rsidRDefault="006C62AB">
                              <w:pPr>
                                <w:spacing w:line="158" w:lineRule="exact"/>
                                <w:rPr>
                                  <w:sz w:val="16"/>
                                </w:rPr>
                              </w:pPr>
                              <w:r>
                                <w:rPr>
                                  <w:spacing w:val="-4"/>
                                  <w:w w:val="90"/>
                                  <w:sz w:val="16"/>
                                </w:rPr>
                                <w:t xml:space="preserve">Run </w:t>
                              </w:r>
                              <w:r>
                                <w:rPr>
                                  <w:w w:val="90"/>
                                  <w:sz w:val="16"/>
                                </w:rPr>
                                <w:t xml:space="preserve">PATCH </w:t>
                              </w:r>
                              <w:r>
                                <w:rPr>
                                  <w:spacing w:val="-3"/>
                                  <w:w w:val="90"/>
                                  <w:sz w:val="16"/>
                                </w:rPr>
                                <w:t>instead</w:t>
                              </w:r>
                            </w:p>
                          </w:txbxContent>
                        </wps:txbx>
                        <wps:bodyPr rot="0" vert="horz" wrap="square" lIns="0" tIns="0" rIns="0" bIns="0" anchor="t" anchorCtr="0" upright="1">
                          <a:noAutofit/>
                        </wps:bodyPr>
                      </wps:wsp>
                      <wps:wsp>
                        <wps:cNvPr id="246" name="Text Box 1129"/>
                        <wps:cNvSpPr txBox="1">
                          <a:spLocks/>
                        </wps:cNvSpPr>
                        <wps:spPr bwMode="auto">
                          <a:xfrm>
                            <a:off x="8438" y="1823"/>
                            <a:ext cx="212"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9728C" w14:textId="77777777" w:rsidR="006C62AB" w:rsidRDefault="006C62AB">
                              <w:pPr>
                                <w:spacing w:line="158" w:lineRule="exact"/>
                                <w:rPr>
                                  <w:sz w:val="16"/>
                                </w:rPr>
                              </w:pPr>
                              <w:r>
                                <w:rPr>
                                  <w:sz w:val="16"/>
                                </w:rPr>
                                <w:t>No</w:t>
                              </w:r>
                            </w:p>
                          </w:txbxContent>
                        </wps:txbx>
                        <wps:bodyPr rot="0" vert="horz" wrap="square" lIns="0" tIns="0" rIns="0" bIns="0" anchor="t" anchorCtr="0" upright="1">
                          <a:noAutofit/>
                        </wps:bodyPr>
                      </wps:wsp>
                      <wps:wsp>
                        <wps:cNvPr id="247" name="Text Box 1130"/>
                        <wps:cNvSpPr txBox="1">
                          <a:spLocks/>
                        </wps:cNvSpPr>
                        <wps:spPr bwMode="auto">
                          <a:xfrm>
                            <a:off x="6816" y="2701"/>
                            <a:ext cx="1121"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8AB46" w14:textId="77777777" w:rsidR="006C62AB" w:rsidRDefault="006C62AB">
                              <w:pPr>
                                <w:spacing w:line="158" w:lineRule="exact"/>
                                <w:rPr>
                                  <w:sz w:val="16"/>
                                </w:rPr>
                              </w:pPr>
                              <w:r>
                                <w:rPr>
                                  <w:spacing w:val="-4"/>
                                  <w:w w:val="90"/>
                                  <w:sz w:val="16"/>
                                </w:rPr>
                                <w:t xml:space="preserve">NOTHING </w:t>
                              </w:r>
                              <w:r>
                                <w:rPr>
                                  <w:spacing w:val="-3"/>
                                  <w:w w:val="90"/>
                                  <w:sz w:val="16"/>
                                </w:rPr>
                                <w:t xml:space="preserve">TO </w:t>
                              </w:r>
                              <w:r>
                                <w:rPr>
                                  <w:w w:val="90"/>
                                  <w:sz w:val="16"/>
                                </w:rPr>
                                <w:t>DO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5F36C2" id="Group 1113" o:spid="_x0000_s1082" style="position:absolute;left:0;text-align:left;margin-left:288.35pt;margin-top:-51pt;width:144.15pt;height:203pt;z-index:251645952;mso-position-horizontal-relative:page;mso-position-vertical-relative:text" coordorigin="5767,-1020" coordsize="2883,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">
                <v:shape id="AutoShape 1114" o:spid="_x0000_s1083" style="position:absolute;left:5020;top:1741;width:2070;height:2881;visibility:visible;mso-wrap-style:square;v-text-anchor:top" coordsize="2070,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" path="m1881,527r898,l2851,518r64,-28l2970,448r42,-54l3039,329r10,-71l3039,186r-27,-65l2970,67,2915,25,2851,-3r-72,-9l1881,-12r-72,9l1745,25r-55,42l1648,121r-27,65l1611,258r10,71l1648,394r42,54l1745,490r64,28l1881,527xm1432,-911r898,-674l3228,-911r-898,674l1432,-911xm3228,-911r270,l3498,1022r-335,m1881,1291r898,l2851,1282r64,-28l2970,1212r42,-54l3039,1093r10,-71l3039,950r-27,-65l2970,831r-55,-42l2851,762r-72,-10l1881,752r-72,10l1745,789r-55,42l1648,885r-27,65l1611,1022r10,71l1648,1158r42,54l1745,1254r64,28l1881,1291xe" filled="f" strokeweight=".26444mm">
                  <v:path arrowok="t" o:connecttype="custom" o:connectlocs="1881,2268;2779,2268;2851,2259;2915,2231;2970,2189;3012,2135;3039,2070;3049,1999;3039,1927;3012,1862;2970,1808;2915,1766;2851,1738;2779,1729;1881,1729;1809,1738;1745,1766;1690,1808;1648,1862;1621,1927;1611,1999;1621,2070;1648,2135;1690,2189;1745,2231;1809,2259;1881,2268;1432,830;2330,156;3228,830;2330,1504;1432,830;3228,830;3498,830;3498,2763;3163,2763;1881,3032;2779,3032;2851,3023;2915,2995;2970,2953;3012,2899;3039,2834;3049,2763;3039,2691;3012,2626;2970,2572;2915,2530;2851,2503;2779,2493;1881,2493;1809,2503;1745,2530;1690,2572;1648,2626;1621,2691;1611,2763;1621,2834;1648,2899;1690,2953;1745,2995;1809,3023;1881,3032" o:connectangles="0,0,0,0,0,0,0,0,0,0,0,0,0,0,0,0,0,0,0,0,0,0,0,0,0,0,0,0,0,0,0,0,0,0,0,0,0,0,0,0,0,0,0,0,0,0,0,0,0,0,0,0,0,0,0,0,0,0,0,0,0,0,0"/>
                </v:shape>
                <v:shape id="Freeform 1115" o:spid="_x0000_s1084" style="position:absolute;left:8069;top:269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" path="m130,l,66r130,65l130,xe" fillcolor="black" stroked="f">
                  <v:path arrowok="t" o:connecttype="custom" o:connectlocs="130,2697;0,2763;130,2828;130,2697" o:connectangles="0,0,0,0"/>
                </v:shape>
                <v:rect id="Rectangle 1116" o:spid="_x0000_s1085" style="position:absolute;left:8424;top:1790;width:187;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" stroked="f">
                  <v:path arrowok="t"/>
                </v:rect>
                <v:shape id="Freeform 1117" o:spid="_x0000_s1086" style="position:absolute;left:6182;top:830;width:335;height:1169;visibility:visible;mso-wrap-style:square;v-text-anchor:top" coordsize="335,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" path="m270,l,,,1169r335,e" filled="f" strokeweight=".26436mm">
                  <v:path arrowok="t" o:connecttype="custom" o:connectlocs="270,830;0,830;0,1999;335,1999" o:connectangles="0,0,0,0"/>
                </v:shape>
                <v:shape id="Freeform 1118" o:spid="_x0000_s1087" style="position:absolute;left:6501;top:1933;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" path="m,l,131,130,66,,xe" fillcolor="black" stroked="f">
                  <v:path arrowok="t" o:connecttype="custom" o:connectlocs="0,1933;0,2064;130,1999;0,1933" o:connectangles="0,0,0,0"/>
                </v:shape>
                <v:rect id="Rectangle 1119" o:spid="_x0000_s1088" style="position:absolute;left:6072;top:1408;width:220;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" stroked="f">
                  <v:path arrowok="t"/>
                </v:rect>
                <v:shape id="AutoShape 1120" o:spid="_x0000_s1089" style="position:absolute;left:4545;top:571;width:2096;height:540;visibility:visible;mso-wrap-style:square;v-text-anchor:top" coordsize="209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" path="m2356,-1044r898,l3326,-1054r64,-27l3445,-1123r42,-55l3514,-1242r10,-72l3514,-1386r-27,-64l3445,-1505r-55,-42l3326,-1574r-72,-10l2356,-1584r-72,10l2220,-1547r-55,42l2123,-1450r-27,64l2086,-1314r10,72l2123,-1178r42,55l2220,-1081r64,27l2356,-1044xm1433,-1314r539,e" filled="f" strokeweight=".26444mm">
                  <v:path arrowok="t" o:connecttype="custom" o:connectlocs="2356,-473;3254,-473;3326,-483;3390,-510;3445,-552;3487,-607;3514,-671;3524,-743;3514,-815;3487,-879;3445,-934;3390,-976;3326,-1003;3254,-1013;2356,-1013;2284,-1003;2220,-976;2165,-934;2123,-879;2096,-815;2086,-743;2096,-671;2123,-607;2165,-552;2220,-510;2284,-483;2356,-473;1433,-743;1972,-743" o:connectangles="0,0,0,0,0,0,0,0,0,0,0,0,0,0,0,0,0,0,0,0,0,0,0,0,0,0,0,0,0"/>
                </v:shape>
                <v:shape id="Freeform 1121" o:spid="_x0000_s1090" style="position:absolute;left:6501;top:-808;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" path="m,l,130,130,65,,xe" fillcolor="black" stroked="f">
                  <v:path arrowok="t" o:connecttype="custom" o:connectlocs="0,-808;0,-678;130,-743;0,-808" o:connectangles="0,0,0,0"/>
                </v:shape>
                <v:line id="Line 1122" o:spid="_x0000_s1091" style="position:absolute;visibility:visible;mso-wrap-style:square" from="7350,-473" to="735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" strokeweight=".26436mm">
                  <o:lock v:ext="edit" shapetype="f"/>
                </v:line>
                <v:shape id="Freeform 1123" o:spid="_x0000_s1092" style="position:absolute;left:7285;top:25;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" path="m130,l,,65,131,130,xe" fillcolor="black" stroked="f">
                  <v:path arrowok="t" o:connecttype="custom" o:connectlocs="130,25;0,25;65,156;130,25" o:connectangles="0,0,0,0"/>
                </v:shape>
                <v:shape id="Text Box 1124" o:spid="_x0000_s1093" type="#_x0000_t202" style="position:absolute;left:5767;top:-809;width:249;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" filled="f" stroked="f">
                  <v:path arrowok="t"/>
                  <v:textbox inset="0,0,0,0">
                    <w:txbxContent>
                      <w:p w14:paraId="33432993" w14:textId="77777777" w:rsidR="006C62AB" w:rsidRDefault="006C62AB">
                        <w:pPr>
                          <w:spacing w:line="158" w:lineRule="exact"/>
                          <w:rPr>
                            <w:sz w:val="16"/>
                          </w:rPr>
                        </w:pPr>
                        <w:r>
                          <w:rPr>
                            <w:w w:val="85"/>
                            <w:sz w:val="16"/>
                          </w:rPr>
                          <w:t>Yes</w:t>
                        </w:r>
                      </w:p>
                    </w:txbxContent>
                  </v:textbox>
                </v:shape>
                <v:shape id="Text Box 1125" o:spid="_x0000_s1094" type="#_x0000_t202" style="position:absolute;left:7240;top:-809;width:268;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" filled="f" stroked="f">
                  <v:path arrowok="t"/>
                  <v:textbox inset="0,0,0,0">
                    <w:txbxContent>
                      <w:p w14:paraId="10AC4440" w14:textId="77777777" w:rsidR="006C62AB" w:rsidRDefault="006C62AB">
                        <w:pPr>
                          <w:spacing w:line="158" w:lineRule="exact"/>
                          <w:rPr>
                            <w:sz w:val="16"/>
                          </w:rPr>
                        </w:pPr>
                        <w:r>
                          <w:rPr>
                            <w:w w:val="95"/>
                            <w:sz w:val="16"/>
                          </w:rPr>
                          <w:t>409</w:t>
                        </w:r>
                      </w:p>
                    </w:txbxContent>
                  </v:textbox>
                </v:shape>
                <v:shape id="Text Box 1126" o:spid="_x0000_s1095" type="#_x0000_t202" style="position:absolute;left:6767;top:670;width:1214;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" filled="f" stroked="f">
                  <v:path arrowok="t"/>
                  <v:textbox inset="0,0,0,0">
                    <w:txbxContent>
                      <w:p w14:paraId="42F7F423" w14:textId="77777777" w:rsidR="006C62AB" w:rsidRDefault="006C62AB">
                        <w:pPr>
                          <w:spacing w:line="158" w:lineRule="exact"/>
                          <w:ind w:right="18"/>
                          <w:jc w:val="center"/>
                          <w:rPr>
                            <w:sz w:val="16"/>
                          </w:rPr>
                        </w:pPr>
                        <w:r>
                          <w:rPr>
                            <w:w w:val="95"/>
                            <w:sz w:val="16"/>
                          </w:rPr>
                          <w:t>Do</w:t>
                        </w:r>
                        <w:r>
                          <w:rPr>
                            <w:spacing w:val="-14"/>
                            <w:w w:val="95"/>
                            <w:sz w:val="16"/>
                          </w:rPr>
                          <w:t xml:space="preserve"> </w:t>
                        </w:r>
                        <w:r>
                          <w:rPr>
                            <w:w w:val="95"/>
                            <w:sz w:val="16"/>
                          </w:rPr>
                          <w:t>I</w:t>
                        </w:r>
                        <w:r>
                          <w:rPr>
                            <w:spacing w:val="-14"/>
                            <w:w w:val="95"/>
                            <w:sz w:val="16"/>
                          </w:rPr>
                          <w:t xml:space="preserve"> </w:t>
                        </w:r>
                        <w:r>
                          <w:rPr>
                            <w:spacing w:val="-4"/>
                            <w:w w:val="95"/>
                            <w:sz w:val="16"/>
                          </w:rPr>
                          <w:t>have</w:t>
                        </w:r>
                        <w:r>
                          <w:rPr>
                            <w:spacing w:val="-10"/>
                            <w:w w:val="95"/>
                            <w:sz w:val="16"/>
                          </w:rPr>
                          <w:t xml:space="preserve"> </w:t>
                        </w:r>
                        <w:r>
                          <w:rPr>
                            <w:w w:val="95"/>
                            <w:sz w:val="16"/>
                          </w:rPr>
                          <w:t>updated</w:t>
                        </w:r>
                      </w:p>
                      <w:p w14:paraId="3D5DCC4A" w14:textId="77777777" w:rsidR="006C62AB" w:rsidRDefault="006C62AB">
                        <w:pPr>
                          <w:spacing w:before="8"/>
                          <w:ind w:right="18"/>
                          <w:jc w:val="center"/>
                          <w:rPr>
                            <w:sz w:val="16"/>
                          </w:rPr>
                        </w:pPr>
                        <w:r>
                          <w:rPr>
                            <w:sz w:val="16"/>
                          </w:rPr>
                          <w:t>values?</w:t>
                        </w:r>
                      </w:p>
                    </w:txbxContent>
                  </v:textbox>
                </v:shape>
                <v:shape id="Text Box 1127" o:spid="_x0000_s1096" type="#_x0000_t202" style="position:absolute;left:6082;top:1441;width:250;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" filled="f" stroked="f">
                  <v:path arrowok="t"/>
                  <v:textbox inset="0,0,0,0">
                    <w:txbxContent>
                      <w:p w14:paraId="22574B68" w14:textId="77777777" w:rsidR="006C62AB" w:rsidRDefault="006C62AB">
                        <w:pPr>
                          <w:spacing w:line="158" w:lineRule="exact"/>
                          <w:rPr>
                            <w:sz w:val="16"/>
                          </w:rPr>
                        </w:pPr>
                        <w:r>
                          <w:rPr>
                            <w:w w:val="85"/>
                            <w:sz w:val="16"/>
                          </w:rPr>
                          <w:t>Yes</w:t>
                        </w:r>
                      </w:p>
                    </w:txbxContent>
                  </v:textbox>
                </v:shape>
                <v:shape id="Text Box 1128" o:spid="_x0000_s1097" type="#_x0000_t202" style="position:absolute;left:6740;top:1935;width:1264;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" filled="f" stroked="f">
                  <v:path arrowok="t"/>
                  <v:textbox inset="0,0,0,0">
                    <w:txbxContent>
                      <w:p w14:paraId="09690C1F" w14:textId="77777777" w:rsidR="006C62AB" w:rsidRDefault="006C62AB">
                        <w:pPr>
                          <w:spacing w:line="158" w:lineRule="exact"/>
                          <w:rPr>
                            <w:sz w:val="16"/>
                          </w:rPr>
                        </w:pPr>
                        <w:r>
                          <w:rPr>
                            <w:spacing w:val="-4"/>
                            <w:w w:val="90"/>
                            <w:sz w:val="16"/>
                          </w:rPr>
                          <w:t xml:space="preserve">Run </w:t>
                        </w:r>
                        <w:r>
                          <w:rPr>
                            <w:w w:val="90"/>
                            <w:sz w:val="16"/>
                          </w:rPr>
                          <w:t xml:space="preserve">PATCH </w:t>
                        </w:r>
                        <w:r>
                          <w:rPr>
                            <w:spacing w:val="-3"/>
                            <w:w w:val="90"/>
                            <w:sz w:val="16"/>
                          </w:rPr>
                          <w:t>instead</w:t>
                        </w:r>
                      </w:p>
                    </w:txbxContent>
                  </v:textbox>
                </v:shape>
                <v:shape id="Text Box 1129" o:spid="_x0000_s1098" type="#_x0000_t202" style="position:absolute;left:8438;top:1823;width:212;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" filled="f" stroked="f">
                  <v:path arrowok="t"/>
                  <v:textbox inset="0,0,0,0">
                    <w:txbxContent>
                      <w:p w14:paraId="67F9728C" w14:textId="77777777" w:rsidR="006C62AB" w:rsidRDefault="006C62AB">
                        <w:pPr>
                          <w:spacing w:line="158" w:lineRule="exact"/>
                          <w:rPr>
                            <w:sz w:val="16"/>
                          </w:rPr>
                        </w:pPr>
                        <w:r>
                          <w:rPr>
                            <w:sz w:val="16"/>
                          </w:rPr>
                          <w:t>No</w:t>
                        </w:r>
                      </w:p>
                    </w:txbxContent>
                  </v:textbox>
                </v:shape>
                <v:shape id="Text Box 1130" o:spid="_x0000_s1099" type="#_x0000_t202" style="position:absolute;left:6816;top:2701;width:1121;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" filled="f" stroked="f">
                  <v:path arrowok="t"/>
                  <v:textbox inset="0,0,0,0">
                    <w:txbxContent>
                      <w:p w14:paraId="58A8AB46" w14:textId="77777777" w:rsidR="006C62AB" w:rsidRDefault="006C62AB">
                        <w:pPr>
                          <w:spacing w:line="158" w:lineRule="exact"/>
                          <w:rPr>
                            <w:sz w:val="16"/>
                          </w:rPr>
                        </w:pPr>
                        <w:r>
                          <w:rPr>
                            <w:spacing w:val="-4"/>
                            <w:w w:val="90"/>
                            <w:sz w:val="16"/>
                          </w:rPr>
                          <w:t xml:space="preserve">NOTHING </w:t>
                        </w:r>
                        <w:r>
                          <w:rPr>
                            <w:spacing w:val="-3"/>
                            <w:w w:val="90"/>
                            <w:sz w:val="16"/>
                          </w:rPr>
                          <w:t xml:space="preserve">TO </w:t>
                        </w:r>
                        <w:r>
                          <w:rPr>
                            <w:w w:val="90"/>
                            <w:sz w:val="16"/>
                          </w:rPr>
                          <w:t>DO</w:t>
                        </w:r>
                      </w:p>
                    </w:txbxContent>
                  </v:textbox>
                </v:shape>
                <w10:wrap anchorx="page"/>
              </v:group>
            </w:pict>
          </mc:Fallback>
        </mc:AlternateContent>
      </w:r>
      <w:r w:rsidR="00F35EF3" w:rsidRPr="00531838">
        <w:rPr>
          <w:rFonts w:asciiTheme="minorHAnsi" w:hAnsiTheme="minorHAnsi" w:cstheme="minorHAnsi"/>
        </w:rPr>
        <w:t>No</w:t>
      </w:r>
    </w:p>
    <w:p w14:paraId="72F8C59D" w14:textId="77777777" w:rsidR="00703845" w:rsidRPr="00531838" w:rsidRDefault="00703845">
      <w:pPr>
        <w:pStyle w:val="BodyText"/>
        <w:ind w:left="0"/>
        <w:rPr>
          <w:rFonts w:asciiTheme="minorHAnsi" w:hAnsiTheme="minorHAnsi" w:cstheme="minorHAnsi"/>
        </w:rPr>
      </w:pPr>
    </w:p>
    <w:p w14:paraId="4CC20FC5" w14:textId="77777777" w:rsidR="00703845" w:rsidRPr="00531838" w:rsidRDefault="00703845">
      <w:pPr>
        <w:pStyle w:val="BodyText"/>
        <w:spacing w:before="7"/>
        <w:ind w:left="0"/>
        <w:rPr>
          <w:rFonts w:asciiTheme="minorHAnsi" w:hAnsiTheme="minorHAnsi" w:cstheme="minorHAnsi"/>
        </w:rPr>
      </w:pPr>
    </w:p>
    <w:p w14:paraId="4BE3E7FC" w14:textId="77777777" w:rsidR="00703845" w:rsidRPr="00531838" w:rsidRDefault="00F65082">
      <w:pPr>
        <w:tabs>
          <w:tab w:val="left" w:pos="2111"/>
        </w:tabs>
        <w:spacing w:before="74"/>
        <w:ind w:left="1742"/>
        <w:rPr>
          <w:rFonts w:asciiTheme="minorHAnsi" w:hAnsiTheme="minorHAnsi" w:cstheme="minorHAnsi"/>
        </w:rPr>
      </w:pPr>
      <w:r>
        <w:rPr>
          <w:noProof/>
        </w:rPr>
        <mc:AlternateContent>
          <mc:Choice Requires="wpg">
            <w:drawing>
              <wp:anchor distT="0" distB="0" distL="114300" distR="114300" simplePos="0" relativeHeight="251646976" behindDoc="1" locked="0" layoutInCell="1" allowOverlap="1" wp14:anchorId="7D91FFBE" wp14:editId="2F654DF2">
                <wp:simplePos x="0" y="0"/>
                <wp:positionH relativeFrom="page">
                  <wp:posOffset>926465</wp:posOffset>
                </wp:positionH>
                <wp:positionV relativeFrom="paragraph">
                  <wp:posOffset>-10160</wp:posOffset>
                </wp:positionV>
                <wp:extent cx="1042035" cy="352425"/>
                <wp:effectExtent l="0" t="0" r="0" b="0"/>
                <wp:wrapNone/>
                <wp:docPr id="226" name="Group 1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2035" cy="352425"/>
                          <a:chOff x="1459" y="-16"/>
                          <a:chExt cx="1641" cy="555"/>
                        </a:xfrm>
                      </wpg:grpSpPr>
                      <wps:wsp>
                        <wps:cNvPr id="227" name="Freeform 1110"/>
                        <wps:cNvSpPr>
                          <a:spLocks/>
                        </wps:cNvSpPr>
                        <wps:spPr bwMode="auto">
                          <a:xfrm>
                            <a:off x="1466" y="-9"/>
                            <a:ext cx="1438" cy="540"/>
                          </a:xfrm>
                          <a:custGeom>
                            <a:avLst/>
                            <a:gdLst>
                              <a:gd name="T0" fmla="*/ 270 w 1438"/>
                              <a:gd name="T1" fmla="*/ 530 h 540"/>
                              <a:gd name="T2" fmla="*/ 1168 w 1438"/>
                              <a:gd name="T3" fmla="*/ 530 h 540"/>
                              <a:gd name="T4" fmla="*/ 1240 w 1438"/>
                              <a:gd name="T5" fmla="*/ 521 h 540"/>
                              <a:gd name="T6" fmla="*/ 1304 w 1438"/>
                              <a:gd name="T7" fmla="*/ 494 h 540"/>
                              <a:gd name="T8" fmla="*/ 1358 w 1438"/>
                              <a:gd name="T9" fmla="*/ 452 h 540"/>
                              <a:gd name="T10" fmla="*/ 1401 w 1438"/>
                              <a:gd name="T11" fmla="*/ 397 h 540"/>
                              <a:gd name="T12" fmla="*/ 1428 w 1438"/>
                              <a:gd name="T13" fmla="*/ 333 h 540"/>
                              <a:gd name="T14" fmla="*/ 1437 w 1438"/>
                              <a:gd name="T15" fmla="*/ 261 h 540"/>
                              <a:gd name="T16" fmla="*/ 1428 w 1438"/>
                              <a:gd name="T17" fmla="*/ 189 h 540"/>
                              <a:gd name="T18" fmla="*/ 1401 w 1438"/>
                              <a:gd name="T19" fmla="*/ 125 h 540"/>
                              <a:gd name="T20" fmla="*/ 1358 w 1438"/>
                              <a:gd name="T21" fmla="*/ 70 h 540"/>
                              <a:gd name="T22" fmla="*/ 1304 w 1438"/>
                              <a:gd name="T23" fmla="*/ 28 h 540"/>
                              <a:gd name="T24" fmla="*/ 1240 w 1438"/>
                              <a:gd name="T25" fmla="*/ 1 h 540"/>
                              <a:gd name="T26" fmla="*/ 1168 w 1438"/>
                              <a:gd name="T27" fmla="*/ -9 h 540"/>
                              <a:gd name="T28" fmla="*/ 270 w 1438"/>
                              <a:gd name="T29" fmla="*/ -9 h 540"/>
                              <a:gd name="T30" fmla="*/ 198 w 1438"/>
                              <a:gd name="T31" fmla="*/ 1 h 540"/>
                              <a:gd name="T32" fmla="*/ 134 w 1438"/>
                              <a:gd name="T33" fmla="*/ 28 h 540"/>
                              <a:gd name="T34" fmla="*/ 79 w 1438"/>
                              <a:gd name="T35" fmla="*/ 70 h 540"/>
                              <a:gd name="T36" fmla="*/ 37 w 1438"/>
                              <a:gd name="T37" fmla="*/ 125 h 540"/>
                              <a:gd name="T38" fmla="*/ 10 w 1438"/>
                              <a:gd name="T39" fmla="*/ 189 h 540"/>
                              <a:gd name="T40" fmla="*/ 0 w 1438"/>
                              <a:gd name="T41" fmla="*/ 261 h 540"/>
                              <a:gd name="T42" fmla="*/ 10 w 1438"/>
                              <a:gd name="T43" fmla="*/ 333 h 540"/>
                              <a:gd name="T44" fmla="*/ 37 w 1438"/>
                              <a:gd name="T45" fmla="*/ 397 h 540"/>
                              <a:gd name="T46" fmla="*/ 79 w 1438"/>
                              <a:gd name="T47" fmla="*/ 452 h 540"/>
                              <a:gd name="T48" fmla="*/ 134 w 1438"/>
                              <a:gd name="T49" fmla="*/ 494 h 540"/>
                              <a:gd name="T50" fmla="*/ 198 w 1438"/>
                              <a:gd name="T51" fmla="*/ 521 h 540"/>
                              <a:gd name="T52" fmla="*/ 270 w 1438"/>
                              <a:gd name="T53" fmla="*/ 530 h 54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438" h="540">
                                <a:moveTo>
                                  <a:pt x="270" y="539"/>
                                </a:moveTo>
                                <a:lnTo>
                                  <a:pt x="1168" y="539"/>
                                </a:lnTo>
                                <a:lnTo>
                                  <a:pt x="1240" y="530"/>
                                </a:lnTo>
                                <a:lnTo>
                                  <a:pt x="1304" y="503"/>
                                </a:lnTo>
                                <a:lnTo>
                                  <a:pt x="1358" y="461"/>
                                </a:lnTo>
                                <a:lnTo>
                                  <a:pt x="1401" y="406"/>
                                </a:lnTo>
                                <a:lnTo>
                                  <a:pt x="1428" y="342"/>
                                </a:lnTo>
                                <a:lnTo>
                                  <a:pt x="1437" y="270"/>
                                </a:lnTo>
                                <a:lnTo>
                                  <a:pt x="1428" y="198"/>
                                </a:lnTo>
                                <a:lnTo>
                                  <a:pt x="1401" y="134"/>
                                </a:lnTo>
                                <a:lnTo>
                                  <a:pt x="1358" y="79"/>
                                </a:lnTo>
                                <a:lnTo>
                                  <a:pt x="1304" y="37"/>
                                </a:lnTo>
                                <a:lnTo>
                                  <a:pt x="1240" y="10"/>
                                </a:lnTo>
                                <a:lnTo>
                                  <a:pt x="1168" y="0"/>
                                </a:lnTo>
                                <a:lnTo>
                                  <a:pt x="270" y="0"/>
                                </a:lnTo>
                                <a:lnTo>
                                  <a:pt x="198" y="10"/>
                                </a:lnTo>
                                <a:lnTo>
                                  <a:pt x="134" y="37"/>
                                </a:lnTo>
                                <a:lnTo>
                                  <a:pt x="79" y="79"/>
                                </a:lnTo>
                                <a:lnTo>
                                  <a:pt x="37" y="134"/>
                                </a:lnTo>
                                <a:lnTo>
                                  <a:pt x="10" y="198"/>
                                </a:lnTo>
                                <a:lnTo>
                                  <a:pt x="0" y="270"/>
                                </a:lnTo>
                                <a:lnTo>
                                  <a:pt x="10" y="342"/>
                                </a:lnTo>
                                <a:lnTo>
                                  <a:pt x="37" y="406"/>
                                </a:lnTo>
                                <a:lnTo>
                                  <a:pt x="79" y="461"/>
                                </a:lnTo>
                                <a:lnTo>
                                  <a:pt x="134" y="503"/>
                                </a:lnTo>
                                <a:lnTo>
                                  <a:pt x="198" y="530"/>
                                </a:lnTo>
                                <a:lnTo>
                                  <a:pt x="270" y="539"/>
                                </a:lnTo>
                                <a:close/>
                              </a:path>
                            </a:pathLst>
                          </a:custGeom>
                          <a:noFill/>
                          <a:ln w="9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Freeform 1111"/>
                        <wps:cNvSpPr>
                          <a:spLocks/>
                        </wps:cNvSpPr>
                        <wps:spPr bwMode="auto">
                          <a:xfrm>
                            <a:off x="2903" y="196"/>
                            <a:ext cx="196" cy="131"/>
                          </a:xfrm>
                          <a:custGeom>
                            <a:avLst/>
                            <a:gdLst>
                              <a:gd name="T0" fmla="*/ 196 w 196"/>
                              <a:gd name="T1" fmla="*/ 196 h 131"/>
                              <a:gd name="T2" fmla="*/ 0 w 196"/>
                              <a:gd name="T3" fmla="*/ 261 h 131"/>
                              <a:gd name="T4" fmla="*/ 196 w 196"/>
                              <a:gd name="T5" fmla="*/ 326 h 131"/>
                              <a:gd name="T6" fmla="*/ 196 w 196"/>
                              <a:gd name="T7" fmla="*/ 196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6" h="131">
                                <a:moveTo>
                                  <a:pt x="196" y="0"/>
                                </a:moveTo>
                                <a:lnTo>
                                  <a:pt x="0" y="65"/>
                                </a:lnTo>
                                <a:lnTo>
                                  <a:pt x="196" y="130"/>
                                </a:lnTo>
                                <a:lnTo>
                                  <a:pt x="19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 name="Text Box 1112"/>
                        <wps:cNvSpPr txBox="1">
                          <a:spLocks/>
                        </wps:cNvSpPr>
                        <wps:spPr bwMode="auto">
                          <a:xfrm>
                            <a:off x="2065" y="196"/>
                            <a:ext cx="269"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F6E5F" w14:textId="77777777" w:rsidR="006C62AB" w:rsidRDefault="006C62AB">
                              <w:pPr>
                                <w:spacing w:line="158" w:lineRule="exact"/>
                                <w:rPr>
                                  <w:sz w:val="16"/>
                                </w:rPr>
                              </w:pPr>
                              <w:r>
                                <w:rPr>
                                  <w:w w:val="95"/>
                                  <w:sz w:val="16"/>
                                </w:rPr>
                                <w:t>412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91FFBE" id="Group 1109" o:spid="_x0000_s1100" style="position:absolute;left:0;text-align:left;margin-left:72.95pt;margin-top:-.8pt;width:82.05pt;height:27.75pt;z-index:-251669504;mso-position-horizontal-relative:page;mso-position-vertical-relative:text" coordorigin="1459,-16" coordsize="164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">
                <v:shape id="Freeform 1110" o:spid="_x0000_s1101" style="position:absolute;left:1466;top:-9;width:1438;height:540;visibility:visible;mso-wrap-style:square;v-text-anchor:top" coordsize="143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" path="m270,539r898,l1240,530r64,-27l1358,461r43,-55l1428,342r9,-72l1428,198r-27,-64l1358,79,1304,37,1240,10,1168,,270,,198,10,134,37,79,79,37,134,10,198,,270r10,72l37,406r42,55l134,503r64,27l270,539xe" filled="f" strokeweight=".2645mm">
                  <v:path arrowok="t" o:connecttype="custom" o:connectlocs="270,530;1168,530;1240,521;1304,494;1358,452;1401,397;1428,333;1437,261;1428,189;1401,125;1358,70;1304,28;1240,1;1168,-9;270,-9;198,1;134,28;79,70;37,125;10,189;0,261;10,333;37,397;79,452;134,494;198,521;270,530" o:connectangles="0,0,0,0,0,0,0,0,0,0,0,0,0,0,0,0,0,0,0,0,0,0,0,0,0,0,0"/>
                </v:shape>
                <v:shape id="Freeform 1111" o:spid="_x0000_s1102" style="position:absolute;left:2903;top:196;width:196;height:131;visibility:visible;mso-wrap-style:square;v-text-anchor:top" coordsize="19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" path="m196,l,65r196,65l196,xe" fillcolor="black" stroked="f">
                  <v:path arrowok="t" o:connecttype="custom" o:connectlocs="196,196;0,261;196,326;196,196" o:connectangles="0,0,0,0"/>
                </v:shape>
                <v:shape id="Text Box 1112" o:spid="_x0000_s1103" type="#_x0000_t202" style="position:absolute;left:2065;top:196;width:269;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" filled="f" stroked="f">
                  <v:path arrowok="t"/>
                  <v:textbox inset="0,0,0,0">
                    <w:txbxContent>
                      <w:p w14:paraId="207F6E5F" w14:textId="77777777" w:rsidR="006C62AB" w:rsidRDefault="006C62AB">
                        <w:pPr>
                          <w:spacing w:line="158" w:lineRule="exact"/>
                          <w:rPr>
                            <w:sz w:val="16"/>
                          </w:rPr>
                        </w:pPr>
                        <w:r>
                          <w:rPr>
                            <w:w w:val="95"/>
                            <w:sz w:val="16"/>
                          </w:rPr>
                          <w:t>412</w:t>
                        </w:r>
                      </w:p>
                    </w:txbxContent>
                  </v:textbox>
                </v:shape>
                <w10:wrap anchorx="page"/>
              </v:group>
            </w:pict>
          </mc:Fallback>
        </mc:AlternateContent>
      </w:r>
      <w:r w:rsidR="00F35EF3" w:rsidRPr="00531838">
        <w:rPr>
          <w:rFonts w:asciiTheme="minorHAnsi" w:hAnsiTheme="minorHAnsi" w:cstheme="minorHAnsi"/>
          <w:w w:val="84"/>
          <w:u w:val="single"/>
        </w:rPr>
        <w:t xml:space="preserve"> </w:t>
      </w:r>
      <w:r w:rsidR="00F35EF3" w:rsidRPr="00531838">
        <w:rPr>
          <w:rFonts w:asciiTheme="minorHAnsi" w:hAnsiTheme="minorHAnsi" w:cstheme="minorHAnsi"/>
          <w:u w:val="single"/>
        </w:rPr>
        <w:tab/>
      </w:r>
    </w:p>
    <w:p w14:paraId="01478C36" w14:textId="77777777" w:rsidR="00703845" w:rsidRPr="00531838" w:rsidRDefault="00703845">
      <w:pPr>
        <w:pStyle w:val="BodyText"/>
        <w:ind w:left="0"/>
        <w:rPr>
          <w:rFonts w:asciiTheme="minorHAnsi" w:hAnsiTheme="minorHAnsi" w:cstheme="minorHAnsi"/>
        </w:rPr>
      </w:pPr>
    </w:p>
    <w:p w14:paraId="30DAA90B" w14:textId="77777777" w:rsidR="00703845" w:rsidRPr="00531838" w:rsidRDefault="00703845">
      <w:pPr>
        <w:pStyle w:val="BodyText"/>
        <w:ind w:left="0"/>
        <w:rPr>
          <w:rFonts w:asciiTheme="minorHAnsi" w:hAnsiTheme="minorHAnsi" w:cstheme="minorHAnsi"/>
        </w:rPr>
      </w:pPr>
    </w:p>
    <w:p w14:paraId="4F93D207" w14:textId="77777777" w:rsidR="00703845" w:rsidRPr="00531838" w:rsidRDefault="00703845">
      <w:pPr>
        <w:pStyle w:val="BodyText"/>
        <w:spacing w:before="3"/>
        <w:ind w:left="0"/>
        <w:rPr>
          <w:rFonts w:asciiTheme="minorHAnsi" w:hAnsiTheme="minorHAnsi" w:cstheme="minorHAnsi"/>
        </w:rPr>
      </w:pPr>
    </w:p>
    <w:p w14:paraId="74ED4360" w14:textId="77777777" w:rsidR="00703845" w:rsidRPr="00531838" w:rsidRDefault="00F35EF3">
      <w:pPr>
        <w:spacing w:before="74"/>
        <w:ind w:left="2957"/>
        <w:rPr>
          <w:rFonts w:asciiTheme="minorHAnsi" w:hAnsiTheme="minorHAnsi" w:cstheme="minorHAnsi"/>
        </w:rPr>
      </w:pPr>
      <w:r w:rsidRPr="00531838">
        <w:rPr>
          <w:rFonts w:asciiTheme="minorHAnsi" w:hAnsiTheme="minorHAnsi" w:cstheme="minorHAnsi"/>
        </w:rPr>
        <w:t>No</w:t>
      </w:r>
    </w:p>
    <w:p w14:paraId="4D3EA087" w14:textId="77777777" w:rsidR="00703845" w:rsidRPr="00531838" w:rsidRDefault="00F65082">
      <w:pPr>
        <w:pStyle w:val="BodyText"/>
        <w:ind w:left="477"/>
        <w:rPr>
          <w:rFonts w:asciiTheme="minorHAnsi" w:hAnsiTheme="minorHAnsi" w:cstheme="minorHAnsi"/>
        </w:rPr>
      </w:pPr>
      <w:r>
        <w:rPr>
          <w:noProof/>
        </w:rPr>
        <mc:AlternateContent>
          <mc:Choice Requires="wpg">
            <w:drawing>
              <wp:inline distT="0" distB="0" distL="0" distR="0" wp14:anchorId="08E36CF5" wp14:editId="1E44BE10">
                <wp:extent cx="2091690" cy="1376045"/>
                <wp:effectExtent l="0" t="0" r="0" b="0"/>
                <wp:docPr id="217" name="Group 1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1690" cy="1376045"/>
                          <a:chOff x="0" y="0"/>
                          <a:chExt cx="3294" cy="2167"/>
                        </a:xfrm>
                      </wpg:grpSpPr>
                      <wps:wsp>
                        <wps:cNvPr id="218" name="Rectangle 1101"/>
                        <wps:cNvSpPr>
                          <a:spLocks/>
                        </wps:cNvSpPr>
                        <wps:spPr bwMode="auto">
                          <a:xfrm>
                            <a:off x="1849" y="181"/>
                            <a:ext cx="1437" cy="1079"/>
                          </a:xfrm>
                          <a:prstGeom prst="rect">
                            <a:avLst/>
                          </a:prstGeom>
                          <a:noFill/>
                          <a:ln w="9521">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 name="Freeform 1102"/>
                        <wps:cNvSpPr>
                          <a:spLocks/>
                        </wps:cNvSpPr>
                        <wps:spPr bwMode="auto">
                          <a:xfrm>
                            <a:off x="1559" y="1260"/>
                            <a:ext cx="1009" cy="630"/>
                          </a:xfrm>
                          <a:custGeom>
                            <a:avLst/>
                            <a:gdLst>
                              <a:gd name="T0" fmla="*/ 1009 w 1009"/>
                              <a:gd name="T1" fmla="*/ 1260 h 630"/>
                              <a:gd name="T2" fmla="*/ 1009 w 1009"/>
                              <a:gd name="T3" fmla="*/ 1889 h 630"/>
                              <a:gd name="T4" fmla="*/ 0 w 1009"/>
                              <a:gd name="T5" fmla="*/ 1889 h 630"/>
                              <a:gd name="T6" fmla="*/ 0 60000 65536"/>
                              <a:gd name="T7" fmla="*/ 0 60000 65536"/>
                              <a:gd name="T8" fmla="*/ 0 60000 65536"/>
                            </a:gdLst>
                            <a:ahLst/>
                            <a:cxnLst>
                              <a:cxn ang="T6">
                                <a:pos x="T0" y="T1"/>
                              </a:cxn>
                              <a:cxn ang="T7">
                                <a:pos x="T2" y="T3"/>
                              </a:cxn>
                              <a:cxn ang="T8">
                                <a:pos x="T4" y="T5"/>
                              </a:cxn>
                            </a:cxnLst>
                            <a:rect l="0" t="0" r="r" b="b"/>
                            <a:pathLst>
                              <a:path w="1009" h="630">
                                <a:moveTo>
                                  <a:pt x="1009" y="0"/>
                                </a:moveTo>
                                <a:lnTo>
                                  <a:pt x="1009" y="629"/>
                                </a:lnTo>
                                <a:lnTo>
                                  <a:pt x="0" y="629"/>
                                </a:lnTo>
                              </a:path>
                            </a:pathLst>
                          </a:custGeom>
                          <a:noFill/>
                          <a:ln w="952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Freeform 1103"/>
                        <wps:cNvSpPr>
                          <a:spLocks/>
                        </wps:cNvSpPr>
                        <wps:spPr bwMode="auto">
                          <a:xfrm>
                            <a:off x="8" y="1620"/>
                            <a:ext cx="1438" cy="540"/>
                          </a:xfrm>
                          <a:custGeom>
                            <a:avLst/>
                            <a:gdLst>
                              <a:gd name="T0" fmla="*/ 269 w 1438"/>
                              <a:gd name="T1" fmla="*/ 2159 h 540"/>
                              <a:gd name="T2" fmla="*/ 1167 w 1438"/>
                              <a:gd name="T3" fmla="*/ 2159 h 540"/>
                              <a:gd name="T4" fmla="*/ 1239 w 1438"/>
                              <a:gd name="T5" fmla="*/ 2149 h 540"/>
                              <a:gd name="T6" fmla="*/ 1303 w 1438"/>
                              <a:gd name="T7" fmla="*/ 2122 h 540"/>
                              <a:gd name="T8" fmla="*/ 1358 w 1438"/>
                              <a:gd name="T9" fmla="*/ 2080 h 540"/>
                              <a:gd name="T10" fmla="*/ 1400 w 1438"/>
                              <a:gd name="T11" fmla="*/ 2025 h 540"/>
                              <a:gd name="T12" fmla="*/ 1427 w 1438"/>
                              <a:gd name="T13" fmla="*/ 1961 h 540"/>
                              <a:gd name="T14" fmla="*/ 1437 w 1438"/>
                              <a:gd name="T15" fmla="*/ 1889 h 540"/>
                              <a:gd name="T16" fmla="*/ 1427 w 1438"/>
                              <a:gd name="T17" fmla="*/ 1818 h 540"/>
                              <a:gd name="T18" fmla="*/ 1400 w 1438"/>
                              <a:gd name="T19" fmla="*/ 1753 h 540"/>
                              <a:gd name="T20" fmla="*/ 1358 w 1438"/>
                              <a:gd name="T21" fmla="*/ 1699 h 540"/>
                              <a:gd name="T22" fmla="*/ 1303 w 1438"/>
                              <a:gd name="T23" fmla="*/ 1656 h 540"/>
                              <a:gd name="T24" fmla="*/ 1239 w 1438"/>
                              <a:gd name="T25" fmla="*/ 1629 h 540"/>
                              <a:gd name="T26" fmla="*/ 1167 w 1438"/>
                              <a:gd name="T27" fmla="*/ 1620 h 540"/>
                              <a:gd name="T28" fmla="*/ 269 w 1438"/>
                              <a:gd name="T29" fmla="*/ 1620 h 540"/>
                              <a:gd name="T30" fmla="*/ 197 w 1438"/>
                              <a:gd name="T31" fmla="*/ 1629 h 540"/>
                              <a:gd name="T32" fmla="*/ 133 w 1438"/>
                              <a:gd name="T33" fmla="*/ 1656 h 540"/>
                              <a:gd name="T34" fmla="*/ 78 w 1438"/>
                              <a:gd name="T35" fmla="*/ 1699 h 540"/>
                              <a:gd name="T36" fmla="*/ 36 w 1438"/>
                              <a:gd name="T37" fmla="*/ 1753 h 540"/>
                              <a:gd name="T38" fmla="*/ 9 w 1438"/>
                              <a:gd name="T39" fmla="*/ 1818 h 540"/>
                              <a:gd name="T40" fmla="*/ 0 w 1438"/>
                              <a:gd name="T41" fmla="*/ 1889 h 540"/>
                              <a:gd name="T42" fmla="*/ 9 w 1438"/>
                              <a:gd name="T43" fmla="*/ 1961 h 540"/>
                              <a:gd name="T44" fmla="*/ 36 w 1438"/>
                              <a:gd name="T45" fmla="*/ 2025 h 540"/>
                              <a:gd name="T46" fmla="*/ 78 w 1438"/>
                              <a:gd name="T47" fmla="*/ 2080 h 540"/>
                              <a:gd name="T48" fmla="*/ 133 w 1438"/>
                              <a:gd name="T49" fmla="*/ 2122 h 540"/>
                              <a:gd name="T50" fmla="*/ 197 w 1438"/>
                              <a:gd name="T51" fmla="*/ 2149 h 540"/>
                              <a:gd name="T52" fmla="*/ 269 w 1438"/>
                              <a:gd name="T53" fmla="*/ 2159 h 54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438" h="540">
                                <a:moveTo>
                                  <a:pt x="269" y="539"/>
                                </a:moveTo>
                                <a:lnTo>
                                  <a:pt x="1167" y="539"/>
                                </a:lnTo>
                                <a:lnTo>
                                  <a:pt x="1239" y="529"/>
                                </a:lnTo>
                                <a:lnTo>
                                  <a:pt x="1303" y="502"/>
                                </a:lnTo>
                                <a:lnTo>
                                  <a:pt x="1358" y="460"/>
                                </a:lnTo>
                                <a:lnTo>
                                  <a:pt x="1400" y="405"/>
                                </a:lnTo>
                                <a:lnTo>
                                  <a:pt x="1427" y="341"/>
                                </a:lnTo>
                                <a:lnTo>
                                  <a:pt x="1437" y="269"/>
                                </a:lnTo>
                                <a:lnTo>
                                  <a:pt x="1427" y="198"/>
                                </a:lnTo>
                                <a:lnTo>
                                  <a:pt x="1400" y="133"/>
                                </a:lnTo>
                                <a:lnTo>
                                  <a:pt x="1358" y="79"/>
                                </a:lnTo>
                                <a:lnTo>
                                  <a:pt x="1303" y="36"/>
                                </a:lnTo>
                                <a:lnTo>
                                  <a:pt x="1239" y="9"/>
                                </a:lnTo>
                                <a:lnTo>
                                  <a:pt x="1167" y="0"/>
                                </a:lnTo>
                                <a:lnTo>
                                  <a:pt x="269" y="0"/>
                                </a:lnTo>
                                <a:lnTo>
                                  <a:pt x="197" y="9"/>
                                </a:lnTo>
                                <a:lnTo>
                                  <a:pt x="133" y="36"/>
                                </a:lnTo>
                                <a:lnTo>
                                  <a:pt x="78" y="79"/>
                                </a:lnTo>
                                <a:lnTo>
                                  <a:pt x="36" y="133"/>
                                </a:lnTo>
                                <a:lnTo>
                                  <a:pt x="9" y="198"/>
                                </a:lnTo>
                                <a:lnTo>
                                  <a:pt x="0" y="269"/>
                                </a:lnTo>
                                <a:lnTo>
                                  <a:pt x="9" y="341"/>
                                </a:lnTo>
                                <a:lnTo>
                                  <a:pt x="36" y="405"/>
                                </a:lnTo>
                                <a:lnTo>
                                  <a:pt x="78" y="460"/>
                                </a:lnTo>
                                <a:lnTo>
                                  <a:pt x="133" y="502"/>
                                </a:lnTo>
                                <a:lnTo>
                                  <a:pt x="197" y="529"/>
                                </a:lnTo>
                                <a:lnTo>
                                  <a:pt x="269" y="539"/>
                                </a:lnTo>
                                <a:close/>
                              </a:path>
                            </a:pathLst>
                          </a:custGeom>
                          <a:noFill/>
                          <a:ln w="9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 name="Freeform 1104"/>
                        <wps:cNvSpPr>
                          <a:spLocks/>
                        </wps:cNvSpPr>
                        <wps:spPr bwMode="auto">
                          <a:xfrm>
                            <a:off x="1445" y="1824"/>
                            <a:ext cx="131" cy="131"/>
                          </a:xfrm>
                          <a:custGeom>
                            <a:avLst/>
                            <a:gdLst>
                              <a:gd name="T0" fmla="*/ 130 w 131"/>
                              <a:gd name="T1" fmla="*/ 1824 h 131"/>
                              <a:gd name="T2" fmla="*/ 0 w 131"/>
                              <a:gd name="T3" fmla="*/ 1889 h 131"/>
                              <a:gd name="T4" fmla="*/ 130 w 131"/>
                              <a:gd name="T5" fmla="*/ 1955 h 131"/>
                              <a:gd name="T6" fmla="*/ 130 w 131"/>
                              <a:gd name="T7" fmla="*/ 1824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0" y="0"/>
                                </a:moveTo>
                                <a:lnTo>
                                  <a:pt x="0" y="65"/>
                                </a:lnTo>
                                <a:lnTo>
                                  <a:pt x="130" y="131"/>
                                </a:lnTo>
                                <a:lnTo>
                                  <a:pt x="1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Line 1105"/>
                        <wps:cNvCnPr>
                          <a:cxnSpLocks/>
                        </wps:cNvCnPr>
                        <wps:spPr bwMode="auto">
                          <a:xfrm>
                            <a:off x="2568" y="8"/>
                            <a:ext cx="0" cy="59"/>
                          </a:xfrm>
                          <a:prstGeom prst="line">
                            <a:avLst/>
                          </a:prstGeom>
                          <a:noFill/>
                          <a:ln w="9517">
                            <a:solidFill>
                              <a:srgbClr val="000000"/>
                            </a:solidFill>
                            <a:round/>
                            <a:headEnd/>
                            <a:tailEnd/>
                          </a:ln>
                          <a:extLst>
                            <a:ext uri="{909E8E84-426E-40DD-AFC4-6F175D3DCCD1}">
                              <a14:hiddenFill xmlns:a14="http://schemas.microsoft.com/office/drawing/2010/main">
                                <a:noFill/>
                              </a14:hiddenFill>
                            </a:ext>
                          </a:extLst>
                        </wps:spPr>
                        <wps:bodyPr/>
                      </wps:wsp>
                      <wps:wsp>
                        <wps:cNvPr id="223" name="Freeform 1106"/>
                        <wps:cNvSpPr>
                          <a:spLocks/>
                        </wps:cNvSpPr>
                        <wps:spPr bwMode="auto">
                          <a:xfrm>
                            <a:off x="2502" y="51"/>
                            <a:ext cx="131" cy="131"/>
                          </a:xfrm>
                          <a:custGeom>
                            <a:avLst/>
                            <a:gdLst>
                              <a:gd name="T0" fmla="*/ 131 w 131"/>
                              <a:gd name="T1" fmla="*/ 51 h 131"/>
                              <a:gd name="T2" fmla="*/ 0 w 131"/>
                              <a:gd name="T3" fmla="*/ 51 h 131"/>
                              <a:gd name="T4" fmla="*/ 66 w 131"/>
                              <a:gd name="T5" fmla="*/ 181 h 131"/>
                              <a:gd name="T6" fmla="*/ 131 w 131"/>
                              <a:gd name="T7" fmla="*/ 51 h 1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31">
                                <a:moveTo>
                                  <a:pt x="131" y="0"/>
                                </a:moveTo>
                                <a:lnTo>
                                  <a:pt x="0" y="0"/>
                                </a:lnTo>
                                <a:lnTo>
                                  <a:pt x="66" y="130"/>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Text Box 1107"/>
                        <wps:cNvSpPr txBox="1">
                          <a:spLocks/>
                        </wps:cNvSpPr>
                        <wps:spPr bwMode="auto">
                          <a:xfrm>
                            <a:off x="1849" y="181"/>
                            <a:ext cx="1438" cy="1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8F6FD" w14:textId="77777777" w:rsidR="006C62AB" w:rsidRDefault="006C62AB">
                              <w:pPr>
                                <w:rPr>
                                  <w:sz w:val="16"/>
                                </w:rPr>
                              </w:pPr>
                            </w:p>
                            <w:p w14:paraId="4A47FD42" w14:textId="77777777" w:rsidR="006C62AB" w:rsidRDefault="006C62AB">
                              <w:pPr>
                                <w:spacing w:before="9"/>
                                <w:rPr>
                                  <w:sz w:val="14"/>
                                </w:rPr>
                              </w:pPr>
                            </w:p>
                            <w:p w14:paraId="46CBB367" w14:textId="77777777" w:rsidR="006C62AB" w:rsidRDefault="006C62AB">
                              <w:pPr>
                                <w:ind w:left="270" w:right="254"/>
                                <w:jc w:val="center"/>
                                <w:rPr>
                                  <w:sz w:val="16"/>
                                </w:rPr>
                              </w:pPr>
                              <w:r>
                                <w:rPr>
                                  <w:w w:val="90"/>
                                  <w:sz w:val="16"/>
                                </w:rPr>
                                <w:t xml:space="preserve">data </w:t>
                              </w:r>
                              <w:proofErr w:type="spellStart"/>
                              <w:r>
                                <w:rPr>
                                  <w:w w:val="90"/>
                                  <w:sz w:val="16"/>
                                </w:rPr>
                                <w:t>POSTed</w:t>
                              </w:r>
                              <w:proofErr w:type="spellEnd"/>
                            </w:p>
                            <w:p w14:paraId="0FAE5BE0" w14:textId="77777777" w:rsidR="006C62AB" w:rsidRDefault="006C62AB">
                              <w:pPr>
                                <w:spacing w:before="8"/>
                                <w:ind w:left="270" w:right="254"/>
                                <w:jc w:val="center"/>
                                <w:rPr>
                                  <w:sz w:val="16"/>
                                </w:rPr>
                              </w:pPr>
                              <w:r>
                                <w:rPr>
                                  <w:w w:val="105"/>
                                  <w:sz w:val="16"/>
                                </w:rPr>
                                <w:t>to /phish</w:t>
                              </w:r>
                            </w:p>
                          </w:txbxContent>
                        </wps:txbx>
                        <wps:bodyPr rot="0" vert="horz" wrap="square" lIns="0" tIns="0" rIns="0" bIns="0" anchor="t" anchorCtr="0" upright="1">
                          <a:noAutofit/>
                        </wps:bodyPr>
                      </wps:wsp>
                      <wps:wsp>
                        <wps:cNvPr id="225" name="Text Box 1108"/>
                        <wps:cNvSpPr txBox="1">
                          <a:spLocks/>
                        </wps:cNvSpPr>
                        <wps:spPr bwMode="auto">
                          <a:xfrm>
                            <a:off x="606" y="1828"/>
                            <a:ext cx="270" cy="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267BF" w14:textId="77777777" w:rsidR="006C62AB" w:rsidRDefault="006C62AB">
                              <w:pPr>
                                <w:spacing w:line="158" w:lineRule="exact"/>
                                <w:rPr>
                                  <w:sz w:val="16"/>
                                </w:rPr>
                              </w:pPr>
                              <w:r>
                                <w:rPr>
                                  <w:w w:val="95"/>
                                  <w:sz w:val="16"/>
                                </w:rPr>
                                <w:t>201</w:t>
                              </w:r>
                            </w:p>
                          </w:txbxContent>
                        </wps:txbx>
                        <wps:bodyPr rot="0" vert="horz" wrap="square" lIns="0" tIns="0" rIns="0" bIns="0" anchor="t" anchorCtr="0" upright="1">
                          <a:noAutofit/>
                        </wps:bodyPr>
                      </wps:wsp>
                    </wpg:wgp>
                  </a:graphicData>
                </a:graphic>
              </wp:inline>
            </w:drawing>
          </mc:Choice>
          <mc:Fallback>
            <w:pict>
              <v:group w14:anchorId="08E36CF5" id="Group 1100" o:spid="_x0000_s1104" style="width:164.7pt;height:108.35pt;mso-position-horizontal-relative:char;mso-position-vertical-relative:line" coordsize="3294,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">
                <v:rect id="Rectangle 1101" o:spid="_x0000_s1105" style="position:absolute;left:1849;top:181;width:143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" filled="f" strokeweight=".26447mm">
                  <v:path arrowok="t"/>
                </v:rect>
                <v:shape id="Freeform 1102" o:spid="_x0000_s1106" style="position:absolute;left:1559;top:1260;width:1009;height:630;visibility:visible;mso-wrap-style:square;v-text-anchor:top" coordsize="100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" path="m1009,r,629l,629e" filled="f" strokeweight=".26447mm">
                  <v:path arrowok="t" o:connecttype="custom" o:connectlocs="1009,1260;1009,1889;0,1889" o:connectangles="0,0,0"/>
                </v:shape>
                <v:shape id="Freeform 1103" o:spid="_x0000_s1107" style="position:absolute;left:8;top:1620;width:1438;height:540;visibility:visible;mso-wrap-style:square;v-text-anchor:top" coordsize="143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" path="m269,539r898,l1239,529r64,-27l1358,460r42,-55l1427,341r10,-72l1427,198r-27,-65l1358,79,1303,36,1239,9,1167,,269,,197,9,133,36,78,79,36,133,9,198,,269r9,72l36,405r42,55l133,502r64,27l269,539xe" filled="f" strokeweight=".2645mm">
                  <v:path arrowok="t" o:connecttype="custom" o:connectlocs="269,2159;1167,2159;1239,2149;1303,2122;1358,2080;1400,2025;1427,1961;1437,1889;1427,1818;1400,1753;1358,1699;1303,1656;1239,1629;1167,1620;269,1620;197,1629;133,1656;78,1699;36,1753;9,1818;0,1889;9,1961;36,2025;78,2080;133,2122;197,2149;269,2159" o:connectangles="0,0,0,0,0,0,0,0,0,0,0,0,0,0,0,0,0,0,0,0,0,0,0,0,0,0,0"/>
                </v:shape>
                <v:shape id="Freeform 1104" o:spid="_x0000_s1108" style="position:absolute;left:1445;top:1824;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" path="m130,l,65r130,66l130,xe" fillcolor="black" stroked="f">
                  <v:path arrowok="t" o:connecttype="custom" o:connectlocs="130,1824;0,1889;130,1955;130,1824" o:connectangles="0,0,0,0"/>
                </v:shape>
                <v:line id="Line 1105" o:spid="_x0000_s1109" style="position:absolute;visibility:visible;mso-wrap-style:square" from="2568,8" to="25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" strokeweight=".26436mm">
                  <o:lock v:ext="edit" shapetype="f"/>
                </v:line>
                <v:shape id="Freeform 1106" o:spid="_x0000_s1110" style="position:absolute;left:2502;top:51;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" path="m131,l,,66,130,131,xe" fillcolor="black" stroked="f">
                  <v:path arrowok="t" o:connecttype="custom" o:connectlocs="131,51;0,51;66,181;131,51" o:connectangles="0,0,0,0"/>
                </v:shape>
                <v:shape id="Text Box 1107" o:spid="_x0000_s1111" type="#_x0000_t202" style="position:absolute;left:1849;top:181;width:1438;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" filled="f" stroked="f">
                  <v:path arrowok="t"/>
                  <v:textbox inset="0,0,0,0">
                    <w:txbxContent>
                      <w:p w14:paraId="1F98F6FD" w14:textId="77777777" w:rsidR="006C62AB" w:rsidRDefault="006C62AB">
                        <w:pPr>
                          <w:rPr>
                            <w:sz w:val="16"/>
                          </w:rPr>
                        </w:pPr>
                      </w:p>
                      <w:p w14:paraId="4A47FD42" w14:textId="77777777" w:rsidR="006C62AB" w:rsidRDefault="006C62AB">
                        <w:pPr>
                          <w:spacing w:before="9"/>
                          <w:rPr>
                            <w:sz w:val="14"/>
                          </w:rPr>
                        </w:pPr>
                      </w:p>
                      <w:p w14:paraId="46CBB367" w14:textId="77777777" w:rsidR="006C62AB" w:rsidRDefault="006C62AB">
                        <w:pPr>
                          <w:ind w:left="270" w:right="254"/>
                          <w:jc w:val="center"/>
                          <w:rPr>
                            <w:sz w:val="16"/>
                          </w:rPr>
                        </w:pPr>
                        <w:r>
                          <w:rPr>
                            <w:w w:val="90"/>
                            <w:sz w:val="16"/>
                          </w:rPr>
                          <w:t xml:space="preserve">data </w:t>
                        </w:r>
                        <w:proofErr w:type="spellStart"/>
                        <w:r>
                          <w:rPr>
                            <w:w w:val="90"/>
                            <w:sz w:val="16"/>
                          </w:rPr>
                          <w:t>POSTed</w:t>
                        </w:r>
                        <w:proofErr w:type="spellEnd"/>
                      </w:p>
                      <w:p w14:paraId="0FAE5BE0" w14:textId="77777777" w:rsidR="006C62AB" w:rsidRDefault="006C62AB">
                        <w:pPr>
                          <w:spacing w:before="8"/>
                          <w:ind w:left="270" w:right="254"/>
                          <w:jc w:val="center"/>
                          <w:rPr>
                            <w:sz w:val="16"/>
                          </w:rPr>
                        </w:pPr>
                        <w:r>
                          <w:rPr>
                            <w:w w:val="105"/>
                            <w:sz w:val="16"/>
                          </w:rPr>
                          <w:t>to /phish</w:t>
                        </w:r>
                      </w:p>
                    </w:txbxContent>
                  </v:textbox>
                </v:shape>
                <v:shape id="Text Box 1108" o:spid="_x0000_s1112" type="#_x0000_t202" style="position:absolute;left:606;top:1828;width:270;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" filled="f" stroked="f">
                  <v:path arrowok="t"/>
                  <v:textbox inset="0,0,0,0">
                    <w:txbxContent>
                      <w:p w14:paraId="46D267BF" w14:textId="77777777" w:rsidR="006C62AB" w:rsidRDefault="006C62AB">
                        <w:pPr>
                          <w:spacing w:line="158" w:lineRule="exact"/>
                          <w:rPr>
                            <w:sz w:val="16"/>
                          </w:rPr>
                        </w:pPr>
                        <w:r>
                          <w:rPr>
                            <w:w w:val="95"/>
                            <w:sz w:val="16"/>
                          </w:rPr>
                          <w:t>201</w:t>
                        </w:r>
                      </w:p>
                    </w:txbxContent>
                  </v:textbox>
                </v:shape>
                <w10:anchorlock/>
              </v:group>
            </w:pict>
          </mc:Fallback>
        </mc:AlternateContent>
      </w:r>
    </w:p>
    <w:p w14:paraId="3651CD8D" w14:textId="77777777" w:rsidR="00703845" w:rsidRDefault="00703845">
      <w:pPr>
        <w:rPr>
          <w:rFonts w:asciiTheme="minorHAnsi" w:hAnsiTheme="minorHAnsi" w:cstheme="minorHAnsi"/>
        </w:rPr>
      </w:pPr>
    </w:p>
    <w:p w14:paraId="7D81AF66" w14:textId="77777777" w:rsidR="004D673C" w:rsidRDefault="004D673C">
      <w:pPr>
        <w:rPr>
          <w:rFonts w:asciiTheme="minorHAnsi" w:hAnsiTheme="minorHAnsi" w:cstheme="minorHAnsi"/>
        </w:rPr>
      </w:pPr>
    </w:p>
    <w:p w14:paraId="7E86C0C2" w14:textId="77777777" w:rsidR="004D673C" w:rsidRDefault="004D673C">
      <w:pPr>
        <w:rPr>
          <w:rFonts w:asciiTheme="minorHAnsi" w:hAnsiTheme="minorHAnsi" w:cstheme="minorHAnsi"/>
        </w:rPr>
      </w:pPr>
    </w:p>
    <w:p w14:paraId="7432CBE0" w14:textId="77777777" w:rsidR="004D673C" w:rsidRPr="003311F4" w:rsidRDefault="004D673C" w:rsidP="004D673C">
      <w:pPr>
        <w:pStyle w:val="BodyText"/>
        <w:spacing w:before="7"/>
        <w:ind w:left="0"/>
        <w:rPr>
          <w:rFonts w:asciiTheme="minorHAnsi" w:hAnsiTheme="minorHAnsi" w:cstheme="minorHAnsi"/>
          <w:b/>
          <w:bCs/>
        </w:rPr>
      </w:pPr>
      <w:r w:rsidRPr="003311F4">
        <w:rPr>
          <w:rFonts w:asciiTheme="minorHAnsi" w:hAnsiTheme="minorHAnsi" w:cstheme="minorHAnsi"/>
          <w:b/>
          <w:bCs/>
        </w:rPr>
        <w:t xml:space="preserve">POST using PHP using </w:t>
      </w:r>
      <w:proofErr w:type="spellStart"/>
      <w:r w:rsidRPr="003311F4">
        <w:rPr>
          <w:rFonts w:asciiTheme="minorHAnsi" w:hAnsiTheme="minorHAnsi" w:cstheme="minorHAnsi"/>
          <w:b/>
          <w:bCs/>
        </w:rPr>
        <w:t>cURL</w:t>
      </w:r>
      <w:proofErr w:type="spellEnd"/>
      <w:r w:rsidRPr="003311F4">
        <w:rPr>
          <w:rFonts w:asciiTheme="minorHAnsi" w:hAnsiTheme="minorHAnsi" w:cstheme="minorHAnsi"/>
          <w:b/>
          <w:bCs/>
        </w:rPr>
        <w:t xml:space="preserve"> Example</w:t>
      </w:r>
      <w:r>
        <w:rPr>
          <w:rFonts w:asciiTheme="minorHAnsi" w:hAnsiTheme="minorHAnsi" w:cstheme="minorHAnsi"/>
          <w:b/>
          <w:bCs/>
        </w:rPr>
        <w:t>:</w:t>
      </w:r>
    </w:p>
    <w:p w14:paraId="5BC444F6" w14:textId="77777777" w:rsidR="004D673C" w:rsidRPr="00531838" w:rsidRDefault="004D673C" w:rsidP="004D673C">
      <w:pPr>
        <w:pStyle w:val="BodyText"/>
        <w:ind w:left="0"/>
        <w:rPr>
          <w:rFonts w:asciiTheme="minorHAnsi" w:hAnsiTheme="minorHAnsi" w:cstheme="minorHAnsi"/>
        </w:rPr>
      </w:pPr>
    </w:p>
    <w:p w14:paraId="1396837C" w14:textId="77777777" w:rsidR="004D673C" w:rsidRPr="00531838" w:rsidRDefault="004D673C" w:rsidP="004D673C">
      <w:pPr>
        <w:pStyle w:val="BodyText"/>
        <w:spacing w:before="4"/>
        <w:ind w:left="0"/>
        <w:rPr>
          <w:rFonts w:asciiTheme="minorHAnsi" w:hAnsiTheme="minorHAnsi" w:cstheme="minorHAnsi"/>
        </w:rPr>
      </w:pPr>
    </w:p>
    <w:p w14:paraId="103EF807" w14:textId="77777777" w:rsidR="004D673C" w:rsidRPr="003311F4" w:rsidRDefault="004D673C" w:rsidP="004D673C">
      <w:pPr>
        <w:pStyle w:val="BodyText"/>
        <w:spacing w:before="1" w:line="237" w:lineRule="exact"/>
        <w:rPr>
          <w:rFonts w:ascii="Courier New" w:hAnsi="Courier New" w:cs="Courier New"/>
        </w:rPr>
      </w:pPr>
      <w:r w:rsidRPr="003311F4">
        <w:rPr>
          <w:rFonts w:ascii="Courier New" w:hAnsi="Courier New" w:cs="Courier New"/>
          <w:w w:val="95"/>
        </w:rPr>
        <w:t>&lt;?php</w:t>
      </w:r>
    </w:p>
    <w:p w14:paraId="5ABDDF10" w14:textId="77777777" w:rsidR="004D673C" w:rsidRPr="003311F4" w:rsidRDefault="004D673C" w:rsidP="004D673C">
      <w:pPr>
        <w:pStyle w:val="BodyText"/>
        <w:spacing w:before="10" w:line="226" w:lineRule="exact"/>
        <w:ind w:right="6702"/>
        <w:rPr>
          <w:rFonts w:ascii="Courier New" w:hAnsi="Courier New" w:cs="Courier New"/>
        </w:rPr>
      </w:pPr>
      <w:r w:rsidRPr="003311F4">
        <w:rPr>
          <w:rFonts w:ascii="Courier New" w:hAnsi="Courier New" w:cs="Courier New"/>
          <w:w w:val="75"/>
        </w:rPr>
        <w:t>$</w:t>
      </w:r>
      <w:proofErr w:type="gramStart"/>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ini</w:t>
      </w:r>
      <w:r w:rsidRPr="003311F4">
        <w:rPr>
          <w:rFonts w:ascii="Courier New" w:hAnsi="Courier New" w:cs="Courier New"/>
          <w:w w:val="116"/>
        </w:rPr>
        <w:t>t</w:t>
      </w:r>
      <w:proofErr w:type="spellEnd"/>
      <w:r w:rsidRPr="003311F4">
        <w:rPr>
          <w:rFonts w:ascii="Courier New" w:hAnsi="Courier New" w:cs="Courier New"/>
          <w:w w:val="116"/>
        </w:rPr>
        <w:t>(</w:t>
      </w:r>
      <w:r w:rsidRPr="003311F4">
        <w:rPr>
          <w:rFonts w:ascii="Courier New" w:hAnsi="Courier New" w:cs="Courier New"/>
          <w:w w:val="152"/>
        </w:rPr>
        <w:t>)</w:t>
      </w:r>
      <w:r w:rsidRPr="003311F4">
        <w:rPr>
          <w:rFonts w:ascii="Courier New" w:hAnsi="Courier New" w:cs="Courier New"/>
          <w:w w:val="86"/>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setop</w:t>
      </w:r>
      <w:r w:rsidRPr="003311F4">
        <w:rPr>
          <w:rFonts w:ascii="Courier New" w:hAnsi="Courier New" w:cs="Courier New"/>
          <w:w w:val="81"/>
        </w:rPr>
        <w:t>t_array</w:t>
      </w:r>
      <w:proofErr w:type="spellEnd"/>
      <w:r w:rsidRPr="003311F4">
        <w:rPr>
          <w:rFonts w:ascii="Courier New" w:hAnsi="Courier New" w:cs="Courier New"/>
          <w:w w:val="81"/>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77"/>
        </w:rPr>
        <w:t>url,</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41233D55" w14:textId="77777777" w:rsidR="004D673C" w:rsidRPr="003311F4" w:rsidRDefault="004D673C" w:rsidP="004D673C">
      <w:pPr>
        <w:pStyle w:val="BodyText"/>
        <w:spacing w:before="1" w:line="226" w:lineRule="exact"/>
        <w:ind w:left="292" w:right="4128"/>
        <w:rPr>
          <w:rFonts w:ascii="Courier New" w:hAnsi="Courier New" w:cs="Courier New"/>
        </w:rPr>
      </w:pPr>
      <w:r w:rsidRPr="003311F4">
        <w:rPr>
          <w:rFonts w:ascii="Courier New" w:hAnsi="Courier New" w:cs="Courier New"/>
          <w:w w:val="80"/>
        </w:rPr>
        <w:t xml:space="preserve">CURLOPT_URL =&gt; </w:t>
      </w:r>
      <w:r w:rsidRPr="003311F4">
        <w:rPr>
          <w:rFonts w:ascii="Courier New" w:hAnsi="Courier New" w:cs="Courier New"/>
          <w:w w:val="80"/>
        </w:rPr>
        <w:lastRenderedPageBreak/>
        <w:t xml:space="preserve">"https://api.sandbox.ecrimex.net/phish", </w:t>
      </w:r>
      <w:r w:rsidRPr="003311F4">
        <w:rPr>
          <w:rFonts w:ascii="Courier New" w:hAnsi="Courier New" w:cs="Courier New"/>
          <w:w w:val="90"/>
        </w:rPr>
        <w:t xml:space="preserve">CURLOPT_RETURNTRANSFER =&gt; true, </w:t>
      </w:r>
      <w:r w:rsidRPr="003311F4">
        <w:rPr>
          <w:rFonts w:ascii="Courier New" w:hAnsi="Courier New" w:cs="Courier New"/>
          <w:w w:val="90"/>
        </w:rPr>
        <w:br/>
      </w:r>
      <w:r w:rsidRPr="003311F4">
        <w:rPr>
          <w:rFonts w:ascii="Courier New" w:hAnsi="Courier New" w:cs="Courier New"/>
          <w:w w:val="80"/>
        </w:rPr>
        <w:t>CURLOPT_ENCODING =&gt; "",</w:t>
      </w:r>
    </w:p>
    <w:p w14:paraId="7FF4BB85" w14:textId="77777777" w:rsidR="004D673C" w:rsidRPr="003311F4" w:rsidRDefault="004D673C" w:rsidP="004D673C">
      <w:pPr>
        <w:pStyle w:val="BodyText"/>
        <w:spacing w:line="215" w:lineRule="exact"/>
        <w:ind w:left="292"/>
        <w:rPr>
          <w:rFonts w:ascii="Courier New" w:hAnsi="Courier New" w:cs="Courier New"/>
        </w:rPr>
      </w:pPr>
      <w:r w:rsidRPr="003311F4">
        <w:rPr>
          <w:rFonts w:ascii="Courier New" w:hAnsi="Courier New" w:cs="Courier New"/>
          <w:w w:val="80"/>
        </w:rPr>
        <w:t>CURLOPT_MAXREDIRS =&gt; 10,</w:t>
      </w:r>
    </w:p>
    <w:p w14:paraId="6ACACEC1" w14:textId="77777777" w:rsidR="004D673C" w:rsidRPr="003311F4" w:rsidRDefault="004D673C" w:rsidP="004D673C">
      <w:pPr>
        <w:pStyle w:val="BodyText"/>
        <w:spacing w:line="226" w:lineRule="exact"/>
        <w:ind w:left="292"/>
        <w:rPr>
          <w:rFonts w:ascii="Courier New" w:hAnsi="Courier New" w:cs="Courier New"/>
        </w:rPr>
      </w:pPr>
      <w:r w:rsidRPr="003311F4">
        <w:rPr>
          <w:rFonts w:ascii="Courier New" w:hAnsi="Courier New" w:cs="Courier New"/>
          <w:w w:val="80"/>
        </w:rPr>
        <w:t>CURLOPT_</w:t>
      </w:r>
      <w:proofErr w:type="gramStart"/>
      <w:r w:rsidRPr="003311F4">
        <w:rPr>
          <w:rFonts w:ascii="Courier New" w:hAnsi="Courier New" w:cs="Courier New"/>
          <w:w w:val="80"/>
        </w:rPr>
        <w:t>TIMEOUT  =</w:t>
      </w:r>
      <w:proofErr w:type="gramEnd"/>
      <w:r w:rsidRPr="003311F4">
        <w:rPr>
          <w:rFonts w:ascii="Courier New" w:hAnsi="Courier New" w:cs="Courier New"/>
          <w:w w:val="80"/>
        </w:rPr>
        <w:t>&gt; 30,</w:t>
      </w:r>
    </w:p>
    <w:p w14:paraId="016AC29F" w14:textId="77777777" w:rsidR="004D673C" w:rsidRPr="003311F4" w:rsidRDefault="004D673C" w:rsidP="004D673C">
      <w:pPr>
        <w:pStyle w:val="BodyText"/>
        <w:spacing w:before="9" w:line="226" w:lineRule="exact"/>
        <w:ind w:left="292" w:right="4128"/>
        <w:rPr>
          <w:rFonts w:ascii="Courier New" w:hAnsi="Courier New" w:cs="Courier New"/>
        </w:rPr>
      </w:pPr>
      <w:r w:rsidRPr="003311F4">
        <w:rPr>
          <w:rFonts w:ascii="Courier New" w:hAnsi="Courier New" w:cs="Courier New"/>
          <w:w w:val="75"/>
        </w:rPr>
        <w:t xml:space="preserve">CURLOPT_HTTP_VERSION =&gt; CURL_HTTP_VERSION_1_1, </w:t>
      </w:r>
      <w:r w:rsidRPr="003311F4">
        <w:rPr>
          <w:rFonts w:ascii="Courier New" w:hAnsi="Courier New" w:cs="Courier New"/>
          <w:w w:val="80"/>
        </w:rPr>
        <w:t>CURLOPT_CUSTOMREQUEST =&gt; "POST",</w:t>
      </w:r>
    </w:p>
    <w:p w14:paraId="77B8EEA7" w14:textId="77777777" w:rsidR="004D673C" w:rsidRPr="003311F4" w:rsidRDefault="004D673C" w:rsidP="004D673C">
      <w:pPr>
        <w:pStyle w:val="BodyText"/>
        <w:spacing w:line="216" w:lineRule="exact"/>
        <w:ind w:left="292"/>
        <w:rPr>
          <w:rFonts w:ascii="Courier New" w:hAnsi="Courier New" w:cs="Courier New"/>
        </w:rPr>
      </w:pPr>
      <w:r w:rsidRPr="003311F4">
        <w:rPr>
          <w:rFonts w:ascii="Courier New" w:hAnsi="Courier New" w:cs="Courier New"/>
          <w:w w:val="76"/>
        </w:rPr>
        <w:t>CURLOPT</w:t>
      </w:r>
      <w:r w:rsidRPr="003311F4">
        <w:rPr>
          <w:rFonts w:ascii="Courier New" w:hAnsi="Courier New" w:cs="Courier New"/>
          <w:w w:val="70"/>
        </w:rPr>
        <w:t>_</w:t>
      </w:r>
      <w:proofErr w:type="gramStart"/>
      <w:r w:rsidRPr="003311F4">
        <w:rPr>
          <w:rFonts w:ascii="Courier New" w:hAnsi="Courier New" w:cs="Courier New"/>
          <w:w w:val="76"/>
        </w:rPr>
        <w:t>POSTFIELDS</w:t>
      </w:r>
      <w:r w:rsidRPr="003311F4">
        <w:rPr>
          <w:rFonts w:ascii="Courier New" w:hAnsi="Courier New" w:cs="Courier New"/>
        </w:rPr>
        <w:t xml:space="preserve">  </w:t>
      </w:r>
      <w:r w:rsidRPr="003311F4">
        <w:rPr>
          <w:rFonts w:ascii="Courier New" w:hAnsi="Courier New" w:cs="Courier New"/>
          <w:w w:val="86"/>
        </w:rPr>
        <w:t>=</w:t>
      </w:r>
      <w:proofErr w:type="gramEnd"/>
      <w:r w:rsidRPr="003311F4">
        <w:rPr>
          <w:rFonts w:ascii="Courier New" w:hAnsi="Courier New" w:cs="Courier New"/>
          <w:w w:val="86"/>
        </w:rPr>
        <w:t>&gt;</w:t>
      </w:r>
      <w:r w:rsidRPr="003311F4">
        <w:rPr>
          <w:rFonts w:ascii="Courier New" w:hAnsi="Courier New" w:cs="Courier New"/>
        </w:rPr>
        <w:t xml:space="preserve">  </w:t>
      </w:r>
      <w:r w:rsidRPr="003311F4">
        <w:rPr>
          <w:rFonts w:ascii="Courier New" w:hAnsi="Courier New" w:cs="Courier New"/>
          <w:w w:val="99"/>
        </w:rPr>
        <w:t>"</w:t>
      </w:r>
      <w:r w:rsidRPr="003311F4">
        <w:rPr>
          <w:rFonts w:ascii="Courier New" w:hAnsi="Courier New" w:cs="Courier New"/>
          <w:w w:val="79"/>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proofErr w:type="spellStart"/>
      <w:r w:rsidRPr="003311F4">
        <w:rPr>
          <w:rFonts w:ascii="Courier New" w:hAnsi="Courier New" w:cs="Courier New"/>
          <w:w w:val="74"/>
        </w:rPr>
        <w:t>url</w:t>
      </w:r>
      <w:proofErr w:type="spellEnd"/>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hyperlink r:id="rId27">
        <w:r w:rsidRPr="003311F4">
          <w:rPr>
            <w:rFonts w:ascii="Courier New" w:hAnsi="Courier New" w:cs="Courier New"/>
            <w:w w:val="74"/>
          </w:rPr>
          <w:t>http</w:t>
        </w:r>
        <w:r w:rsidRPr="003311F4">
          <w:rPr>
            <w:rFonts w:ascii="Courier New" w:hAnsi="Courier New" w:cs="Courier New"/>
            <w:w w:val="121"/>
          </w:rPr>
          <w:t>:/</w:t>
        </w:r>
        <w:r w:rsidRPr="003311F4">
          <w:rPr>
            <w:rFonts w:ascii="Courier New" w:hAnsi="Courier New" w:cs="Courier New"/>
            <w:w w:val="156"/>
          </w:rPr>
          <w:t>/</w:t>
        </w:r>
        <w:r w:rsidRPr="003311F4">
          <w:rPr>
            <w:rFonts w:ascii="Courier New" w:hAnsi="Courier New" w:cs="Courier New"/>
            <w:w w:val="74"/>
          </w:rPr>
          <w:t>www</w:t>
        </w:r>
        <w:r w:rsidRPr="003311F4">
          <w:rPr>
            <w:rFonts w:ascii="Courier New" w:hAnsi="Courier New" w:cs="Courier New"/>
            <w:w w:val="76"/>
          </w:rPr>
          <w:t>.dave.c</w:t>
        </w:r>
        <w:r w:rsidRPr="003311F4">
          <w:rPr>
            <w:rFonts w:ascii="Courier New" w:hAnsi="Courier New" w:cs="Courier New"/>
            <w:w w:val="74"/>
          </w:rPr>
          <w:t>om</w:t>
        </w:r>
        <w:r w:rsidRPr="003311F4">
          <w:rPr>
            <w:rFonts w:ascii="Courier New" w:hAnsi="Courier New" w:cs="Courier New"/>
            <w:w w:val="88"/>
          </w:rPr>
          <w:t>/tes</w:t>
        </w:r>
        <w:r w:rsidRPr="003311F4">
          <w:rPr>
            <w:rFonts w:ascii="Courier New" w:hAnsi="Courier New" w:cs="Courier New"/>
            <w:w w:val="86"/>
          </w:rPr>
          <w:t>t1</w:t>
        </w:r>
        <w:r w:rsidRPr="003311F4">
          <w:rPr>
            <w:rFonts w:ascii="Courier New" w:hAnsi="Courier New" w:cs="Courier New"/>
            <w:w w:val="146"/>
          </w:rPr>
          <w:t>\</w:t>
        </w:r>
      </w:hyperlink>
      <w:r w:rsidRPr="003311F4">
        <w:rPr>
          <w:rFonts w:ascii="Courier New" w:hAnsi="Courier New" w:cs="Courier New"/>
          <w:w w:val="93"/>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74"/>
        </w:rPr>
        <w:t>brand</w:t>
      </w:r>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proofErr w:type="spellStart"/>
      <w:r w:rsidRPr="003311F4">
        <w:rPr>
          <w:rFonts w:ascii="Courier New" w:hAnsi="Courier New" w:cs="Courier New"/>
          <w:w w:val="74"/>
        </w:rPr>
        <w:t>dave</w:t>
      </w:r>
      <w:proofErr w:type="spellEnd"/>
      <w:r w:rsidRPr="003311F4">
        <w:rPr>
          <w:rFonts w:ascii="Courier New" w:hAnsi="Courier New" w:cs="Courier New"/>
          <w:w w:val="146"/>
        </w:rPr>
        <w:t>\</w:t>
      </w:r>
      <w:r w:rsidRPr="003311F4">
        <w:rPr>
          <w:rFonts w:ascii="Courier New" w:hAnsi="Courier New" w:cs="Courier New"/>
          <w:w w:val="93"/>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p>
    <w:p w14:paraId="0CA872E9" w14:textId="77777777" w:rsidR="004D673C" w:rsidRPr="003311F4" w:rsidRDefault="004D673C" w:rsidP="004D673C">
      <w:pPr>
        <w:pStyle w:val="BodyText"/>
        <w:spacing w:before="12" w:line="226" w:lineRule="exact"/>
        <w:ind w:left="292" w:right="3133" w:hanging="192"/>
        <w:rPr>
          <w:rFonts w:ascii="Courier New" w:hAnsi="Courier New" w:cs="Courier New"/>
        </w:rPr>
      </w:pPr>
      <w:r w:rsidRPr="003311F4">
        <w:rPr>
          <w:rFonts w:ascii="Courier New" w:hAnsi="Courier New" w:cs="Courier New"/>
          <w:w w:val="146"/>
        </w:rPr>
        <w:t>\</w:t>
      </w:r>
      <w:r w:rsidRPr="003311F4">
        <w:rPr>
          <w:rFonts w:ascii="Courier New" w:hAnsi="Courier New" w:cs="Courier New"/>
          <w:w w:val="99"/>
        </w:rPr>
        <w:t>"</w:t>
      </w:r>
      <w:proofErr w:type="spellStart"/>
      <w:r w:rsidRPr="003311F4">
        <w:rPr>
          <w:rFonts w:ascii="Courier New" w:hAnsi="Courier New" w:cs="Courier New"/>
          <w:w w:val="74"/>
        </w:rPr>
        <w:t>date</w:t>
      </w:r>
      <w:r w:rsidRPr="003311F4">
        <w:rPr>
          <w:rFonts w:ascii="Courier New" w:hAnsi="Courier New" w:cs="Courier New"/>
          <w:w w:val="70"/>
        </w:rPr>
        <w:t>_</w:t>
      </w:r>
      <w:r w:rsidRPr="003311F4">
        <w:rPr>
          <w:rFonts w:ascii="Courier New" w:hAnsi="Courier New" w:cs="Courier New"/>
          <w:w w:val="74"/>
        </w:rPr>
        <w:t>discovered</w:t>
      </w:r>
      <w:proofErr w:type="spellEnd"/>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proofErr w:type="gramStart"/>
      <w:r w:rsidRPr="003311F4">
        <w:rPr>
          <w:rFonts w:ascii="Courier New" w:hAnsi="Courier New" w:cs="Courier New"/>
          <w:w w:val="92"/>
        </w:rPr>
        <w:t>1517439667</w:t>
      </w:r>
      <w:r w:rsidRPr="003311F4">
        <w:rPr>
          <w:rFonts w:ascii="Courier New" w:hAnsi="Courier New" w:cs="Courier New"/>
          <w:w w:val="86"/>
        </w:rPr>
        <w:t>,</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4"/>
        </w:rPr>
        <w:t>n</w:t>
      </w:r>
      <w:proofErr w:type="gramEnd"/>
      <w:r w:rsidRPr="003311F4">
        <w:rPr>
          <w:rFonts w:ascii="Courier New" w:hAnsi="Courier New" w:cs="Courier New"/>
        </w:rPr>
        <w:t xml:space="preserve">   </w:t>
      </w:r>
      <w:r w:rsidRPr="003311F4">
        <w:rPr>
          <w:rFonts w:ascii="Courier New" w:hAnsi="Courier New" w:cs="Courier New"/>
          <w:w w:val="146"/>
        </w:rPr>
        <w:t>\</w:t>
      </w:r>
      <w:r w:rsidRPr="003311F4">
        <w:rPr>
          <w:rFonts w:ascii="Courier New" w:hAnsi="Courier New" w:cs="Courier New"/>
          <w:w w:val="99"/>
        </w:rPr>
        <w:t>"</w:t>
      </w:r>
      <w:proofErr w:type="spellStart"/>
      <w:r w:rsidRPr="003311F4">
        <w:rPr>
          <w:rFonts w:ascii="Courier New" w:hAnsi="Courier New" w:cs="Courier New"/>
          <w:w w:val="74"/>
        </w:rPr>
        <w:t>confidenc</w:t>
      </w:r>
      <w:r w:rsidRPr="003311F4">
        <w:rPr>
          <w:rFonts w:ascii="Courier New" w:hAnsi="Courier New" w:cs="Courier New"/>
          <w:w w:val="73"/>
        </w:rPr>
        <w:t>e_l</w:t>
      </w:r>
      <w:r w:rsidRPr="003311F4">
        <w:rPr>
          <w:rFonts w:ascii="Courier New" w:hAnsi="Courier New" w:cs="Courier New"/>
          <w:w w:val="74"/>
        </w:rPr>
        <w:t>evel</w:t>
      </w:r>
      <w:proofErr w:type="spellEnd"/>
      <w:r w:rsidRPr="003311F4">
        <w:rPr>
          <w:rFonts w:ascii="Courier New" w:hAnsi="Courier New" w:cs="Courier New"/>
          <w:w w:val="146"/>
        </w:rPr>
        <w:t>\</w:t>
      </w:r>
      <w:r w:rsidRPr="003311F4">
        <w:rPr>
          <w:rFonts w:ascii="Courier New" w:hAnsi="Courier New" w:cs="Courier New"/>
          <w:w w:val="99"/>
        </w:rPr>
        <w:t>"</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92"/>
        </w:rPr>
        <w:t>100</w:t>
      </w:r>
      <w:r w:rsidRPr="003311F4">
        <w:rPr>
          <w:rFonts w:ascii="Courier New" w:hAnsi="Courier New" w:cs="Courier New"/>
          <w:w w:val="146"/>
        </w:rPr>
        <w:t>\</w:t>
      </w:r>
      <w:r w:rsidRPr="003311F4">
        <w:rPr>
          <w:rFonts w:ascii="Courier New" w:hAnsi="Courier New" w:cs="Courier New"/>
          <w:w w:val="74"/>
        </w:rPr>
        <w:t>r</w:t>
      </w:r>
      <w:r w:rsidRPr="003311F4">
        <w:rPr>
          <w:rFonts w:ascii="Courier New" w:hAnsi="Courier New" w:cs="Courier New"/>
          <w:w w:val="146"/>
        </w:rPr>
        <w:t>\</w:t>
      </w:r>
      <w:r w:rsidRPr="003311F4">
        <w:rPr>
          <w:rFonts w:ascii="Courier New" w:hAnsi="Courier New" w:cs="Courier New"/>
          <w:w w:val="76"/>
        </w:rPr>
        <w:t>n}</w:t>
      </w:r>
      <w:r w:rsidRPr="003311F4">
        <w:rPr>
          <w:rFonts w:ascii="Courier New" w:hAnsi="Courier New" w:cs="Courier New"/>
          <w:w w:val="99"/>
        </w:rPr>
        <w:t>"</w:t>
      </w:r>
      <w:r w:rsidRPr="003311F4">
        <w:rPr>
          <w:rFonts w:ascii="Courier New" w:hAnsi="Courier New" w:cs="Courier New"/>
          <w:w w:val="86"/>
        </w:rPr>
        <w:t xml:space="preserve">, </w:t>
      </w:r>
      <w:r w:rsidRPr="003311F4">
        <w:rPr>
          <w:rFonts w:ascii="Courier New" w:hAnsi="Courier New" w:cs="Courier New"/>
          <w:w w:val="76"/>
        </w:rPr>
        <w:t>CURLOPT</w:t>
      </w:r>
      <w:r w:rsidRPr="003311F4">
        <w:rPr>
          <w:rFonts w:ascii="Courier New" w:hAnsi="Courier New" w:cs="Courier New"/>
          <w:w w:val="70"/>
        </w:rPr>
        <w:t>_</w:t>
      </w:r>
      <w:r w:rsidRPr="003311F4">
        <w:rPr>
          <w:rFonts w:ascii="Courier New" w:hAnsi="Courier New" w:cs="Courier New"/>
          <w:w w:val="76"/>
        </w:rPr>
        <w:t>HTTPHEADER</w:t>
      </w:r>
      <w:r w:rsidRPr="003311F4">
        <w:rPr>
          <w:rFonts w:ascii="Courier New" w:hAnsi="Courier New" w:cs="Courier New"/>
        </w:rPr>
        <w:t xml:space="preserve">  </w:t>
      </w:r>
      <w:r w:rsidRPr="003311F4">
        <w:rPr>
          <w:rFonts w:ascii="Courier New" w:hAnsi="Courier New" w:cs="Courier New"/>
          <w:w w:val="72"/>
        </w:rPr>
        <w:t>=</w:t>
      </w:r>
      <w:r w:rsidRPr="003311F4">
        <w:rPr>
          <w:rFonts w:ascii="Courier New" w:hAnsi="Courier New" w:cs="Courier New"/>
          <w:w w:val="101"/>
        </w:rPr>
        <w:t>&gt;</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354D056D" w14:textId="77777777" w:rsidR="004D673C" w:rsidRPr="003311F4" w:rsidRDefault="004D673C" w:rsidP="004D673C">
      <w:pPr>
        <w:pStyle w:val="BodyText"/>
        <w:spacing w:line="226" w:lineRule="exact"/>
        <w:ind w:left="484" w:right="4128"/>
        <w:rPr>
          <w:rFonts w:ascii="Courier New" w:hAnsi="Courier New" w:cs="Courier New"/>
        </w:rPr>
      </w:pPr>
      <w:r w:rsidRPr="003311F4">
        <w:rPr>
          <w:rFonts w:ascii="Courier New" w:hAnsi="Courier New" w:cs="Courier New"/>
          <w:w w:val="85"/>
        </w:rPr>
        <w:t xml:space="preserve">"Authorization: </w:t>
      </w:r>
      <w:r w:rsidRPr="003311F4">
        <w:rPr>
          <w:rFonts w:ascii="Courier New" w:hAnsi="Courier New" w:cs="Courier New"/>
          <w:w w:val="85"/>
          <w:u w:val="single"/>
        </w:rPr>
        <w:t>&lt;your eCX API Token Key goes here&gt;</w:t>
      </w:r>
      <w:r w:rsidRPr="003311F4">
        <w:rPr>
          <w:rFonts w:ascii="Courier New" w:hAnsi="Courier New" w:cs="Courier New"/>
          <w:w w:val="85"/>
        </w:rPr>
        <w:t xml:space="preserve">", </w:t>
      </w:r>
      <w:r w:rsidRPr="003311F4">
        <w:rPr>
          <w:rFonts w:ascii="Courier New" w:hAnsi="Courier New" w:cs="Courier New"/>
          <w:w w:val="80"/>
        </w:rPr>
        <w:t>"Content-Type:  application/json"</w:t>
      </w:r>
    </w:p>
    <w:p w14:paraId="66D5E396" w14:textId="77777777" w:rsidR="004D673C" w:rsidRPr="003311F4" w:rsidRDefault="004D673C" w:rsidP="004D673C">
      <w:pPr>
        <w:pStyle w:val="BodyText"/>
        <w:spacing w:line="216" w:lineRule="exact"/>
        <w:ind w:left="292"/>
        <w:rPr>
          <w:rFonts w:ascii="Courier New" w:hAnsi="Courier New" w:cs="Courier New"/>
        </w:rPr>
      </w:pPr>
      <w:r w:rsidRPr="003311F4">
        <w:rPr>
          <w:rFonts w:ascii="Courier New" w:hAnsi="Courier New" w:cs="Courier New"/>
          <w:w w:val="120"/>
        </w:rPr>
        <w:t>),</w:t>
      </w:r>
    </w:p>
    <w:p w14:paraId="3688EC27" w14:textId="77777777" w:rsidR="004D673C" w:rsidRPr="003311F4" w:rsidRDefault="004D673C" w:rsidP="004D673C">
      <w:pPr>
        <w:pStyle w:val="BodyText"/>
        <w:spacing w:line="237" w:lineRule="exact"/>
        <w:rPr>
          <w:rFonts w:ascii="Courier New" w:hAnsi="Courier New" w:cs="Courier New"/>
        </w:rPr>
      </w:pPr>
      <w:r w:rsidRPr="003311F4">
        <w:rPr>
          <w:rFonts w:ascii="Courier New" w:hAnsi="Courier New" w:cs="Courier New"/>
          <w:w w:val="135"/>
        </w:rPr>
        <w:t>));</w:t>
      </w:r>
    </w:p>
    <w:p w14:paraId="3DD854E8" w14:textId="77777777" w:rsidR="004D673C" w:rsidRPr="003311F4" w:rsidRDefault="004D673C" w:rsidP="004D673C">
      <w:pPr>
        <w:pStyle w:val="BodyText"/>
        <w:spacing w:before="9"/>
        <w:ind w:left="0"/>
        <w:rPr>
          <w:rFonts w:ascii="Courier New" w:hAnsi="Courier New" w:cs="Courier New"/>
        </w:rPr>
      </w:pPr>
    </w:p>
    <w:p w14:paraId="2F3E1FB9" w14:textId="77777777" w:rsidR="004D673C" w:rsidRPr="003311F4" w:rsidRDefault="004D673C" w:rsidP="004D673C">
      <w:pPr>
        <w:pStyle w:val="BodyText"/>
        <w:spacing w:line="239" w:lineRule="exact"/>
        <w:rPr>
          <w:rFonts w:ascii="Courier New" w:hAnsi="Courier New" w:cs="Courier New"/>
        </w:rPr>
      </w:pPr>
      <w:r w:rsidRPr="003311F4">
        <w:rPr>
          <w:rFonts w:ascii="Courier New" w:hAnsi="Courier New" w:cs="Courier New"/>
          <w:w w:val="75"/>
        </w:rPr>
        <w:t>$</w:t>
      </w:r>
      <w:proofErr w:type="gramStart"/>
      <w:r w:rsidRPr="003311F4">
        <w:rPr>
          <w:rFonts w:ascii="Courier New" w:hAnsi="Courier New" w:cs="Courier New"/>
          <w:w w:val="74"/>
        </w:rPr>
        <w:t>response</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exec</w:t>
      </w:r>
      <w:proofErr w:type="spellEnd"/>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91"/>
        </w:rPr>
        <w:t>url);</w:t>
      </w:r>
    </w:p>
    <w:p w14:paraId="7D53D512" w14:textId="77777777" w:rsidR="004D673C" w:rsidRPr="003311F4" w:rsidRDefault="004D673C" w:rsidP="004D673C">
      <w:pPr>
        <w:pStyle w:val="BodyText"/>
        <w:spacing w:line="434" w:lineRule="auto"/>
        <w:ind w:right="6702"/>
        <w:rPr>
          <w:rFonts w:ascii="Courier New" w:hAnsi="Courier New" w:cs="Courier New"/>
        </w:rPr>
      </w:pPr>
      <w:r w:rsidRPr="003311F4">
        <w:rPr>
          <w:rFonts w:ascii="Courier New" w:hAnsi="Courier New" w:cs="Courier New"/>
          <w:w w:val="85"/>
        </w:rPr>
        <w:t xml:space="preserve">$err = </w:t>
      </w:r>
      <w:proofErr w:type="spellStart"/>
      <w:r w:rsidRPr="003311F4">
        <w:rPr>
          <w:rFonts w:ascii="Courier New" w:hAnsi="Courier New" w:cs="Courier New"/>
          <w:w w:val="85"/>
        </w:rPr>
        <w:t>curl_error</w:t>
      </w:r>
      <w:proofErr w:type="spellEnd"/>
      <w:r w:rsidRPr="003311F4">
        <w:rPr>
          <w:rFonts w:ascii="Courier New" w:hAnsi="Courier New" w:cs="Courier New"/>
          <w:w w:val="85"/>
        </w:rPr>
        <w:t xml:space="preserve">($curl); </w:t>
      </w:r>
      <w:proofErr w:type="spellStart"/>
      <w:r w:rsidRPr="003311F4">
        <w:rPr>
          <w:rFonts w:ascii="Courier New" w:hAnsi="Courier New" w:cs="Courier New"/>
          <w:w w:val="90"/>
        </w:rPr>
        <w:t>curl_close</w:t>
      </w:r>
      <w:proofErr w:type="spellEnd"/>
      <w:r w:rsidRPr="003311F4">
        <w:rPr>
          <w:rFonts w:ascii="Courier New" w:hAnsi="Courier New" w:cs="Courier New"/>
          <w:w w:val="90"/>
        </w:rPr>
        <w:t>($curl);</w:t>
      </w:r>
    </w:p>
    <w:p w14:paraId="1421FDB7" w14:textId="77777777" w:rsidR="004D673C" w:rsidRPr="003311F4" w:rsidRDefault="004D673C" w:rsidP="004D673C">
      <w:pPr>
        <w:pStyle w:val="BodyText"/>
        <w:spacing w:before="11" w:line="237" w:lineRule="exact"/>
        <w:rPr>
          <w:rFonts w:ascii="Courier New" w:hAnsi="Courier New" w:cs="Courier New"/>
        </w:rPr>
      </w:pPr>
      <w:proofErr w:type="gramStart"/>
      <w:r w:rsidRPr="003311F4">
        <w:rPr>
          <w:rFonts w:ascii="Courier New" w:hAnsi="Courier New" w:cs="Courier New"/>
          <w:w w:val="74"/>
        </w:rPr>
        <w:t>if</w:t>
      </w:r>
      <w:r w:rsidRPr="003311F4">
        <w:rPr>
          <w:rFonts w:ascii="Courier New" w:hAnsi="Courier New" w:cs="Courier New"/>
        </w:rPr>
        <w:t xml:space="preserve">  </w:t>
      </w:r>
      <w:r w:rsidRPr="003311F4">
        <w:rPr>
          <w:rFonts w:ascii="Courier New" w:hAnsi="Courier New" w:cs="Courier New"/>
          <w:w w:val="152"/>
        </w:rPr>
        <w:t>(</w:t>
      </w:r>
      <w:proofErr w:type="gramEnd"/>
      <w:r w:rsidRPr="003311F4">
        <w:rPr>
          <w:rFonts w:ascii="Courier New" w:hAnsi="Courier New" w:cs="Courier New"/>
          <w:w w:val="75"/>
        </w:rPr>
        <w:t>$</w:t>
      </w:r>
      <w:r w:rsidRPr="003311F4">
        <w:rPr>
          <w:rFonts w:ascii="Courier New" w:hAnsi="Courier New" w:cs="Courier New"/>
          <w:w w:val="91"/>
        </w:rPr>
        <w:t>err)</w:t>
      </w:r>
      <w:r w:rsidRPr="003311F4">
        <w:rPr>
          <w:rFonts w:ascii="Courier New" w:hAnsi="Courier New" w:cs="Courier New"/>
        </w:rPr>
        <w:t xml:space="preserve">  </w:t>
      </w:r>
      <w:r w:rsidRPr="003311F4">
        <w:rPr>
          <w:rFonts w:ascii="Courier New" w:hAnsi="Courier New" w:cs="Courier New"/>
          <w:w w:val="79"/>
        </w:rPr>
        <w:t>{</w:t>
      </w:r>
    </w:p>
    <w:p w14:paraId="770F17CA" w14:textId="77777777" w:rsidR="004D673C" w:rsidRPr="003311F4" w:rsidRDefault="004D673C" w:rsidP="004D673C">
      <w:pPr>
        <w:pStyle w:val="BodyText"/>
        <w:spacing w:line="226" w:lineRule="exact"/>
        <w:ind w:left="292"/>
        <w:rPr>
          <w:rFonts w:ascii="Courier New" w:hAnsi="Courier New" w:cs="Courier New"/>
        </w:rPr>
      </w:pPr>
      <w:r w:rsidRPr="003311F4">
        <w:rPr>
          <w:rFonts w:ascii="Courier New" w:hAnsi="Courier New" w:cs="Courier New"/>
          <w:w w:val="90"/>
        </w:rPr>
        <w:t>echo "</w:t>
      </w:r>
      <w:proofErr w:type="spellStart"/>
      <w:r w:rsidRPr="003311F4">
        <w:rPr>
          <w:rFonts w:ascii="Courier New" w:hAnsi="Courier New" w:cs="Courier New"/>
          <w:w w:val="90"/>
        </w:rPr>
        <w:t>cURL</w:t>
      </w:r>
      <w:proofErr w:type="spellEnd"/>
      <w:r w:rsidRPr="003311F4">
        <w:rPr>
          <w:rFonts w:ascii="Courier New" w:hAnsi="Courier New" w:cs="Courier New"/>
          <w:w w:val="90"/>
        </w:rPr>
        <w:t xml:space="preserve"> Error #:</w:t>
      </w:r>
      <w:proofErr w:type="gramStart"/>
      <w:r w:rsidRPr="003311F4">
        <w:rPr>
          <w:rFonts w:ascii="Courier New" w:hAnsi="Courier New" w:cs="Courier New"/>
          <w:w w:val="90"/>
        </w:rPr>
        <w:t>" .</w:t>
      </w:r>
      <w:proofErr w:type="gramEnd"/>
      <w:r w:rsidRPr="003311F4">
        <w:rPr>
          <w:rFonts w:ascii="Courier New" w:hAnsi="Courier New" w:cs="Courier New"/>
          <w:w w:val="90"/>
        </w:rPr>
        <w:t xml:space="preserve"> $err;</w:t>
      </w:r>
    </w:p>
    <w:p w14:paraId="19109712" w14:textId="77777777" w:rsidR="004D673C" w:rsidRPr="003311F4" w:rsidRDefault="004D673C" w:rsidP="004D673C">
      <w:pPr>
        <w:pStyle w:val="BodyText"/>
        <w:spacing w:line="226" w:lineRule="exact"/>
        <w:rPr>
          <w:rFonts w:ascii="Courier New" w:hAnsi="Courier New" w:cs="Courier New"/>
        </w:rPr>
      </w:pPr>
      <w:r w:rsidRPr="003311F4">
        <w:rPr>
          <w:rFonts w:ascii="Courier New" w:hAnsi="Courier New" w:cs="Courier New"/>
          <w:w w:val="90"/>
        </w:rPr>
        <w:t>} else {</w:t>
      </w:r>
    </w:p>
    <w:p w14:paraId="2C805C97" w14:textId="77777777" w:rsidR="004D673C" w:rsidRPr="003311F4" w:rsidRDefault="004D673C" w:rsidP="004D673C">
      <w:pPr>
        <w:pStyle w:val="BodyText"/>
        <w:spacing w:line="229" w:lineRule="exact"/>
        <w:ind w:left="292"/>
        <w:rPr>
          <w:rFonts w:ascii="Courier New" w:hAnsi="Courier New" w:cs="Courier New"/>
        </w:rPr>
      </w:pPr>
      <w:proofErr w:type="gramStart"/>
      <w:r w:rsidRPr="003311F4">
        <w:rPr>
          <w:rFonts w:ascii="Courier New" w:hAnsi="Courier New" w:cs="Courier New"/>
          <w:w w:val="75"/>
        </w:rPr>
        <w:t>echo  $</w:t>
      </w:r>
      <w:proofErr w:type="gramEnd"/>
      <w:r w:rsidRPr="003311F4">
        <w:rPr>
          <w:rFonts w:ascii="Courier New" w:hAnsi="Courier New" w:cs="Courier New"/>
          <w:w w:val="75"/>
        </w:rPr>
        <w:t>response;</w:t>
      </w:r>
    </w:p>
    <w:p w14:paraId="536CD888" w14:textId="77777777" w:rsidR="004D673C" w:rsidRPr="003311F4" w:rsidRDefault="004D673C" w:rsidP="004D673C">
      <w:pPr>
        <w:pStyle w:val="BodyText"/>
        <w:spacing w:line="237" w:lineRule="exact"/>
        <w:rPr>
          <w:rFonts w:ascii="Courier New" w:hAnsi="Courier New" w:cs="Courier New"/>
        </w:rPr>
      </w:pPr>
      <w:r w:rsidRPr="003311F4">
        <w:rPr>
          <w:rFonts w:ascii="Courier New" w:hAnsi="Courier New" w:cs="Courier New"/>
          <w:w w:val="79"/>
        </w:rPr>
        <w:t>}</w:t>
      </w:r>
    </w:p>
    <w:p w14:paraId="11BBC4C8" w14:textId="5B9147D6" w:rsidR="004D673C" w:rsidRDefault="004D673C" w:rsidP="004D673C">
      <w:pPr>
        <w:pStyle w:val="BodyText"/>
        <w:spacing w:before="4"/>
        <w:ind w:left="0"/>
        <w:rPr>
          <w:rFonts w:asciiTheme="minorHAnsi" w:hAnsiTheme="minorHAnsi" w:cstheme="minorHAnsi"/>
        </w:rPr>
      </w:pPr>
    </w:p>
    <w:p w14:paraId="6F7DCE7B" w14:textId="77777777" w:rsidR="00F01CEB" w:rsidRPr="00531838" w:rsidRDefault="00F01CEB" w:rsidP="004D673C">
      <w:pPr>
        <w:pStyle w:val="BodyText"/>
        <w:spacing w:before="4"/>
        <w:ind w:left="0"/>
        <w:rPr>
          <w:rFonts w:asciiTheme="minorHAnsi" w:hAnsiTheme="minorHAnsi" w:cstheme="minorHAnsi"/>
        </w:rPr>
      </w:pPr>
    </w:p>
    <w:p w14:paraId="6CFA2965" w14:textId="44796A0E" w:rsidR="007C5582" w:rsidRPr="0009166A" w:rsidRDefault="004D673C" w:rsidP="0009166A">
      <w:pPr>
        <w:pStyle w:val="BodyText"/>
        <w:spacing w:before="1"/>
        <w:ind w:left="0"/>
        <w:rPr>
          <w:rFonts w:asciiTheme="minorHAnsi" w:hAnsiTheme="minorHAnsi" w:cstheme="minorHAnsi"/>
          <w:b/>
          <w:bCs/>
          <w:w w:val="85"/>
        </w:rPr>
      </w:pPr>
      <w:r w:rsidRPr="003311F4">
        <w:rPr>
          <w:rFonts w:asciiTheme="minorHAnsi" w:hAnsiTheme="minorHAnsi" w:cstheme="minorHAnsi"/>
          <w:b/>
          <w:bCs/>
        </w:rPr>
        <w:t xml:space="preserve">POST using </w:t>
      </w:r>
      <w:proofErr w:type="spellStart"/>
      <w:r w:rsidRPr="003311F4">
        <w:rPr>
          <w:rFonts w:asciiTheme="minorHAnsi" w:hAnsiTheme="minorHAnsi" w:cstheme="minorHAnsi"/>
          <w:b/>
          <w:bCs/>
        </w:rPr>
        <w:t>cURL</w:t>
      </w:r>
      <w:proofErr w:type="spellEnd"/>
      <w:r w:rsidRPr="003311F4">
        <w:rPr>
          <w:rFonts w:asciiTheme="minorHAnsi" w:hAnsiTheme="minorHAnsi" w:cstheme="minorHAnsi"/>
          <w:b/>
          <w:bCs/>
        </w:rPr>
        <w:t xml:space="preserve"> </w:t>
      </w:r>
      <w:r>
        <w:rPr>
          <w:rFonts w:asciiTheme="minorHAnsi" w:hAnsiTheme="minorHAnsi" w:cstheme="minorHAnsi"/>
          <w:b/>
          <w:bCs/>
        </w:rPr>
        <w:t xml:space="preserve">CLI </w:t>
      </w:r>
      <w:r w:rsidRPr="003311F4">
        <w:rPr>
          <w:rFonts w:asciiTheme="minorHAnsi" w:hAnsiTheme="minorHAnsi" w:cstheme="minorHAnsi"/>
          <w:b/>
          <w:bCs/>
        </w:rPr>
        <w:t>Example</w:t>
      </w:r>
      <w:r>
        <w:rPr>
          <w:rFonts w:asciiTheme="minorHAnsi" w:hAnsiTheme="minorHAnsi" w:cstheme="minorHAnsi"/>
          <w:b/>
          <w:bCs/>
          <w:w w:val="85"/>
        </w:rPr>
        <w:t>:</w:t>
      </w:r>
    </w:p>
    <w:p w14:paraId="79C0C6E6" w14:textId="77777777" w:rsidR="007C5582" w:rsidRPr="00531838" w:rsidRDefault="007C5582">
      <w:pPr>
        <w:pStyle w:val="BodyText"/>
        <w:spacing w:before="1"/>
        <w:rPr>
          <w:rFonts w:asciiTheme="minorHAnsi" w:hAnsiTheme="minorHAnsi" w:cstheme="minorHAnsi"/>
        </w:rPr>
      </w:pPr>
    </w:p>
    <w:p w14:paraId="3C1D5BC8" w14:textId="77777777" w:rsidR="00703845" w:rsidRPr="00531838" w:rsidRDefault="00703845">
      <w:pPr>
        <w:pStyle w:val="BodyText"/>
        <w:spacing w:before="2"/>
        <w:ind w:left="0"/>
        <w:rPr>
          <w:rFonts w:asciiTheme="minorHAnsi" w:hAnsiTheme="minorHAnsi" w:cstheme="minorHAnsi"/>
        </w:rPr>
      </w:pPr>
    </w:p>
    <w:p w14:paraId="4D56CAB7" w14:textId="77777777" w:rsidR="00703845" w:rsidRPr="0009166A" w:rsidRDefault="00F35EF3">
      <w:pPr>
        <w:pStyle w:val="BodyText"/>
        <w:spacing w:line="226" w:lineRule="exact"/>
        <w:ind w:left="292" w:right="5411" w:hanging="192"/>
        <w:rPr>
          <w:rFonts w:ascii="Courier New" w:hAnsi="Courier New" w:cs="Courier New"/>
        </w:rPr>
      </w:pPr>
      <w:r w:rsidRPr="0009166A">
        <w:rPr>
          <w:rFonts w:ascii="Courier New" w:hAnsi="Courier New" w:cs="Courier New"/>
        </w:rPr>
        <w:t xml:space="preserve">curl -X POST </w:t>
      </w:r>
      <w:r w:rsidRPr="0009166A">
        <w:rPr>
          <w:rFonts w:ascii="Courier New" w:hAnsi="Courier New" w:cs="Courier New"/>
          <w:w w:val="115"/>
        </w:rPr>
        <w:t xml:space="preserve">\ </w:t>
      </w:r>
      <w:r w:rsidRPr="0009166A">
        <w:rPr>
          <w:rFonts w:ascii="Courier New" w:hAnsi="Courier New" w:cs="Courier New"/>
          <w:w w:val="80"/>
        </w:rPr>
        <w:t>https://api.sandbox.ecrimex.net/phish   \</w:t>
      </w:r>
    </w:p>
    <w:p w14:paraId="15ABBE20" w14:textId="77777777" w:rsidR="00703845" w:rsidRPr="0009166A" w:rsidRDefault="00F35EF3">
      <w:pPr>
        <w:pStyle w:val="BodyText"/>
        <w:spacing w:line="215" w:lineRule="exact"/>
        <w:ind w:left="292"/>
        <w:rPr>
          <w:rFonts w:ascii="Courier New" w:hAnsi="Courier New" w:cs="Courier New"/>
        </w:rPr>
      </w:pPr>
      <w:r w:rsidRPr="0009166A">
        <w:rPr>
          <w:rFonts w:ascii="Courier New" w:hAnsi="Courier New" w:cs="Courier New"/>
          <w:w w:val="85"/>
        </w:rPr>
        <w:t xml:space="preserve">-H 'Authorization: </w:t>
      </w:r>
      <w:r w:rsidRPr="0009166A">
        <w:rPr>
          <w:rFonts w:ascii="Courier New" w:hAnsi="Courier New" w:cs="Courier New"/>
          <w:w w:val="85"/>
          <w:u w:val="single"/>
        </w:rPr>
        <w:t>&lt;your eCX API Token Key goes here&gt;</w:t>
      </w:r>
      <w:proofErr w:type="gramStart"/>
      <w:r w:rsidRPr="0009166A">
        <w:rPr>
          <w:rFonts w:ascii="Courier New" w:hAnsi="Courier New" w:cs="Courier New"/>
          <w:w w:val="85"/>
        </w:rPr>
        <w:t>'  \</w:t>
      </w:r>
      <w:proofErr w:type="gramEnd"/>
    </w:p>
    <w:p w14:paraId="78A99DD3" w14:textId="77777777" w:rsidR="00703845" w:rsidRPr="0009166A" w:rsidRDefault="00F35EF3">
      <w:pPr>
        <w:pStyle w:val="BodyText"/>
        <w:spacing w:line="227" w:lineRule="exact"/>
        <w:ind w:left="292"/>
        <w:rPr>
          <w:rFonts w:ascii="Courier New" w:hAnsi="Courier New" w:cs="Courier New"/>
        </w:rPr>
      </w:pPr>
      <w:r w:rsidRPr="0009166A">
        <w:rPr>
          <w:rFonts w:ascii="Courier New" w:hAnsi="Courier New" w:cs="Courier New"/>
          <w:w w:val="85"/>
        </w:rPr>
        <w:t>-H 'Content-Type: application/json' \</w:t>
      </w:r>
    </w:p>
    <w:p w14:paraId="1E189D71" w14:textId="77777777" w:rsidR="00703845" w:rsidRPr="0009166A" w:rsidRDefault="00F35EF3">
      <w:pPr>
        <w:pStyle w:val="BodyText"/>
        <w:spacing w:line="227" w:lineRule="exact"/>
        <w:ind w:left="292"/>
        <w:rPr>
          <w:rFonts w:ascii="Courier New" w:hAnsi="Courier New" w:cs="Courier New"/>
        </w:rPr>
      </w:pPr>
      <w:r w:rsidRPr="0009166A">
        <w:rPr>
          <w:rFonts w:ascii="Courier New" w:hAnsi="Courier New" w:cs="Courier New"/>
        </w:rPr>
        <w:t>-d '{</w:t>
      </w:r>
    </w:p>
    <w:p w14:paraId="315CC035" w14:textId="3EF8C457" w:rsidR="00703845" w:rsidRPr="0009166A" w:rsidRDefault="00F35EF3">
      <w:pPr>
        <w:pStyle w:val="BodyText"/>
        <w:spacing w:before="11" w:line="226" w:lineRule="exact"/>
        <w:ind w:left="292" w:right="5411"/>
        <w:rPr>
          <w:rFonts w:ascii="Courier New" w:hAnsi="Courier New" w:cs="Courier New"/>
        </w:rPr>
      </w:pPr>
      <w:r w:rsidRPr="0009166A">
        <w:rPr>
          <w:rFonts w:ascii="Courier New" w:hAnsi="Courier New" w:cs="Courier New"/>
          <w:w w:val="99"/>
        </w:rPr>
        <w:t>"</w:t>
      </w:r>
      <w:proofErr w:type="spellStart"/>
      <w:r w:rsidRPr="0009166A">
        <w:rPr>
          <w:rFonts w:ascii="Courier New" w:hAnsi="Courier New" w:cs="Courier New"/>
          <w:w w:val="80"/>
        </w:rPr>
        <w:t>url</w:t>
      </w:r>
      <w:proofErr w:type="spellEnd"/>
      <w:r w:rsidRPr="0009166A">
        <w:rPr>
          <w:rFonts w:ascii="Courier New" w:hAnsi="Courier New" w:cs="Courier New"/>
          <w:w w:val="80"/>
        </w:rPr>
        <w:t>"</w:t>
      </w:r>
      <w:r w:rsidRPr="0009166A">
        <w:rPr>
          <w:rFonts w:ascii="Courier New" w:hAnsi="Courier New" w:cs="Courier New"/>
          <w:w w:val="86"/>
        </w:rPr>
        <w:t>:</w:t>
      </w:r>
      <w:r w:rsidRPr="0009166A">
        <w:rPr>
          <w:rFonts w:ascii="Courier New" w:hAnsi="Courier New" w:cs="Courier New"/>
        </w:rPr>
        <w:t xml:space="preserve">  </w:t>
      </w:r>
      <w:r w:rsidRPr="0009166A">
        <w:rPr>
          <w:rFonts w:ascii="Courier New" w:hAnsi="Courier New" w:cs="Courier New"/>
          <w:w w:val="99"/>
        </w:rPr>
        <w:t>"</w:t>
      </w:r>
      <w:hyperlink r:id="rId28">
        <w:r w:rsidRPr="0009166A">
          <w:rPr>
            <w:rFonts w:ascii="Courier New" w:hAnsi="Courier New" w:cs="Courier New"/>
            <w:w w:val="74"/>
          </w:rPr>
          <w:t>http</w:t>
        </w:r>
        <w:r w:rsidRPr="0009166A">
          <w:rPr>
            <w:rFonts w:ascii="Courier New" w:hAnsi="Courier New" w:cs="Courier New"/>
            <w:w w:val="121"/>
          </w:rPr>
          <w:t>:/</w:t>
        </w:r>
        <w:r w:rsidRPr="0009166A">
          <w:rPr>
            <w:rFonts w:ascii="Courier New" w:hAnsi="Courier New" w:cs="Courier New"/>
            <w:w w:val="156"/>
          </w:rPr>
          <w:t>/</w:t>
        </w:r>
        <w:r w:rsidRPr="0009166A">
          <w:rPr>
            <w:rFonts w:ascii="Courier New" w:hAnsi="Courier New" w:cs="Courier New"/>
            <w:w w:val="74"/>
          </w:rPr>
          <w:t>www</w:t>
        </w:r>
        <w:r w:rsidRPr="0009166A">
          <w:rPr>
            <w:rFonts w:ascii="Courier New" w:hAnsi="Courier New" w:cs="Courier New"/>
            <w:w w:val="77"/>
          </w:rPr>
          <w:t>.</w:t>
        </w:r>
        <w:r w:rsidR="004E3A70" w:rsidRPr="0009166A">
          <w:rPr>
            <w:rFonts w:ascii="Courier New" w:hAnsi="Courier New" w:cs="Courier New"/>
            <w:w w:val="77"/>
          </w:rPr>
          <w:t>dave</w:t>
        </w:r>
        <w:r w:rsidRPr="0009166A">
          <w:rPr>
            <w:rFonts w:ascii="Courier New" w:hAnsi="Courier New" w:cs="Courier New"/>
            <w:w w:val="77"/>
          </w:rPr>
          <w:t>.c</w:t>
        </w:r>
        <w:r w:rsidRPr="0009166A">
          <w:rPr>
            <w:rFonts w:ascii="Courier New" w:hAnsi="Courier New" w:cs="Courier New"/>
            <w:w w:val="74"/>
          </w:rPr>
          <w:t>om</w:t>
        </w:r>
        <w:r w:rsidRPr="0009166A">
          <w:rPr>
            <w:rFonts w:ascii="Courier New" w:hAnsi="Courier New" w:cs="Courier New"/>
            <w:w w:val="88"/>
          </w:rPr>
          <w:t>/tes</w:t>
        </w:r>
        <w:r w:rsidRPr="0009166A">
          <w:rPr>
            <w:rFonts w:ascii="Courier New" w:hAnsi="Courier New" w:cs="Courier New"/>
            <w:w w:val="86"/>
          </w:rPr>
          <w:t>t1</w:t>
        </w:r>
      </w:hyperlink>
      <w:r w:rsidRPr="0009166A">
        <w:rPr>
          <w:rFonts w:ascii="Courier New" w:hAnsi="Courier New" w:cs="Courier New"/>
          <w:w w:val="99"/>
        </w:rPr>
        <w:t>"</w:t>
      </w:r>
      <w:r w:rsidRPr="0009166A">
        <w:rPr>
          <w:rFonts w:ascii="Courier New" w:hAnsi="Courier New" w:cs="Courier New"/>
          <w:w w:val="86"/>
        </w:rPr>
        <w:t xml:space="preserve">, </w:t>
      </w:r>
      <w:r w:rsidRPr="0009166A">
        <w:rPr>
          <w:rFonts w:ascii="Courier New" w:hAnsi="Courier New" w:cs="Courier New"/>
          <w:w w:val="85"/>
        </w:rPr>
        <w:t>"brand": "</w:t>
      </w:r>
      <w:proofErr w:type="spellStart"/>
      <w:r w:rsidR="004E3A70" w:rsidRPr="0009166A">
        <w:rPr>
          <w:rFonts w:ascii="Courier New" w:hAnsi="Courier New" w:cs="Courier New"/>
          <w:w w:val="85"/>
        </w:rPr>
        <w:t>dave</w:t>
      </w:r>
      <w:proofErr w:type="spellEnd"/>
      <w:r w:rsidRPr="0009166A">
        <w:rPr>
          <w:rFonts w:ascii="Courier New" w:hAnsi="Courier New" w:cs="Courier New"/>
          <w:w w:val="85"/>
        </w:rPr>
        <w:t>",</w:t>
      </w:r>
    </w:p>
    <w:p w14:paraId="4E468805" w14:textId="77777777" w:rsidR="00703845" w:rsidRPr="0009166A" w:rsidRDefault="00F35EF3">
      <w:pPr>
        <w:pStyle w:val="BodyText"/>
        <w:spacing w:line="215" w:lineRule="exact"/>
        <w:ind w:left="292"/>
        <w:rPr>
          <w:rFonts w:ascii="Courier New" w:hAnsi="Courier New" w:cs="Courier New"/>
        </w:rPr>
      </w:pPr>
      <w:r w:rsidRPr="0009166A">
        <w:rPr>
          <w:rFonts w:ascii="Courier New" w:hAnsi="Courier New" w:cs="Courier New"/>
          <w:w w:val="80"/>
        </w:rPr>
        <w:t>"</w:t>
      </w:r>
      <w:proofErr w:type="spellStart"/>
      <w:r w:rsidRPr="0009166A">
        <w:rPr>
          <w:rFonts w:ascii="Courier New" w:hAnsi="Courier New" w:cs="Courier New"/>
          <w:w w:val="80"/>
        </w:rPr>
        <w:t>date_discovered</w:t>
      </w:r>
      <w:proofErr w:type="spellEnd"/>
      <w:r w:rsidRPr="0009166A">
        <w:rPr>
          <w:rFonts w:ascii="Courier New" w:hAnsi="Courier New" w:cs="Courier New"/>
          <w:w w:val="80"/>
        </w:rPr>
        <w:t>":   1517439667,</w:t>
      </w:r>
    </w:p>
    <w:p w14:paraId="02DD0EB2" w14:textId="77777777" w:rsidR="00703845" w:rsidRPr="0009166A" w:rsidRDefault="00F35EF3">
      <w:pPr>
        <w:pStyle w:val="BodyText"/>
        <w:spacing w:line="227" w:lineRule="exact"/>
        <w:ind w:left="292"/>
        <w:rPr>
          <w:rFonts w:ascii="Courier New" w:hAnsi="Courier New" w:cs="Courier New"/>
        </w:rPr>
      </w:pPr>
      <w:r w:rsidRPr="0009166A">
        <w:rPr>
          <w:rFonts w:ascii="Courier New" w:hAnsi="Courier New" w:cs="Courier New"/>
          <w:w w:val="80"/>
        </w:rPr>
        <w:t>"</w:t>
      </w:r>
      <w:proofErr w:type="spellStart"/>
      <w:r w:rsidRPr="0009166A">
        <w:rPr>
          <w:rFonts w:ascii="Courier New" w:hAnsi="Courier New" w:cs="Courier New"/>
          <w:w w:val="80"/>
        </w:rPr>
        <w:t>confidence_level</w:t>
      </w:r>
      <w:proofErr w:type="spellEnd"/>
      <w:r w:rsidRPr="0009166A">
        <w:rPr>
          <w:rFonts w:ascii="Courier New" w:hAnsi="Courier New" w:cs="Courier New"/>
          <w:w w:val="80"/>
        </w:rPr>
        <w:t>": 100</w:t>
      </w:r>
    </w:p>
    <w:p w14:paraId="03BDD247" w14:textId="00E67860" w:rsidR="004D673C" w:rsidRDefault="00F35EF3">
      <w:pPr>
        <w:pStyle w:val="BodyText"/>
        <w:spacing w:line="236" w:lineRule="exact"/>
        <w:rPr>
          <w:rFonts w:ascii="Courier New" w:hAnsi="Courier New" w:cs="Courier New"/>
          <w:w w:val="90"/>
        </w:rPr>
      </w:pPr>
      <w:r w:rsidRPr="0009166A">
        <w:rPr>
          <w:rFonts w:ascii="Courier New" w:hAnsi="Courier New" w:cs="Courier New"/>
          <w:w w:val="90"/>
        </w:rPr>
        <w:t>}'</w:t>
      </w:r>
    </w:p>
    <w:p w14:paraId="28EF0401" w14:textId="747952A2" w:rsidR="004D673C" w:rsidRDefault="004D673C">
      <w:pPr>
        <w:pStyle w:val="BodyText"/>
        <w:spacing w:line="236" w:lineRule="exact"/>
        <w:rPr>
          <w:rFonts w:ascii="Courier New" w:hAnsi="Courier New" w:cs="Courier New"/>
          <w:w w:val="90"/>
        </w:rPr>
      </w:pPr>
    </w:p>
    <w:p w14:paraId="6D63FA7F" w14:textId="2F8DDED6" w:rsidR="004D673C" w:rsidRDefault="004D673C">
      <w:pPr>
        <w:pStyle w:val="BodyText"/>
        <w:spacing w:line="236" w:lineRule="exact"/>
        <w:rPr>
          <w:rFonts w:ascii="Courier New" w:hAnsi="Courier New" w:cs="Courier New"/>
          <w:w w:val="90"/>
        </w:rPr>
      </w:pPr>
    </w:p>
    <w:p w14:paraId="63247B3A" w14:textId="77777777" w:rsidR="00CB0EDE" w:rsidRDefault="00CB0EDE" w:rsidP="004D673C">
      <w:pPr>
        <w:pStyle w:val="BodyText"/>
        <w:spacing w:before="43"/>
        <w:ind w:left="0"/>
        <w:rPr>
          <w:ins w:id="533" w:author="Greg Aaron" w:date="2021-09-10T15:56:00Z"/>
          <w:rFonts w:asciiTheme="minorHAnsi" w:hAnsiTheme="minorHAnsi" w:cstheme="minorHAnsi"/>
          <w:b/>
          <w:bCs/>
        </w:rPr>
      </w:pPr>
    </w:p>
    <w:p w14:paraId="58D3E77E" w14:textId="55C434A5" w:rsidR="004D673C" w:rsidRPr="00531838" w:rsidRDefault="004D673C" w:rsidP="004D673C">
      <w:pPr>
        <w:pStyle w:val="BodyText"/>
        <w:spacing w:before="43"/>
        <w:ind w:left="0"/>
        <w:rPr>
          <w:rFonts w:asciiTheme="minorHAnsi" w:hAnsiTheme="minorHAnsi" w:cstheme="minorHAnsi"/>
        </w:rPr>
      </w:pPr>
      <w:r w:rsidRPr="003311F4">
        <w:rPr>
          <w:rFonts w:asciiTheme="minorHAnsi" w:hAnsiTheme="minorHAnsi" w:cstheme="minorHAnsi"/>
          <w:b/>
          <w:bCs/>
        </w:rPr>
        <w:lastRenderedPageBreak/>
        <w:t xml:space="preserve">POST using </w:t>
      </w:r>
      <w:r>
        <w:rPr>
          <w:rFonts w:asciiTheme="minorHAnsi" w:hAnsiTheme="minorHAnsi" w:cstheme="minorHAnsi"/>
          <w:b/>
          <w:bCs/>
        </w:rPr>
        <w:t xml:space="preserve">Postman </w:t>
      </w:r>
      <w:r w:rsidRPr="003311F4">
        <w:rPr>
          <w:rFonts w:asciiTheme="minorHAnsi" w:hAnsiTheme="minorHAnsi" w:cstheme="minorHAnsi"/>
          <w:b/>
          <w:bCs/>
        </w:rPr>
        <w:t>Example</w:t>
      </w:r>
      <w:r w:rsidR="00364036">
        <w:rPr>
          <w:rFonts w:asciiTheme="minorHAnsi" w:hAnsiTheme="minorHAnsi" w:cstheme="minorHAnsi"/>
          <w:b/>
          <w:bCs/>
        </w:rPr>
        <w:t>:</w:t>
      </w:r>
      <w:r w:rsidRPr="00531838">
        <w:rPr>
          <w:rFonts w:asciiTheme="minorHAnsi" w:hAnsiTheme="minorHAnsi" w:cstheme="minorHAnsi"/>
          <w:w w:val="90"/>
        </w:rPr>
        <w:t xml:space="preserve"> </w:t>
      </w:r>
    </w:p>
    <w:p w14:paraId="5464AD81" w14:textId="77777777" w:rsidR="004D673C" w:rsidRPr="00531838" w:rsidRDefault="004D673C" w:rsidP="004D673C">
      <w:pPr>
        <w:pStyle w:val="BodyText"/>
        <w:spacing w:before="1"/>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54144" behindDoc="0" locked="0" layoutInCell="1" allowOverlap="1" wp14:anchorId="3104DA1A" wp14:editId="222FEAC5">
            <wp:simplePos x="0" y="0"/>
            <wp:positionH relativeFrom="page">
              <wp:posOffset>914400</wp:posOffset>
            </wp:positionH>
            <wp:positionV relativeFrom="paragraph">
              <wp:posOffset>179029</wp:posOffset>
            </wp:positionV>
            <wp:extent cx="5941867" cy="1742312"/>
            <wp:effectExtent l="0" t="0" r="0" b="0"/>
            <wp:wrapTopAndBottom/>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29" cstate="print"/>
                    <a:stretch>
                      <a:fillRect/>
                    </a:stretch>
                  </pic:blipFill>
                  <pic:spPr>
                    <a:xfrm>
                      <a:off x="0" y="0"/>
                      <a:ext cx="5941867" cy="1742312"/>
                    </a:xfrm>
                    <a:prstGeom prst="rect">
                      <a:avLst/>
                    </a:prstGeom>
                  </pic:spPr>
                </pic:pic>
              </a:graphicData>
            </a:graphic>
          </wp:anchor>
        </w:drawing>
      </w:r>
    </w:p>
    <w:p w14:paraId="35611ACF" w14:textId="77777777" w:rsidR="004D673C" w:rsidRPr="00531838" w:rsidRDefault="004D673C" w:rsidP="004D673C">
      <w:pPr>
        <w:pStyle w:val="BodyText"/>
        <w:spacing w:before="4"/>
        <w:ind w:left="0"/>
        <w:rPr>
          <w:rFonts w:asciiTheme="minorHAnsi" w:hAnsiTheme="minorHAnsi" w:cstheme="minorHAnsi"/>
        </w:rPr>
      </w:pPr>
    </w:p>
    <w:p w14:paraId="4B318BEB" w14:textId="77777777" w:rsidR="004D673C" w:rsidRPr="004D673C" w:rsidRDefault="004D673C" w:rsidP="0009166A">
      <w:pPr>
        <w:pStyle w:val="BodyText"/>
        <w:ind w:left="0"/>
        <w:rPr>
          <w:rFonts w:asciiTheme="minorHAnsi" w:hAnsiTheme="minorHAnsi" w:cstheme="minorHAnsi"/>
        </w:rPr>
      </w:pPr>
      <w:r w:rsidRPr="004D673C">
        <w:rPr>
          <w:rFonts w:asciiTheme="minorHAnsi" w:hAnsiTheme="minorHAnsi" w:cstheme="minorHAnsi"/>
        </w:rPr>
        <w:t>Press the blue Send button to run the POST operation in Postman.</w:t>
      </w:r>
    </w:p>
    <w:p w14:paraId="46D1A21E" w14:textId="77777777" w:rsidR="004D673C" w:rsidRPr="004D673C" w:rsidRDefault="004D673C" w:rsidP="0009166A">
      <w:pPr>
        <w:pStyle w:val="BodyText"/>
        <w:ind w:left="0"/>
        <w:rPr>
          <w:rFonts w:asciiTheme="minorHAnsi" w:hAnsiTheme="minorHAnsi" w:cstheme="minorHAnsi"/>
        </w:rPr>
      </w:pPr>
    </w:p>
    <w:p w14:paraId="095B8BD3" w14:textId="1CA88C99" w:rsidR="004D673C" w:rsidRDefault="004D673C" w:rsidP="008478BB">
      <w:pPr>
        <w:pStyle w:val="BodyText"/>
        <w:ind w:left="0"/>
        <w:rPr>
          <w:rFonts w:asciiTheme="minorHAnsi" w:hAnsiTheme="minorHAnsi" w:cstheme="minorHAnsi"/>
        </w:rPr>
      </w:pPr>
      <w:r w:rsidRPr="004D673C">
        <w:rPr>
          <w:rFonts w:asciiTheme="minorHAnsi" w:hAnsiTheme="minorHAnsi" w:cstheme="minorHAnsi"/>
        </w:rPr>
        <w:t xml:space="preserve">We used the “Code” link </w:t>
      </w:r>
      <w:r>
        <w:rPr>
          <w:rFonts w:asciiTheme="minorHAnsi" w:hAnsiTheme="minorHAnsi" w:cstheme="minorHAnsi"/>
        </w:rPr>
        <w:t xml:space="preserve">to </w:t>
      </w:r>
      <w:r w:rsidRPr="004D673C">
        <w:rPr>
          <w:rFonts w:asciiTheme="minorHAnsi" w:hAnsiTheme="minorHAnsi" w:cstheme="minorHAnsi"/>
        </w:rPr>
        <w:t xml:space="preserve">export the API operation into the PHP and </w:t>
      </w:r>
      <w:proofErr w:type="spellStart"/>
      <w:r w:rsidRPr="004D673C">
        <w:rPr>
          <w:rFonts w:asciiTheme="minorHAnsi" w:hAnsiTheme="minorHAnsi" w:cstheme="minorHAnsi"/>
        </w:rPr>
        <w:t>cURL</w:t>
      </w:r>
      <w:proofErr w:type="spellEnd"/>
      <w:r w:rsidRPr="004D673C">
        <w:rPr>
          <w:rFonts w:asciiTheme="minorHAnsi" w:hAnsiTheme="minorHAnsi" w:cstheme="minorHAnsi"/>
        </w:rPr>
        <w:t xml:space="preserve"> code above. A screenshot of the Code Generation within Postman is below, with the “Code” link circled in orange. You can see the wide range of programming languages Postman will generate code for your query in:</w:t>
      </w:r>
    </w:p>
    <w:p w14:paraId="092689F3" w14:textId="2686E3E1" w:rsidR="00B034CC" w:rsidRDefault="00B034CC" w:rsidP="008478BB">
      <w:pPr>
        <w:pStyle w:val="BodyText"/>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55168" behindDoc="0" locked="0" layoutInCell="1" allowOverlap="1" wp14:anchorId="1FE0F5D9" wp14:editId="144447C6">
            <wp:simplePos x="0" y="0"/>
            <wp:positionH relativeFrom="page">
              <wp:posOffset>850900</wp:posOffset>
            </wp:positionH>
            <wp:positionV relativeFrom="paragraph">
              <wp:posOffset>171450</wp:posOffset>
            </wp:positionV>
            <wp:extent cx="6040120" cy="3810000"/>
            <wp:effectExtent l="0" t="0" r="0" b="0"/>
            <wp:wrapTopAndBottom/>
            <wp:docPr id="38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30" cstate="print"/>
                    <a:stretch>
                      <a:fillRect/>
                    </a:stretch>
                  </pic:blipFill>
                  <pic:spPr>
                    <a:xfrm>
                      <a:off x="0" y="0"/>
                      <a:ext cx="6040120" cy="3810000"/>
                    </a:xfrm>
                    <a:prstGeom prst="rect">
                      <a:avLst/>
                    </a:prstGeom>
                  </pic:spPr>
                </pic:pic>
              </a:graphicData>
            </a:graphic>
            <wp14:sizeRelH relativeFrom="margin">
              <wp14:pctWidth>0</wp14:pctWidth>
            </wp14:sizeRelH>
            <wp14:sizeRelV relativeFrom="margin">
              <wp14:pctHeight>0</wp14:pctHeight>
            </wp14:sizeRelV>
          </wp:anchor>
        </w:drawing>
      </w:r>
    </w:p>
    <w:p w14:paraId="76B50DDD" w14:textId="1AE1D458" w:rsidR="00B034CC" w:rsidRDefault="00B034CC" w:rsidP="008478BB">
      <w:pPr>
        <w:pStyle w:val="BodyText"/>
        <w:ind w:left="0"/>
        <w:rPr>
          <w:rFonts w:asciiTheme="minorHAnsi" w:hAnsiTheme="minorHAnsi" w:cstheme="minorHAnsi"/>
        </w:rPr>
      </w:pPr>
    </w:p>
    <w:p w14:paraId="2B82F0CE" w14:textId="3B965121" w:rsidR="00B034CC" w:rsidRDefault="00B034CC" w:rsidP="00B034CC">
      <w:pPr>
        <w:pStyle w:val="Heading2"/>
        <w:rPr>
          <w:w w:val="90"/>
        </w:rPr>
      </w:pPr>
      <w:bookmarkStart w:id="534" w:name="_Toc82181968"/>
      <w:r>
        <w:rPr>
          <w:w w:val="90"/>
        </w:rPr>
        <w:lastRenderedPageBreak/>
        <w:t xml:space="preserve">Phishing Module: </w:t>
      </w:r>
      <w:r w:rsidRPr="00531838">
        <w:rPr>
          <w:w w:val="90"/>
        </w:rPr>
        <w:t>PATC</w:t>
      </w:r>
      <w:r>
        <w:rPr>
          <w:w w:val="90"/>
        </w:rPr>
        <w:t>H</w:t>
      </w:r>
      <w:bookmarkEnd w:id="534"/>
    </w:p>
    <w:p w14:paraId="437BB283" w14:textId="77777777" w:rsidR="00346E57" w:rsidRDefault="00346E57" w:rsidP="00346E57">
      <w:pPr>
        <w:pStyle w:val="BodyText"/>
        <w:ind w:left="0"/>
        <w:rPr>
          <w:rFonts w:asciiTheme="minorHAnsi" w:hAnsiTheme="minorHAnsi" w:cstheme="minorHAnsi"/>
        </w:rPr>
      </w:pPr>
    </w:p>
    <w:p w14:paraId="595CDE8F" w14:textId="10B32413" w:rsidR="00B034CC" w:rsidRPr="003311F4" w:rsidRDefault="00B034CC" w:rsidP="0009166A">
      <w:pPr>
        <w:pStyle w:val="BodyText"/>
        <w:ind w:left="0"/>
        <w:rPr>
          <w:rFonts w:asciiTheme="minorHAnsi" w:hAnsiTheme="minorHAnsi" w:cstheme="minorHAnsi"/>
        </w:rPr>
      </w:pPr>
      <w:r w:rsidRPr="003311F4">
        <w:rPr>
          <w:rFonts w:asciiTheme="minorHAnsi" w:hAnsiTheme="minorHAnsi" w:cstheme="minorHAnsi"/>
        </w:rPr>
        <w:t>A PATCH requires the ID of the entity.  Use PATCH when you find that you have additional or revised data for a specific phishing record within eCX.</w:t>
      </w:r>
    </w:p>
    <w:p w14:paraId="5AD2F7FA" w14:textId="77777777" w:rsidR="00B034CC" w:rsidRPr="003311F4" w:rsidRDefault="00B034CC" w:rsidP="00B034CC">
      <w:pPr>
        <w:rPr>
          <w:rFonts w:asciiTheme="minorHAnsi" w:hAnsiTheme="minorHAnsi" w:cstheme="minorHAnsi"/>
        </w:rPr>
      </w:pPr>
    </w:p>
    <w:p w14:paraId="6A801E77" w14:textId="77777777" w:rsidR="00B034CC" w:rsidRDefault="00B034CC" w:rsidP="00B034CC">
      <w:pPr>
        <w:rPr>
          <w:rFonts w:asciiTheme="minorHAnsi" w:hAnsiTheme="minorHAnsi" w:cstheme="minorHAnsi"/>
        </w:rPr>
      </w:pPr>
      <w:r w:rsidRPr="003311F4">
        <w:rPr>
          <w:rFonts w:asciiTheme="minorHAnsi" w:hAnsiTheme="minorHAnsi" w:cstheme="minorHAnsi"/>
        </w:rPr>
        <w:t xml:space="preserve">You are able to update data via PATCH for brands, </w:t>
      </w:r>
      <w:proofErr w:type="spellStart"/>
      <w:r w:rsidRPr="003311F4">
        <w:rPr>
          <w:rFonts w:asciiTheme="minorHAnsi" w:hAnsiTheme="minorHAnsi" w:cstheme="minorHAnsi"/>
        </w:rPr>
        <w:t>confidence_level</w:t>
      </w:r>
      <w:proofErr w:type="spellEnd"/>
      <w:r w:rsidRPr="003311F4">
        <w:rPr>
          <w:rFonts w:asciiTheme="minorHAnsi" w:hAnsiTheme="minorHAnsi" w:cstheme="minorHAnsi"/>
        </w:rPr>
        <w:t xml:space="preserve">, and status. In order to PATCH a phish entity the status must be active, and in order to change a status to active you must include a </w:t>
      </w:r>
      <w:proofErr w:type="spellStart"/>
      <w:r w:rsidRPr="003311F4">
        <w:rPr>
          <w:rFonts w:asciiTheme="minorHAnsi" w:hAnsiTheme="minorHAnsi" w:cstheme="minorHAnsi"/>
        </w:rPr>
        <w:t>date_discovered</w:t>
      </w:r>
      <w:proofErr w:type="spellEnd"/>
      <w:r w:rsidRPr="003311F4">
        <w:rPr>
          <w:rFonts w:asciiTheme="minorHAnsi" w:hAnsiTheme="minorHAnsi" w:cstheme="minorHAnsi"/>
        </w:rPr>
        <w:t xml:space="preserve"> value in the PATCH. You cannot PATCH a URL value, once </w:t>
      </w:r>
      <w:proofErr w:type="spellStart"/>
      <w:r w:rsidRPr="003311F4">
        <w:rPr>
          <w:rFonts w:asciiTheme="minorHAnsi" w:hAnsiTheme="minorHAnsi" w:cstheme="minorHAnsi"/>
        </w:rPr>
        <w:t>POSTed</w:t>
      </w:r>
      <w:proofErr w:type="spellEnd"/>
      <w:r w:rsidRPr="003311F4">
        <w:rPr>
          <w:rFonts w:asciiTheme="minorHAnsi" w:hAnsiTheme="minorHAnsi" w:cstheme="minorHAnsi"/>
        </w:rPr>
        <w:t xml:space="preserve"> to eCX the URL value is immutable.</w:t>
      </w:r>
    </w:p>
    <w:p w14:paraId="501DA39B" w14:textId="77777777" w:rsidR="00B034CC" w:rsidRPr="003311F4" w:rsidRDefault="00B034CC" w:rsidP="00B034CC">
      <w:pPr>
        <w:rPr>
          <w:rFonts w:asciiTheme="minorHAnsi" w:hAnsiTheme="minorHAnsi" w:cstheme="minorHAnsi"/>
        </w:rPr>
      </w:pPr>
    </w:p>
    <w:p w14:paraId="1C1A4C20" w14:textId="77777777" w:rsidR="00B034CC" w:rsidRDefault="00B034CC" w:rsidP="00B034CC">
      <w:pPr>
        <w:rPr>
          <w:rFonts w:asciiTheme="minorHAnsi" w:hAnsiTheme="minorHAnsi" w:cstheme="minorHAnsi"/>
        </w:rPr>
      </w:pPr>
      <w:r w:rsidRPr="003311F4">
        <w:rPr>
          <w:rFonts w:asciiTheme="minorHAnsi" w:hAnsiTheme="minorHAnsi" w:cstheme="minorHAnsi"/>
        </w:rPr>
        <w:t>Set the Content-Type header to ‘application/json’ to tell eCX that you are sending JSON data with the request.</w:t>
      </w:r>
    </w:p>
    <w:p w14:paraId="37E720CC" w14:textId="77777777" w:rsidR="00B034CC" w:rsidRPr="003311F4" w:rsidRDefault="00B034CC" w:rsidP="00B034CC">
      <w:pPr>
        <w:rPr>
          <w:rFonts w:asciiTheme="minorHAnsi" w:hAnsiTheme="minorHAnsi" w:cstheme="minorHAnsi"/>
        </w:rPr>
      </w:pPr>
    </w:p>
    <w:p w14:paraId="38E1FC4A" w14:textId="77777777" w:rsidR="00B034CC" w:rsidRPr="003311F4" w:rsidRDefault="00B034CC" w:rsidP="00B034CC">
      <w:pPr>
        <w:rPr>
          <w:rFonts w:asciiTheme="minorHAnsi" w:hAnsiTheme="minorHAnsi" w:cstheme="minorHAnsi"/>
        </w:rPr>
      </w:pPr>
      <w:r w:rsidRPr="003311F4">
        <w:rPr>
          <w:rFonts w:asciiTheme="minorHAnsi" w:hAnsiTheme="minorHAnsi" w:cstheme="minorHAnsi"/>
        </w:rPr>
        <w:t xml:space="preserve">When we </w:t>
      </w:r>
      <w:proofErr w:type="spellStart"/>
      <w:r w:rsidRPr="003311F4">
        <w:rPr>
          <w:rFonts w:asciiTheme="minorHAnsi" w:hAnsiTheme="minorHAnsi" w:cstheme="minorHAnsi"/>
        </w:rPr>
        <w:t>POSTed</w:t>
      </w:r>
      <w:proofErr w:type="spellEnd"/>
      <w:r w:rsidRPr="003311F4">
        <w:rPr>
          <w:rFonts w:asciiTheme="minorHAnsi" w:hAnsiTheme="minorHAnsi" w:cstheme="minorHAnsi"/>
        </w:rPr>
        <w:t xml:space="preserve"> the example </w:t>
      </w:r>
      <w:r>
        <w:rPr>
          <w:rFonts w:asciiTheme="minorHAnsi" w:hAnsiTheme="minorHAnsi" w:cstheme="minorHAnsi"/>
        </w:rPr>
        <w:t xml:space="preserve">below, the </w:t>
      </w:r>
      <w:r w:rsidRPr="003311F4">
        <w:rPr>
          <w:rFonts w:asciiTheme="minorHAnsi" w:hAnsiTheme="minorHAnsi" w:cstheme="minorHAnsi"/>
        </w:rPr>
        <w:t xml:space="preserve">eCX returned an ID of 87104669 for the new entity that was created. We’ll need this ID for the PATCH operation. You may update any or all of the modifiable fields using a PATCH, in our example we’ll update the brand field, looking for a </w:t>
      </w:r>
      <w:proofErr w:type="gramStart"/>
      <w:r w:rsidRPr="003311F4">
        <w:rPr>
          <w:rFonts w:asciiTheme="minorHAnsi" w:hAnsiTheme="minorHAnsi" w:cstheme="minorHAnsi"/>
        </w:rPr>
        <w:t>200 result</w:t>
      </w:r>
      <w:proofErr w:type="gramEnd"/>
      <w:r w:rsidRPr="003311F4">
        <w:rPr>
          <w:rFonts w:asciiTheme="minorHAnsi" w:hAnsiTheme="minorHAnsi" w:cstheme="minorHAnsi"/>
        </w:rPr>
        <w:t xml:space="preserve"> code being returned to indicate</w:t>
      </w:r>
      <w:r>
        <w:rPr>
          <w:rFonts w:asciiTheme="minorHAnsi" w:hAnsiTheme="minorHAnsi" w:cstheme="minorHAnsi"/>
        </w:rPr>
        <w:t xml:space="preserve"> success.</w:t>
      </w:r>
    </w:p>
    <w:p w14:paraId="509875FA" w14:textId="77777777" w:rsidR="00B034CC" w:rsidRPr="00531838" w:rsidRDefault="00B034CC" w:rsidP="00B034CC">
      <w:pPr>
        <w:pStyle w:val="BodyText"/>
        <w:spacing w:before="1"/>
        <w:ind w:left="0"/>
        <w:rPr>
          <w:rFonts w:asciiTheme="minorHAnsi" w:hAnsiTheme="minorHAnsi" w:cstheme="minorHAnsi"/>
          <w:b/>
        </w:rPr>
      </w:pPr>
      <w:r>
        <w:rPr>
          <w:noProof/>
        </w:rPr>
        <mc:AlternateContent>
          <mc:Choice Requires="wpg">
            <w:drawing>
              <wp:anchor distT="0" distB="0" distL="0" distR="0" simplePos="0" relativeHeight="251656192" behindDoc="0" locked="0" layoutInCell="1" allowOverlap="1" wp14:anchorId="7EF1A892" wp14:editId="17DCE37A">
                <wp:simplePos x="0" y="0"/>
                <wp:positionH relativeFrom="page">
                  <wp:posOffset>4107815</wp:posOffset>
                </wp:positionH>
                <wp:positionV relativeFrom="paragraph">
                  <wp:posOffset>135255</wp:posOffset>
                </wp:positionV>
                <wp:extent cx="887730" cy="669290"/>
                <wp:effectExtent l="0" t="0" r="1270" b="0"/>
                <wp:wrapTopAndBottom/>
                <wp:docPr id="326"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7730" cy="669290"/>
                          <a:chOff x="6469" y="213"/>
                          <a:chExt cx="1398" cy="1054"/>
                        </a:xfrm>
                      </wpg:grpSpPr>
                      <wps:wsp>
                        <wps:cNvPr id="327" name="Freeform 1098"/>
                        <wps:cNvSpPr>
                          <a:spLocks/>
                        </wps:cNvSpPr>
                        <wps:spPr bwMode="auto">
                          <a:xfrm>
                            <a:off x="6477" y="220"/>
                            <a:ext cx="1383" cy="1039"/>
                          </a:xfrm>
                          <a:custGeom>
                            <a:avLst/>
                            <a:gdLst>
                              <a:gd name="T0" fmla="*/ 0 w 1383"/>
                              <a:gd name="T1" fmla="*/ 1144 h 1039"/>
                              <a:gd name="T2" fmla="*/ 0 w 1383"/>
                              <a:gd name="T3" fmla="*/ 220 h 1039"/>
                              <a:gd name="T4" fmla="*/ 1382 w 1383"/>
                              <a:gd name="T5" fmla="*/ 220 h 1039"/>
                              <a:gd name="T6" fmla="*/ 1382 w 1383"/>
                              <a:gd name="T7" fmla="*/ 1144 h 1039"/>
                              <a:gd name="T8" fmla="*/ 1318 w 1383"/>
                              <a:gd name="T9" fmla="*/ 1102 h 1039"/>
                              <a:gd name="T10" fmla="*/ 1251 w 1383"/>
                              <a:gd name="T11" fmla="*/ 1070 h 1039"/>
                              <a:gd name="T12" fmla="*/ 1181 w 1383"/>
                              <a:gd name="T13" fmla="*/ 1047 h 1039"/>
                              <a:gd name="T14" fmla="*/ 1109 w 1383"/>
                              <a:gd name="T15" fmla="*/ 1033 h 1039"/>
                              <a:gd name="T16" fmla="*/ 1036 w 1383"/>
                              <a:gd name="T17" fmla="*/ 1028 h 1039"/>
                              <a:gd name="T18" fmla="*/ 964 w 1383"/>
                              <a:gd name="T19" fmla="*/ 1033 h 1039"/>
                              <a:gd name="T20" fmla="*/ 892 w 1383"/>
                              <a:gd name="T21" fmla="*/ 1047 h 1039"/>
                              <a:gd name="T22" fmla="*/ 822 w 1383"/>
                              <a:gd name="T23" fmla="*/ 1070 h 1039"/>
                              <a:gd name="T24" fmla="*/ 754 w 1383"/>
                              <a:gd name="T25" fmla="*/ 1102 h 1039"/>
                              <a:gd name="T26" fmla="*/ 691 w 1383"/>
                              <a:gd name="T27" fmla="*/ 1144 h 1039"/>
                              <a:gd name="T28" fmla="*/ 627 w 1383"/>
                              <a:gd name="T29" fmla="*/ 1185 h 1039"/>
                              <a:gd name="T30" fmla="*/ 560 w 1383"/>
                              <a:gd name="T31" fmla="*/ 1218 h 1039"/>
                              <a:gd name="T32" fmla="*/ 490 w 1383"/>
                              <a:gd name="T33" fmla="*/ 1241 h 1039"/>
                              <a:gd name="T34" fmla="*/ 418 w 1383"/>
                              <a:gd name="T35" fmla="*/ 1255 h 1039"/>
                              <a:gd name="T36" fmla="*/ 345 w 1383"/>
                              <a:gd name="T37" fmla="*/ 1259 h 1039"/>
                              <a:gd name="T38" fmla="*/ 272 w 1383"/>
                              <a:gd name="T39" fmla="*/ 1255 h 1039"/>
                              <a:gd name="T40" fmla="*/ 200 w 1383"/>
                              <a:gd name="T41" fmla="*/ 1241 h 1039"/>
                              <a:gd name="T42" fmla="*/ 130 w 1383"/>
                              <a:gd name="T43" fmla="*/ 1218 h 1039"/>
                              <a:gd name="T44" fmla="*/ 63 w 1383"/>
                              <a:gd name="T45" fmla="*/ 1185 h 1039"/>
                              <a:gd name="T46" fmla="*/ 0 w 1383"/>
                              <a:gd name="T47" fmla="*/ 1144 h 1039"/>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383" h="1039">
                                <a:moveTo>
                                  <a:pt x="0" y="924"/>
                                </a:moveTo>
                                <a:lnTo>
                                  <a:pt x="0" y="0"/>
                                </a:lnTo>
                                <a:lnTo>
                                  <a:pt x="1382" y="0"/>
                                </a:lnTo>
                                <a:lnTo>
                                  <a:pt x="1382" y="924"/>
                                </a:lnTo>
                                <a:lnTo>
                                  <a:pt x="1318" y="882"/>
                                </a:lnTo>
                                <a:lnTo>
                                  <a:pt x="1251" y="850"/>
                                </a:lnTo>
                                <a:lnTo>
                                  <a:pt x="1181" y="827"/>
                                </a:lnTo>
                                <a:lnTo>
                                  <a:pt x="1109" y="813"/>
                                </a:lnTo>
                                <a:lnTo>
                                  <a:pt x="1036" y="808"/>
                                </a:lnTo>
                                <a:lnTo>
                                  <a:pt x="964" y="813"/>
                                </a:lnTo>
                                <a:lnTo>
                                  <a:pt x="892" y="827"/>
                                </a:lnTo>
                                <a:lnTo>
                                  <a:pt x="822" y="850"/>
                                </a:lnTo>
                                <a:lnTo>
                                  <a:pt x="754" y="882"/>
                                </a:lnTo>
                                <a:lnTo>
                                  <a:pt x="691" y="924"/>
                                </a:lnTo>
                                <a:lnTo>
                                  <a:pt x="627" y="965"/>
                                </a:lnTo>
                                <a:lnTo>
                                  <a:pt x="560" y="998"/>
                                </a:lnTo>
                                <a:lnTo>
                                  <a:pt x="490" y="1021"/>
                                </a:lnTo>
                                <a:lnTo>
                                  <a:pt x="418" y="1035"/>
                                </a:lnTo>
                                <a:lnTo>
                                  <a:pt x="345" y="1039"/>
                                </a:lnTo>
                                <a:lnTo>
                                  <a:pt x="272" y="1035"/>
                                </a:lnTo>
                                <a:lnTo>
                                  <a:pt x="200" y="1021"/>
                                </a:lnTo>
                                <a:lnTo>
                                  <a:pt x="130" y="998"/>
                                </a:lnTo>
                                <a:lnTo>
                                  <a:pt x="63" y="965"/>
                                </a:lnTo>
                                <a:lnTo>
                                  <a:pt x="0" y="924"/>
                                </a:lnTo>
                                <a:close/>
                              </a:path>
                            </a:pathLst>
                          </a:custGeom>
                          <a:noFill/>
                          <a:ln w="91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Text Box 1099"/>
                        <wps:cNvSpPr txBox="1">
                          <a:spLocks/>
                        </wps:cNvSpPr>
                        <wps:spPr bwMode="auto">
                          <a:xfrm>
                            <a:off x="6469" y="213"/>
                            <a:ext cx="1397" cy="10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6F2B2" w14:textId="77777777" w:rsidR="006C62AB" w:rsidRDefault="006C62AB" w:rsidP="00B034CC">
                              <w:pPr>
                                <w:rPr>
                                  <w:b/>
                                  <w:sz w:val="16"/>
                                </w:rPr>
                              </w:pPr>
                            </w:p>
                            <w:p w14:paraId="4DE969C2" w14:textId="77777777" w:rsidR="006C62AB" w:rsidRDefault="006C62AB" w:rsidP="00B034CC">
                              <w:pPr>
                                <w:spacing w:before="124"/>
                                <w:ind w:left="266"/>
                                <w:rPr>
                                  <w:sz w:val="16"/>
                                </w:rPr>
                              </w:pPr>
                              <w:r>
                                <w:rPr>
                                  <w:w w:val="85"/>
                                  <w:sz w:val="16"/>
                                </w:rPr>
                                <w:t>/phish PATCH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F1A892" id="Group 1097" o:spid="_x0000_s1113" style="position:absolute;margin-left:323.45pt;margin-top:10.65pt;width:69.9pt;height:52.7pt;z-index:251656192;mso-wrap-distance-left:0;mso-wrap-distance-right:0;mso-position-horizontal-relative:page;mso-position-vertical-relative:text" coordorigin="6469,213" coordsize="1398,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">
                <v:shape id="Freeform 1098" o:spid="_x0000_s1114" style="position:absolute;left:6477;top:220;width:1383;height:1039;visibility:visible;mso-wrap-style:square;v-text-anchor:top" coordsize="1383,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" path="m,924l,,1382,r,924l1318,882r-67,-32l1181,827r-72,-14l1036,808r-72,5l892,827r-70,23l754,882r-63,42l627,965r-67,33l490,1021r-72,14l345,1039r-73,-4l200,1021,130,998,63,965,,924xe" filled="f" strokeweight=".25458mm">
                  <v:path arrowok="t" o:connecttype="custom" o:connectlocs="0,1144;0,220;1382,220;1382,1144;1318,1102;1251,1070;1181,1047;1109,1033;1036,1028;964,1033;892,1047;822,1070;754,1102;691,1144;627,1185;560,1218;490,1241;418,1255;345,1259;272,1255;200,1241;130,1218;63,1185;0,1144" o:connectangles="0,0,0,0,0,0,0,0,0,0,0,0,0,0,0,0,0,0,0,0,0,0,0,0"/>
                </v:shape>
                <v:shape id="Text Box 1099" o:spid="_x0000_s1115" type="#_x0000_t202" style="position:absolute;left:6469;top:213;width:1397;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" filled="f" stroked="f">
                  <v:path arrowok="t"/>
                  <v:textbox inset="0,0,0,0">
                    <w:txbxContent>
                      <w:p w14:paraId="2496F2B2" w14:textId="77777777" w:rsidR="006C62AB" w:rsidRDefault="006C62AB" w:rsidP="00B034CC">
                        <w:pPr>
                          <w:rPr>
                            <w:b/>
                            <w:sz w:val="16"/>
                          </w:rPr>
                        </w:pPr>
                      </w:p>
                      <w:p w14:paraId="4DE969C2" w14:textId="77777777" w:rsidR="006C62AB" w:rsidRDefault="006C62AB" w:rsidP="00B034CC">
                        <w:pPr>
                          <w:spacing w:before="124"/>
                          <w:ind w:left="266"/>
                          <w:rPr>
                            <w:sz w:val="16"/>
                          </w:rPr>
                        </w:pPr>
                        <w:r>
                          <w:rPr>
                            <w:w w:val="85"/>
                            <w:sz w:val="16"/>
                          </w:rPr>
                          <w:t>/phish PATCH</w:t>
                        </w:r>
                      </w:p>
                    </w:txbxContent>
                  </v:textbox>
                </v:shape>
                <w10:wrap type="topAndBottom" anchorx="page"/>
              </v:group>
            </w:pict>
          </mc:Fallback>
        </mc:AlternateContent>
      </w:r>
    </w:p>
    <w:p w14:paraId="03F2E286" w14:textId="77777777" w:rsidR="00B034CC" w:rsidRPr="00531838" w:rsidRDefault="00B034CC" w:rsidP="00B034CC">
      <w:pPr>
        <w:pStyle w:val="BodyText"/>
        <w:ind w:left="0"/>
        <w:rPr>
          <w:rFonts w:asciiTheme="minorHAnsi" w:hAnsiTheme="minorHAnsi" w:cstheme="minorHAnsi"/>
          <w:b/>
        </w:rPr>
      </w:pPr>
    </w:p>
    <w:p w14:paraId="17E8D4F9" w14:textId="77777777" w:rsidR="00B034CC" w:rsidRPr="00531838" w:rsidRDefault="00B034CC" w:rsidP="00B034CC">
      <w:pPr>
        <w:pStyle w:val="BodyText"/>
        <w:spacing w:before="7"/>
        <w:ind w:left="0"/>
        <w:rPr>
          <w:rFonts w:asciiTheme="minorHAnsi" w:hAnsiTheme="minorHAnsi" w:cstheme="minorHAnsi"/>
          <w:b/>
        </w:rPr>
      </w:pPr>
    </w:p>
    <w:p w14:paraId="5A3F00F7" w14:textId="77777777" w:rsidR="00B034CC" w:rsidRPr="00531838" w:rsidRDefault="00B034CC" w:rsidP="00B034CC">
      <w:pPr>
        <w:spacing w:before="70"/>
        <w:ind w:left="2026"/>
        <w:rPr>
          <w:rFonts w:asciiTheme="minorHAnsi" w:hAnsiTheme="minorHAnsi" w:cstheme="minorHAnsi"/>
        </w:rPr>
      </w:pPr>
      <w:r>
        <w:rPr>
          <w:noProof/>
        </w:rPr>
        <mc:AlternateContent>
          <mc:Choice Requires="wpg">
            <w:drawing>
              <wp:anchor distT="0" distB="0" distL="114300" distR="114300" simplePos="0" relativeHeight="251657216" behindDoc="1" locked="0" layoutInCell="1" allowOverlap="1" wp14:anchorId="100F6B4E" wp14:editId="3A945AB7">
                <wp:simplePos x="0" y="0"/>
                <wp:positionH relativeFrom="page">
                  <wp:posOffset>2244725</wp:posOffset>
                </wp:positionH>
                <wp:positionV relativeFrom="paragraph">
                  <wp:posOffset>-829945</wp:posOffset>
                </wp:positionV>
                <wp:extent cx="1379220" cy="1353185"/>
                <wp:effectExtent l="0" t="12700" r="0" b="0"/>
                <wp:wrapNone/>
                <wp:docPr id="329" name="Group 10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9220" cy="1353185"/>
                          <a:chOff x="3535" y="-1307"/>
                          <a:chExt cx="2172" cy="2131"/>
                        </a:xfrm>
                      </wpg:grpSpPr>
                      <wps:wsp>
                        <wps:cNvPr id="330" name="AutoShape 1093"/>
                        <wps:cNvSpPr>
                          <a:spLocks/>
                        </wps:cNvSpPr>
                        <wps:spPr bwMode="auto">
                          <a:xfrm>
                            <a:off x="2189" y="-160"/>
                            <a:ext cx="2247" cy="2199"/>
                          </a:xfrm>
                          <a:custGeom>
                            <a:avLst/>
                            <a:gdLst>
                              <a:gd name="T0" fmla="*/ 1868 w 2247"/>
                              <a:gd name="T1" fmla="*/ -780 h 2199"/>
                              <a:gd name="T2" fmla="*/ 3251 w 2247"/>
                              <a:gd name="T3" fmla="*/ -780 h 2199"/>
                              <a:gd name="T4" fmla="*/ 3320 w 2247"/>
                              <a:gd name="T5" fmla="*/ -790 h 2199"/>
                              <a:gd name="T6" fmla="*/ 3382 w 2247"/>
                              <a:gd name="T7" fmla="*/ -816 h 2199"/>
                              <a:gd name="T8" fmla="*/ 3434 w 2247"/>
                              <a:gd name="T9" fmla="*/ -856 h 2199"/>
                              <a:gd name="T10" fmla="*/ 3475 w 2247"/>
                              <a:gd name="T11" fmla="*/ -909 h 2199"/>
                              <a:gd name="T12" fmla="*/ 3501 w 2247"/>
                              <a:gd name="T13" fmla="*/ -971 h 2199"/>
                              <a:gd name="T14" fmla="*/ 3510 w 2247"/>
                              <a:gd name="T15" fmla="*/ -1040 h 2199"/>
                              <a:gd name="T16" fmla="*/ 3501 w 2247"/>
                              <a:gd name="T17" fmla="*/ -1109 h 2199"/>
                              <a:gd name="T18" fmla="*/ 3475 w 2247"/>
                              <a:gd name="T19" fmla="*/ -1171 h 2199"/>
                              <a:gd name="T20" fmla="*/ 3434 w 2247"/>
                              <a:gd name="T21" fmla="*/ -1224 h 2199"/>
                              <a:gd name="T22" fmla="*/ 3382 w 2247"/>
                              <a:gd name="T23" fmla="*/ -1264 h 2199"/>
                              <a:gd name="T24" fmla="*/ 3320 w 2247"/>
                              <a:gd name="T25" fmla="*/ -1290 h 2199"/>
                              <a:gd name="T26" fmla="*/ 3251 w 2247"/>
                              <a:gd name="T27" fmla="*/ -1300 h 2199"/>
                              <a:gd name="T28" fmla="*/ 1868 w 2247"/>
                              <a:gd name="T29" fmla="*/ -1300 h 2199"/>
                              <a:gd name="T30" fmla="*/ 1799 w 2247"/>
                              <a:gd name="T31" fmla="*/ -1290 h 2199"/>
                              <a:gd name="T32" fmla="*/ 1737 w 2247"/>
                              <a:gd name="T33" fmla="*/ -1264 h 2199"/>
                              <a:gd name="T34" fmla="*/ 1685 w 2247"/>
                              <a:gd name="T35" fmla="*/ -1224 h 2199"/>
                              <a:gd name="T36" fmla="*/ 1644 w 2247"/>
                              <a:gd name="T37" fmla="*/ -1171 h 2199"/>
                              <a:gd name="T38" fmla="*/ 1618 w 2247"/>
                              <a:gd name="T39" fmla="*/ -1109 h 2199"/>
                              <a:gd name="T40" fmla="*/ 1609 w 2247"/>
                              <a:gd name="T41" fmla="*/ -1040 h 2199"/>
                              <a:gd name="T42" fmla="*/ 1618 w 2247"/>
                              <a:gd name="T43" fmla="*/ -971 h 2199"/>
                              <a:gd name="T44" fmla="*/ 1644 w 2247"/>
                              <a:gd name="T45" fmla="*/ -909 h 2199"/>
                              <a:gd name="T46" fmla="*/ 1685 w 2247"/>
                              <a:gd name="T47" fmla="*/ -856 h 2199"/>
                              <a:gd name="T48" fmla="*/ 1737 w 2247"/>
                              <a:gd name="T49" fmla="*/ -816 h 2199"/>
                              <a:gd name="T50" fmla="*/ 1799 w 2247"/>
                              <a:gd name="T51" fmla="*/ -790 h 2199"/>
                              <a:gd name="T52" fmla="*/ 1868 w 2247"/>
                              <a:gd name="T53" fmla="*/ -780 h 2199"/>
                              <a:gd name="T54" fmla="*/ 2560 w 2247"/>
                              <a:gd name="T55" fmla="*/ -780 h 2199"/>
                              <a:gd name="T56" fmla="*/ 2560 w 2247"/>
                              <a:gd name="T57" fmla="*/ -457 h 2199"/>
                              <a:gd name="T58" fmla="*/ 1868 w 2247"/>
                              <a:gd name="T59" fmla="*/ 172 h 2199"/>
                              <a:gd name="T60" fmla="*/ 2560 w 2247"/>
                              <a:gd name="T61" fmla="*/ -347 h 2199"/>
                              <a:gd name="T62" fmla="*/ 3251 w 2247"/>
                              <a:gd name="T63" fmla="*/ 172 h 2199"/>
                              <a:gd name="T64" fmla="*/ 2560 w 2247"/>
                              <a:gd name="T65" fmla="*/ 691 h 2199"/>
                              <a:gd name="T66" fmla="*/ 1868 w 2247"/>
                              <a:gd name="T67" fmla="*/ 172 h 2199"/>
                              <a:gd name="T68" fmla="*/ 1353 w 2247"/>
                              <a:gd name="T69" fmla="*/ 172 h 2199"/>
                              <a:gd name="T70" fmla="*/ 1868 w 2247"/>
                              <a:gd name="T71" fmla="*/ 172 h 2199"/>
                              <a:gd name="T72" fmla="*/ 2560 w 2247"/>
                              <a:gd name="T73" fmla="*/ 691 h 2199"/>
                              <a:gd name="T74" fmla="*/ 2560 w 2247"/>
                              <a:gd name="T75" fmla="*/ 815 h 2199"/>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2247" h="2199">
                                <a:moveTo>
                                  <a:pt x="1868" y="-620"/>
                                </a:moveTo>
                                <a:lnTo>
                                  <a:pt x="3251" y="-620"/>
                                </a:lnTo>
                                <a:lnTo>
                                  <a:pt x="3320" y="-630"/>
                                </a:lnTo>
                                <a:lnTo>
                                  <a:pt x="3382" y="-656"/>
                                </a:lnTo>
                                <a:lnTo>
                                  <a:pt x="3434" y="-696"/>
                                </a:lnTo>
                                <a:lnTo>
                                  <a:pt x="3475" y="-749"/>
                                </a:lnTo>
                                <a:lnTo>
                                  <a:pt x="3501" y="-811"/>
                                </a:lnTo>
                                <a:lnTo>
                                  <a:pt x="3510" y="-880"/>
                                </a:lnTo>
                                <a:lnTo>
                                  <a:pt x="3501" y="-949"/>
                                </a:lnTo>
                                <a:lnTo>
                                  <a:pt x="3475" y="-1011"/>
                                </a:lnTo>
                                <a:lnTo>
                                  <a:pt x="3434" y="-1064"/>
                                </a:lnTo>
                                <a:lnTo>
                                  <a:pt x="3382" y="-1104"/>
                                </a:lnTo>
                                <a:lnTo>
                                  <a:pt x="3320" y="-1130"/>
                                </a:lnTo>
                                <a:lnTo>
                                  <a:pt x="3251" y="-1140"/>
                                </a:lnTo>
                                <a:lnTo>
                                  <a:pt x="1868" y="-1140"/>
                                </a:lnTo>
                                <a:lnTo>
                                  <a:pt x="1799" y="-1130"/>
                                </a:lnTo>
                                <a:lnTo>
                                  <a:pt x="1737" y="-1104"/>
                                </a:lnTo>
                                <a:lnTo>
                                  <a:pt x="1685" y="-1064"/>
                                </a:lnTo>
                                <a:lnTo>
                                  <a:pt x="1644" y="-1011"/>
                                </a:lnTo>
                                <a:lnTo>
                                  <a:pt x="1618" y="-949"/>
                                </a:lnTo>
                                <a:lnTo>
                                  <a:pt x="1609" y="-880"/>
                                </a:lnTo>
                                <a:lnTo>
                                  <a:pt x="1618" y="-811"/>
                                </a:lnTo>
                                <a:lnTo>
                                  <a:pt x="1644" y="-749"/>
                                </a:lnTo>
                                <a:lnTo>
                                  <a:pt x="1685" y="-696"/>
                                </a:lnTo>
                                <a:lnTo>
                                  <a:pt x="1737" y="-656"/>
                                </a:lnTo>
                                <a:lnTo>
                                  <a:pt x="1799" y="-630"/>
                                </a:lnTo>
                                <a:lnTo>
                                  <a:pt x="1868" y="-620"/>
                                </a:lnTo>
                                <a:close/>
                                <a:moveTo>
                                  <a:pt x="2560" y="-620"/>
                                </a:moveTo>
                                <a:lnTo>
                                  <a:pt x="2560" y="-297"/>
                                </a:lnTo>
                                <a:moveTo>
                                  <a:pt x="1868" y="332"/>
                                </a:moveTo>
                                <a:lnTo>
                                  <a:pt x="2560" y="-187"/>
                                </a:lnTo>
                                <a:lnTo>
                                  <a:pt x="3251" y="332"/>
                                </a:lnTo>
                                <a:lnTo>
                                  <a:pt x="2560" y="851"/>
                                </a:lnTo>
                                <a:lnTo>
                                  <a:pt x="1868" y="332"/>
                                </a:lnTo>
                                <a:close/>
                                <a:moveTo>
                                  <a:pt x="1353" y="332"/>
                                </a:moveTo>
                                <a:lnTo>
                                  <a:pt x="1868" y="332"/>
                                </a:lnTo>
                                <a:moveTo>
                                  <a:pt x="2560" y="851"/>
                                </a:moveTo>
                                <a:lnTo>
                                  <a:pt x="2560" y="975"/>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Freeform 1094"/>
                        <wps:cNvSpPr>
                          <a:spLocks/>
                        </wps:cNvSpPr>
                        <wps:spPr bwMode="auto">
                          <a:xfrm>
                            <a:off x="4686" y="-473"/>
                            <a:ext cx="126" cy="126"/>
                          </a:xfrm>
                          <a:custGeom>
                            <a:avLst/>
                            <a:gdLst>
                              <a:gd name="T0" fmla="*/ 125 w 126"/>
                              <a:gd name="T1" fmla="*/ -473 h 126"/>
                              <a:gd name="T2" fmla="*/ 0 w 126"/>
                              <a:gd name="T3" fmla="*/ -473 h 126"/>
                              <a:gd name="T4" fmla="*/ 63 w 126"/>
                              <a:gd name="T5" fmla="*/ -347 h 126"/>
                              <a:gd name="T6" fmla="*/ 125 w 126"/>
                              <a:gd name="T7" fmla="*/ -473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0"/>
                                </a:lnTo>
                                <a:lnTo>
                                  <a:pt x="63"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Text Box 1095"/>
                        <wps:cNvSpPr txBox="1">
                          <a:spLocks/>
                        </wps:cNvSpPr>
                        <wps:spPr bwMode="auto">
                          <a:xfrm>
                            <a:off x="4305" y="-1113"/>
                            <a:ext cx="924"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B222E" w14:textId="77777777" w:rsidR="006C62AB" w:rsidRDefault="006C62AB" w:rsidP="00B034CC">
                              <w:pPr>
                                <w:spacing w:line="153" w:lineRule="exact"/>
                                <w:rPr>
                                  <w:sz w:val="16"/>
                                </w:rPr>
                              </w:pPr>
                              <w:r>
                                <w:rPr>
                                  <w:w w:val="85"/>
                                  <w:sz w:val="16"/>
                                </w:rPr>
                                <w:t>PATCH</w:t>
                              </w:r>
                              <w:r>
                                <w:rPr>
                                  <w:spacing w:val="-17"/>
                                  <w:w w:val="85"/>
                                  <w:sz w:val="16"/>
                                </w:rPr>
                                <w:t xml:space="preserve"> </w:t>
                              </w:r>
                              <w:r>
                                <w:rPr>
                                  <w:w w:val="85"/>
                                  <w:sz w:val="16"/>
                                </w:rPr>
                                <w:t>a</w:t>
                              </w:r>
                              <w:r>
                                <w:rPr>
                                  <w:spacing w:val="-22"/>
                                  <w:w w:val="85"/>
                                  <w:sz w:val="16"/>
                                </w:rPr>
                                <w:t xml:space="preserve"> </w:t>
                              </w:r>
                              <w:r>
                                <w:rPr>
                                  <w:w w:val="85"/>
                                  <w:sz w:val="16"/>
                                </w:rPr>
                                <w:t>phish</w:t>
                              </w:r>
                            </w:p>
                          </w:txbxContent>
                        </wps:txbx>
                        <wps:bodyPr rot="0" vert="horz" wrap="square" lIns="0" tIns="0" rIns="0" bIns="0" anchor="t" anchorCtr="0" upright="1">
                          <a:noAutofit/>
                        </wps:bodyPr>
                      </wps:wsp>
                      <wps:wsp>
                        <wps:cNvPr id="333" name="Text Box 1096"/>
                        <wps:cNvSpPr txBox="1">
                          <a:spLocks/>
                        </wps:cNvSpPr>
                        <wps:spPr bwMode="auto">
                          <a:xfrm>
                            <a:off x="4353" y="-84"/>
                            <a:ext cx="823"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AE501" w14:textId="77777777" w:rsidR="006C62AB" w:rsidRDefault="006C62AB" w:rsidP="00B034CC">
                              <w:pPr>
                                <w:spacing w:line="153" w:lineRule="exact"/>
                                <w:ind w:right="18"/>
                                <w:jc w:val="center"/>
                                <w:rPr>
                                  <w:sz w:val="16"/>
                                </w:rPr>
                              </w:pPr>
                              <w:r>
                                <w:rPr>
                                  <w:w w:val="90"/>
                                  <w:sz w:val="16"/>
                                </w:rPr>
                                <w:t>API token</w:t>
                              </w:r>
                            </w:p>
                            <w:p w14:paraId="592003DF" w14:textId="77777777" w:rsidR="006C62AB" w:rsidRDefault="006C62AB" w:rsidP="00B034CC">
                              <w:pPr>
                                <w:ind w:right="18"/>
                                <w:jc w:val="center"/>
                                <w:rPr>
                                  <w:sz w:val="16"/>
                                </w:rPr>
                              </w:pPr>
                              <w:r>
                                <w:rPr>
                                  <w:w w:val="90"/>
                                  <w:sz w:val="16"/>
                                </w:rPr>
                                <w:t xml:space="preserve">included </w:t>
                              </w:r>
                              <w:r>
                                <w:rPr>
                                  <w:spacing w:val="-6"/>
                                  <w:w w:val="90"/>
                                  <w:sz w:val="16"/>
                                </w:rPr>
                                <w:t>and</w:t>
                              </w:r>
                            </w:p>
                            <w:p w14:paraId="3C4157CE" w14:textId="77777777" w:rsidR="006C62AB" w:rsidRDefault="006C62AB" w:rsidP="00B034CC">
                              <w:pPr>
                                <w:ind w:right="12"/>
                                <w:jc w:val="center"/>
                                <w:rPr>
                                  <w:sz w:val="16"/>
                                </w:rPr>
                              </w:pPr>
                              <w:r>
                                <w:rPr>
                                  <w:sz w:val="16"/>
                                </w:rPr>
                                <w:t>valid?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0F6B4E" id="Group 1092" o:spid="_x0000_s1116" style="position:absolute;left:0;text-align:left;margin-left:176.75pt;margin-top:-65.35pt;width:108.6pt;height:106.55pt;z-index:-251659264;mso-position-horizontal-relative:page;mso-position-vertical-relative:text" coordorigin="3535,-1307" coordsize="2172,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">
                <v:shape id="AutoShape 1093" o:spid="_x0000_s1117" style="position:absolute;left:2189;top:-160;width:2247;height:2199;visibility:visible;mso-wrap-style:square;v-text-anchor:top" coordsize="2247,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" path="m1868,-620r1383,l3320,-630r62,-26l3434,-696r41,-53l3501,-811r9,-69l3501,-949r-26,-62l3434,-1064r-52,-40l3320,-1130r-69,-10l1868,-1140r-69,10l1737,-1104r-52,40l1644,-1011r-26,62l1609,-880r9,69l1644,-749r41,53l1737,-656r62,26l1868,-620xm2560,-620r,323m1868,332r692,-519l3251,332,2560,851,1868,332xm1353,332r515,m2560,851r,124e" filled="f" strokeweight=".2545mm">
                  <v:path arrowok="t" o:connecttype="custom" o:connectlocs="1868,-780;3251,-780;3320,-790;3382,-816;3434,-856;3475,-909;3501,-971;3510,-1040;3501,-1109;3475,-1171;3434,-1224;3382,-1264;3320,-1290;3251,-1300;1868,-1300;1799,-1290;1737,-1264;1685,-1224;1644,-1171;1618,-1109;1609,-1040;1618,-971;1644,-909;1685,-856;1737,-816;1799,-790;1868,-780;2560,-780;2560,-457;1868,172;2560,-347;3251,172;2560,691;1868,172;1353,172;1868,172;2560,691;2560,815" o:connectangles="0,0,0,0,0,0,0,0,0,0,0,0,0,0,0,0,0,0,0,0,0,0,0,0,0,0,0,0,0,0,0,0,0,0,0,0,0,0"/>
                </v:shape>
                <v:shape id="Freeform 1094" o:spid="_x0000_s1118" style="position:absolute;left:4686;top:-473;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" path="m125,l,,63,126,125,xe" fillcolor="black" stroked="f">
                  <v:path arrowok="t" o:connecttype="custom" o:connectlocs="125,-473;0,-473;63,-347;125,-473" o:connectangles="0,0,0,0"/>
                </v:shape>
                <v:shape id="Text Box 1095" o:spid="_x0000_s1119" type="#_x0000_t202" style="position:absolute;left:4305;top:-1113;width:924;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" filled="f" stroked="f">
                  <v:path arrowok="t"/>
                  <v:textbox inset="0,0,0,0">
                    <w:txbxContent>
                      <w:p w14:paraId="0E8B222E" w14:textId="77777777" w:rsidR="006C62AB" w:rsidRDefault="006C62AB" w:rsidP="00B034CC">
                        <w:pPr>
                          <w:spacing w:line="153" w:lineRule="exact"/>
                          <w:rPr>
                            <w:sz w:val="16"/>
                          </w:rPr>
                        </w:pPr>
                        <w:r>
                          <w:rPr>
                            <w:w w:val="85"/>
                            <w:sz w:val="16"/>
                          </w:rPr>
                          <w:t>PATCH</w:t>
                        </w:r>
                        <w:r>
                          <w:rPr>
                            <w:spacing w:val="-17"/>
                            <w:w w:val="85"/>
                            <w:sz w:val="16"/>
                          </w:rPr>
                          <w:t xml:space="preserve"> </w:t>
                        </w:r>
                        <w:r>
                          <w:rPr>
                            <w:w w:val="85"/>
                            <w:sz w:val="16"/>
                          </w:rPr>
                          <w:t>a</w:t>
                        </w:r>
                        <w:r>
                          <w:rPr>
                            <w:spacing w:val="-22"/>
                            <w:w w:val="85"/>
                            <w:sz w:val="16"/>
                          </w:rPr>
                          <w:t xml:space="preserve"> </w:t>
                        </w:r>
                        <w:r>
                          <w:rPr>
                            <w:w w:val="85"/>
                            <w:sz w:val="16"/>
                          </w:rPr>
                          <w:t>phish</w:t>
                        </w:r>
                      </w:p>
                    </w:txbxContent>
                  </v:textbox>
                </v:shape>
                <v:shape id="Text Box 1096" o:spid="_x0000_s1120" type="#_x0000_t202" style="position:absolute;left:4353;top:-84;width:823;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" filled="f" stroked="f">
                  <v:path arrowok="t"/>
                  <v:textbox inset="0,0,0,0">
                    <w:txbxContent>
                      <w:p w14:paraId="0AAAE501" w14:textId="77777777" w:rsidR="006C62AB" w:rsidRDefault="006C62AB" w:rsidP="00B034CC">
                        <w:pPr>
                          <w:spacing w:line="153" w:lineRule="exact"/>
                          <w:ind w:right="18"/>
                          <w:jc w:val="center"/>
                          <w:rPr>
                            <w:sz w:val="16"/>
                          </w:rPr>
                        </w:pPr>
                        <w:r>
                          <w:rPr>
                            <w:w w:val="90"/>
                            <w:sz w:val="16"/>
                          </w:rPr>
                          <w:t>API token</w:t>
                        </w:r>
                      </w:p>
                      <w:p w14:paraId="592003DF" w14:textId="77777777" w:rsidR="006C62AB" w:rsidRDefault="006C62AB" w:rsidP="00B034CC">
                        <w:pPr>
                          <w:ind w:right="18"/>
                          <w:jc w:val="center"/>
                          <w:rPr>
                            <w:sz w:val="16"/>
                          </w:rPr>
                        </w:pPr>
                        <w:r>
                          <w:rPr>
                            <w:w w:val="90"/>
                            <w:sz w:val="16"/>
                          </w:rPr>
                          <w:t xml:space="preserve">included </w:t>
                        </w:r>
                        <w:r>
                          <w:rPr>
                            <w:spacing w:val="-6"/>
                            <w:w w:val="90"/>
                            <w:sz w:val="16"/>
                          </w:rPr>
                          <w:t>and</w:t>
                        </w:r>
                      </w:p>
                      <w:p w14:paraId="3C4157CE" w14:textId="77777777" w:rsidR="006C62AB" w:rsidRDefault="006C62AB" w:rsidP="00B034CC">
                        <w:pPr>
                          <w:ind w:right="12"/>
                          <w:jc w:val="center"/>
                          <w:rPr>
                            <w:sz w:val="16"/>
                          </w:rPr>
                        </w:pPr>
                        <w:r>
                          <w:rPr>
                            <w:sz w:val="16"/>
                          </w:rPr>
                          <w:t>valid?</w:t>
                        </w:r>
                      </w:p>
                    </w:txbxContent>
                  </v:textbox>
                </v:shape>
                <w10:wrap anchorx="page"/>
              </v:group>
            </w:pict>
          </mc:Fallback>
        </mc:AlternateContent>
      </w:r>
      <w:r>
        <w:rPr>
          <w:noProof/>
        </w:rPr>
        <mc:AlternateContent>
          <mc:Choice Requires="wpg">
            <w:drawing>
              <wp:anchor distT="0" distB="0" distL="114300" distR="114300" simplePos="0" relativeHeight="251658240" behindDoc="1" locked="0" layoutInCell="1" allowOverlap="1" wp14:anchorId="6868EDFA" wp14:editId="1C7E854F">
                <wp:simplePos x="0" y="0"/>
                <wp:positionH relativeFrom="page">
                  <wp:posOffset>925830</wp:posOffset>
                </wp:positionH>
                <wp:positionV relativeFrom="paragraph">
                  <wp:posOffset>-60325</wp:posOffset>
                </wp:positionV>
                <wp:extent cx="1214755" cy="339725"/>
                <wp:effectExtent l="0" t="0" r="4445" b="3175"/>
                <wp:wrapNone/>
                <wp:docPr id="334" name="Group 1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95"/>
                          <a:chExt cx="1913" cy="535"/>
                        </a:xfrm>
                      </wpg:grpSpPr>
                      <wps:wsp>
                        <wps:cNvPr id="335" name="AutoShape 1089"/>
                        <wps:cNvSpPr>
                          <a:spLocks/>
                        </wps:cNvSpPr>
                        <wps:spPr bwMode="auto">
                          <a:xfrm>
                            <a:off x="25" y="1100"/>
                            <a:ext cx="1977" cy="540"/>
                          </a:xfrm>
                          <a:custGeom>
                            <a:avLst/>
                            <a:gdLst>
                              <a:gd name="T0" fmla="*/ 1699 w 1977"/>
                              <a:gd name="T1" fmla="*/ 432 h 540"/>
                              <a:gd name="T2" fmla="*/ 2563 w 1977"/>
                              <a:gd name="T3" fmla="*/ 432 h 540"/>
                              <a:gd name="T4" fmla="*/ 2632 w 1977"/>
                              <a:gd name="T5" fmla="*/ 422 h 540"/>
                              <a:gd name="T6" fmla="*/ 2694 w 1977"/>
                              <a:gd name="T7" fmla="*/ 396 h 540"/>
                              <a:gd name="T8" fmla="*/ 2747 w 1977"/>
                              <a:gd name="T9" fmla="*/ 356 h 540"/>
                              <a:gd name="T10" fmla="*/ 2787 w 1977"/>
                              <a:gd name="T11" fmla="*/ 303 h 540"/>
                              <a:gd name="T12" fmla="*/ 2813 w 1977"/>
                              <a:gd name="T13" fmla="*/ 241 h 540"/>
                              <a:gd name="T14" fmla="*/ 2823 w 1977"/>
                              <a:gd name="T15" fmla="*/ 172 h 540"/>
                              <a:gd name="T16" fmla="*/ 2813 w 1977"/>
                              <a:gd name="T17" fmla="*/ 103 h 540"/>
                              <a:gd name="T18" fmla="*/ 2787 w 1977"/>
                              <a:gd name="T19" fmla="*/ 41 h 540"/>
                              <a:gd name="T20" fmla="*/ 2747 w 1977"/>
                              <a:gd name="T21" fmla="*/ -12 h 540"/>
                              <a:gd name="T22" fmla="*/ 2694 w 1977"/>
                              <a:gd name="T23" fmla="*/ -52 h 540"/>
                              <a:gd name="T24" fmla="*/ 2632 w 1977"/>
                              <a:gd name="T25" fmla="*/ -78 h 540"/>
                              <a:gd name="T26" fmla="*/ 2563 w 1977"/>
                              <a:gd name="T27" fmla="*/ -88 h 540"/>
                              <a:gd name="T28" fmla="*/ 1699 w 1977"/>
                              <a:gd name="T29" fmla="*/ -88 h 540"/>
                              <a:gd name="T30" fmla="*/ 1630 w 1977"/>
                              <a:gd name="T31" fmla="*/ -78 h 540"/>
                              <a:gd name="T32" fmla="*/ 1568 w 1977"/>
                              <a:gd name="T33" fmla="*/ -52 h 540"/>
                              <a:gd name="T34" fmla="*/ 1516 w 1977"/>
                              <a:gd name="T35" fmla="*/ -12 h 540"/>
                              <a:gd name="T36" fmla="*/ 1475 w 1977"/>
                              <a:gd name="T37" fmla="*/ 41 h 540"/>
                              <a:gd name="T38" fmla="*/ 1449 w 1977"/>
                              <a:gd name="T39" fmla="*/ 103 h 540"/>
                              <a:gd name="T40" fmla="*/ 1440 w 1977"/>
                              <a:gd name="T41" fmla="*/ 172 h 540"/>
                              <a:gd name="T42" fmla="*/ 1449 w 1977"/>
                              <a:gd name="T43" fmla="*/ 241 h 540"/>
                              <a:gd name="T44" fmla="*/ 1475 w 1977"/>
                              <a:gd name="T45" fmla="*/ 303 h 540"/>
                              <a:gd name="T46" fmla="*/ 1516 w 1977"/>
                              <a:gd name="T47" fmla="*/ 356 h 540"/>
                              <a:gd name="T48" fmla="*/ 1568 w 1977"/>
                              <a:gd name="T49" fmla="*/ 396 h 540"/>
                              <a:gd name="T50" fmla="*/ 1630 w 1977"/>
                              <a:gd name="T51" fmla="*/ 422 h 540"/>
                              <a:gd name="T52" fmla="*/ 1699 w 1977"/>
                              <a:gd name="T53" fmla="*/ 432 h 540"/>
                              <a:gd name="T54" fmla="*/ 2932 w 1977"/>
                              <a:gd name="T55" fmla="*/ 172 h 540"/>
                              <a:gd name="T56" fmla="*/ 3337 w 1977"/>
                              <a:gd name="T57" fmla="*/ 172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668"/>
                                </a:moveTo>
                                <a:lnTo>
                                  <a:pt x="2563" y="-668"/>
                                </a:lnTo>
                                <a:lnTo>
                                  <a:pt x="2632" y="-678"/>
                                </a:lnTo>
                                <a:lnTo>
                                  <a:pt x="2694" y="-704"/>
                                </a:lnTo>
                                <a:lnTo>
                                  <a:pt x="2747" y="-744"/>
                                </a:lnTo>
                                <a:lnTo>
                                  <a:pt x="2787" y="-797"/>
                                </a:lnTo>
                                <a:lnTo>
                                  <a:pt x="2813" y="-859"/>
                                </a:lnTo>
                                <a:lnTo>
                                  <a:pt x="2823" y="-928"/>
                                </a:lnTo>
                                <a:lnTo>
                                  <a:pt x="2813" y="-997"/>
                                </a:lnTo>
                                <a:lnTo>
                                  <a:pt x="2787" y="-1059"/>
                                </a:lnTo>
                                <a:lnTo>
                                  <a:pt x="2747" y="-1112"/>
                                </a:lnTo>
                                <a:lnTo>
                                  <a:pt x="2694" y="-1152"/>
                                </a:lnTo>
                                <a:lnTo>
                                  <a:pt x="2632" y="-1178"/>
                                </a:lnTo>
                                <a:lnTo>
                                  <a:pt x="2563" y="-1188"/>
                                </a:lnTo>
                                <a:lnTo>
                                  <a:pt x="1699" y="-1188"/>
                                </a:lnTo>
                                <a:lnTo>
                                  <a:pt x="1630" y="-1178"/>
                                </a:lnTo>
                                <a:lnTo>
                                  <a:pt x="1568" y="-1152"/>
                                </a:lnTo>
                                <a:lnTo>
                                  <a:pt x="1516" y="-1112"/>
                                </a:lnTo>
                                <a:lnTo>
                                  <a:pt x="1475" y="-1059"/>
                                </a:lnTo>
                                <a:lnTo>
                                  <a:pt x="1449" y="-997"/>
                                </a:lnTo>
                                <a:lnTo>
                                  <a:pt x="1440" y="-928"/>
                                </a:lnTo>
                                <a:lnTo>
                                  <a:pt x="1449" y="-859"/>
                                </a:lnTo>
                                <a:lnTo>
                                  <a:pt x="1475" y="-797"/>
                                </a:lnTo>
                                <a:lnTo>
                                  <a:pt x="1516" y="-744"/>
                                </a:lnTo>
                                <a:lnTo>
                                  <a:pt x="1568" y="-704"/>
                                </a:lnTo>
                                <a:lnTo>
                                  <a:pt x="1630" y="-678"/>
                                </a:lnTo>
                                <a:lnTo>
                                  <a:pt x="1699" y="-668"/>
                                </a:lnTo>
                                <a:close/>
                                <a:moveTo>
                                  <a:pt x="2932" y="-928"/>
                                </a:moveTo>
                                <a:lnTo>
                                  <a:pt x="3337" y="-928"/>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Freeform 1090"/>
                        <wps:cNvSpPr>
                          <a:spLocks/>
                        </wps:cNvSpPr>
                        <wps:spPr bwMode="auto">
                          <a:xfrm>
                            <a:off x="2848" y="109"/>
                            <a:ext cx="126" cy="126"/>
                          </a:xfrm>
                          <a:custGeom>
                            <a:avLst/>
                            <a:gdLst>
                              <a:gd name="T0" fmla="*/ 125 w 126"/>
                              <a:gd name="T1" fmla="*/ 109 h 126"/>
                              <a:gd name="T2" fmla="*/ 0 w 126"/>
                              <a:gd name="T3" fmla="*/ 172 h 126"/>
                              <a:gd name="T4" fmla="*/ 125 w 126"/>
                              <a:gd name="T5" fmla="*/ 235 h 126"/>
                              <a:gd name="T6" fmla="*/ 125 w 126"/>
                              <a:gd name="T7" fmla="*/ 109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Text Box 1091"/>
                        <wps:cNvSpPr txBox="1">
                          <a:spLocks/>
                        </wps:cNvSpPr>
                        <wps:spPr bwMode="auto">
                          <a:xfrm>
                            <a:off x="2041" y="101"/>
                            <a:ext cx="26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252DA" w14:textId="77777777" w:rsidR="006C62AB" w:rsidRDefault="006C62AB" w:rsidP="00B034CC">
                              <w:pPr>
                                <w:spacing w:line="153" w:lineRule="exact"/>
                                <w:rPr>
                                  <w:sz w:val="16"/>
                                </w:rPr>
                              </w:pPr>
                              <w:r>
                                <w:rPr>
                                  <w:w w:val="90"/>
                                  <w:sz w:val="16"/>
                                </w:rPr>
                                <w:t>404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68EDFA" id="Group 1088" o:spid="_x0000_s1121" style="position:absolute;left:0;text-align:left;margin-left:72.9pt;margin-top:-4.75pt;width:95.65pt;height:26.75pt;z-index:-251658240;mso-position-horizontal-relative:page;mso-position-vertical-relative:text" coordorigin="1458,-95"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">
                <v:shape id="AutoShape 1089" o:spid="_x0000_s1122" style="position:absolute;left:25;top:1100;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" path="m1699,-668r864,l2632,-678r62,-26l2747,-744r40,-53l2813,-859r10,-69l2813,-997r-26,-62l2747,-1112r-53,-40l2632,-1178r-69,-10l1699,-1188r-69,10l1568,-1152r-52,40l1475,-1059r-26,62l1440,-928r9,69l1475,-797r41,53l1568,-704r62,26l1699,-668xm2932,-928r405,e" filled="f" strokeweight=".2545mm">
                  <v:path arrowok="t" o:connecttype="custom" o:connectlocs="1699,432;2563,432;2632,422;2694,396;2747,356;2787,303;2813,241;2823,172;2813,103;2787,41;2747,-12;2694,-52;2632,-78;2563,-88;1699,-88;1630,-78;1568,-52;1516,-12;1475,41;1449,103;1440,172;1449,241;1475,303;1516,356;1568,396;1630,422;1699,432;2932,172;3337,172" o:connectangles="0,0,0,0,0,0,0,0,0,0,0,0,0,0,0,0,0,0,0,0,0,0,0,0,0,0,0,0,0"/>
                </v:shape>
                <v:shape id="Freeform 1090" o:spid="_x0000_s1123" style="position:absolute;left:2848;top:109;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" path="m125,l,63r125,63l125,xe" fillcolor="black" stroked="f">
                  <v:path arrowok="t" o:connecttype="custom" o:connectlocs="125,109;0,172;125,235;125,109" o:connectangles="0,0,0,0"/>
                </v:shape>
                <v:shape id="Text Box 1091" o:spid="_x0000_s1124" type="#_x0000_t202" style="position:absolute;left:2041;top:101;width:26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" filled="f" stroked="f">
                  <v:path arrowok="t"/>
                  <v:textbox inset="0,0,0,0">
                    <w:txbxContent>
                      <w:p w14:paraId="31D252DA" w14:textId="77777777" w:rsidR="006C62AB" w:rsidRDefault="006C62AB" w:rsidP="00B034CC">
                        <w:pPr>
                          <w:spacing w:line="153" w:lineRule="exact"/>
                          <w:rPr>
                            <w:sz w:val="16"/>
                          </w:rPr>
                        </w:pPr>
                        <w:r>
                          <w:rPr>
                            <w:w w:val="90"/>
                            <w:sz w:val="16"/>
                          </w:rPr>
                          <w:t>404</w:t>
                        </w:r>
                      </w:p>
                    </w:txbxContent>
                  </v:textbox>
                </v:shape>
                <w10:wrap anchorx="page"/>
              </v:group>
            </w:pict>
          </mc:Fallback>
        </mc:AlternateContent>
      </w:r>
      <w:r w:rsidRPr="00531838">
        <w:rPr>
          <w:rFonts w:asciiTheme="minorHAnsi" w:hAnsiTheme="minorHAnsi" w:cstheme="minorHAnsi"/>
        </w:rPr>
        <w:t>No</w:t>
      </w:r>
    </w:p>
    <w:p w14:paraId="3E14D986" w14:textId="77777777" w:rsidR="00B034CC" w:rsidRPr="00531838" w:rsidRDefault="00B034CC" w:rsidP="00B034CC">
      <w:pPr>
        <w:pStyle w:val="BodyText"/>
        <w:ind w:left="0"/>
        <w:rPr>
          <w:rFonts w:asciiTheme="minorHAnsi" w:hAnsiTheme="minorHAnsi" w:cstheme="minorHAnsi"/>
        </w:rPr>
      </w:pPr>
    </w:p>
    <w:p w14:paraId="40E9C2B2" w14:textId="77777777" w:rsidR="00B034CC" w:rsidRPr="00531838" w:rsidRDefault="00B034CC" w:rsidP="00B034CC">
      <w:pPr>
        <w:pStyle w:val="BodyText"/>
        <w:ind w:left="0"/>
        <w:rPr>
          <w:rFonts w:asciiTheme="minorHAnsi" w:hAnsiTheme="minorHAnsi" w:cstheme="minorHAnsi"/>
        </w:rPr>
      </w:pPr>
    </w:p>
    <w:p w14:paraId="62DEF869" w14:textId="77777777" w:rsidR="00B034CC" w:rsidRPr="00531838" w:rsidRDefault="00B034CC" w:rsidP="00B034CC">
      <w:pPr>
        <w:spacing w:before="69"/>
        <w:ind w:left="3277" w:right="5614"/>
        <w:jc w:val="center"/>
        <w:rPr>
          <w:rFonts w:asciiTheme="minorHAnsi" w:hAnsiTheme="minorHAnsi" w:cstheme="minorHAnsi"/>
        </w:rPr>
      </w:pPr>
      <w:r>
        <w:rPr>
          <w:noProof/>
        </w:rPr>
        <mc:AlternateContent>
          <mc:Choice Requires="wpg">
            <w:drawing>
              <wp:anchor distT="0" distB="0" distL="114300" distR="114300" simplePos="0" relativeHeight="251659264" behindDoc="1" locked="0" layoutInCell="1" allowOverlap="1" wp14:anchorId="3CCCFA58" wp14:editId="1EACE939">
                <wp:simplePos x="0" y="0"/>
                <wp:positionH relativeFrom="page">
                  <wp:posOffset>2244725</wp:posOffset>
                </wp:positionH>
                <wp:positionV relativeFrom="paragraph">
                  <wp:posOffset>161925</wp:posOffset>
                </wp:positionV>
                <wp:extent cx="1214755" cy="826770"/>
                <wp:effectExtent l="0" t="0" r="4445" b="0"/>
                <wp:wrapNone/>
                <wp:docPr id="338" name="Group 1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26770"/>
                          <a:chOff x="3535" y="255"/>
                          <a:chExt cx="1913" cy="1302"/>
                        </a:xfrm>
                      </wpg:grpSpPr>
                      <wps:wsp>
                        <wps:cNvPr id="339" name="AutoShape 1086"/>
                        <wps:cNvSpPr>
                          <a:spLocks/>
                        </wps:cNvSpPr>
                        <wps:spPr bwMode="auto">
                          <a:xfrm>
                            <a:off x="2189" y="1493"/>
                            <a:ext cx="1977" cy="1338"/>
                          </a:xfrm>
                          <a:custGeom>
                            <a:avLst/>
                            <a:gdLst>
                              <a:gd name="T0" fmla="*/ 1868 w 1977"/>
                              <a:gd name="T1" fmla="*/ 906 h 1338"/>
                              <a:gd name="T2" fmla="*/ 2560 w 1977"/>
                              <a:gd name="T3" fmla="*/ 386 h 1338"/>
                              <a:gd name="T4" fmla="*/ 3251 w 1977"/>
                              <a:gd name="T5" fmla="*/ 906 h 1338"/>
                              <a:gd name="T6" fmla="*/ 2560 w 1977"/>
                              <a:gd name="T7" fmla="*/ 1425 h 1338"/>
                              <a:gd name="T8" fmla="*/ 1868 w 1977"/>
                              <a:gd name="T9" fmla="*/ 906 h 1338"/>
                              <a:gd name="T10" fmla="*/ 1353 w 1977"/>
                              <a:gd name="T11" fmla="*/ 906 h 1338"/>
                              <a:gd name="T12" fmla="*/ 1868 w 1977"/>
                              <a:gd name="T13" fmla="*/ 906 h 1338"/>
                              <a:gd name="T14" fmla="*/ 2560 w 1977"/>
                              <a:gd name="T15" fmla="*/ 1425 h 1338"/>
                              <a:gd name="T16" fmla="*/ 2560 w 1977"/>
                              <a:gd name="T17" fmla="*/ 1549 h 1338"/>
                              <a:gd name="T18" fmla="*/ 2560 w 1977"/>
                              <a:gd name="T19" fmla="*/ 262 h 1338"/>
                              <a:gd name="T20" fmla="*/ 2560 w 1977"/>
                              <a:gd name="T21" fmla="*/ 386 h 133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977" h="1338">
                                <a:moveTo>
                                  <a:pt x="1868" y="-587"/>
                                </a:moveTo>
                                <a:lnTo>
                                  <a:pt x="2560" y="-1107"/>
                                </a:lnTo>
                                <a:lnTo>
                                  <a:pt x="3251" y="-587"/>
                                </a:lnTo>
                                <a:lnTo>
                                  <a:pt x="2560" y="-68"/>
                                </a:lnTo>
                                <a:lnTo>
                                  <a:pt x="1868" y="-587"/>
                                </a:lnTo>
                                <a:close/>
                                <a:moveTo>
                                  <a:pt x="1353" y="-587"/>
                                </a:moveTo>
                                <a:lnTo>
                                  <a:pt x="1868" y="-587"/>
                                </a:lnTo>
                                <a:moveTo>
                                  <a:pt x="2560" y="-68"/>
                                </a:moveTo>
                                <a:lnTo>
                                  <a:pt x="2560" y="56"/>
                                </a:lnTo>
                                <a:moveTo>
                                  <a:pt x="2560" y="-1231"/>
                                </a:moveTo>
                                <a:lnTo>
                                  <a:pt x="2560" y="-1107"/>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Text Box 1087"/>
                        <wps:cNvSpPr txBox="1">
                          <a:spLocks/>
                        </wps:cNvSpPr>
                        <wps:spPr bwMode="auto">
                          <a:xfrm>
                            <a:off x="3535" y="255"/>
                            <a:ext cx="1912" cy="1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146F1" w14:textId="77777777" w:rsidR="006C62AB" w:rsidRDefault="006C62AB" w:rsidP="00B034CC">
                              <w:pPr>
                                <w:rPr>
                                  <w:sz w:val="16"/>
                                </w:rPr>
                              </w:pPr>
                            </w:p>
                            <w:p w14:paraId="4DCB6BE8" w14:textId="77777777" w:rsidR="006C62AB" w:rsidRDefault="006C62AB" w:rsidP="00B034CC">
                              <w:pPr>
                                <w:spacing w:before="9"/>
                                <w:rPr>
                                  <w:sz w:val="23"/>
                                </w:rPr>
                              </w:pPr>
                            </w:p>
                            <w:p w14:paraId="0FF793E7" w14:textId="77777777" w:rsidR="006C62AB" w:rsidRDefault="006C62AB" w:rsidP="00B034CC">
                              <w:pPr>
                                <w:spacing w:before="1"/>
                                <w:ind w:left="752" w:right="216"/>
                                <w:jc w:val="center"/>
                                <w:rPr>
                                  <w:sz w:val="16"/>
                                </w:rPr>
                              </w:pPr>
                              <w:r>
                                <w:rPr>
                                  <w:w w:val="95"/>
                                  <w:sz w:val="16"/>
                                </w:rPr>
                                <w:t>User rights to</w:t>
                              </w:r>
                            </w:p>
                            <w:p w14:paraId="27F1B89F" w14:textId="77777777" w:rsidR="006C62AB" w:rsidRDefault="006C62AB" w:rsidP="00B034CC">
                              <w:pPr>
                                <w:spacing w:before="1"/>
                                <w:ind w:left="748" w:right="216"/>
                                <w:jc w:val="center"/>
                                <w:rPr>
                                  <w:sz w:val="16"/>
                                </w:rPr>
                              </w:pPr>
                              <w:r>
                                <w:rPr>
                                  <w:sz w:val="16"/>
                                </w:rPr>
                                <w:t>submit?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CCFA58" id="Group 1085" o:spid="_x0000_s1125" style="position:absolute;left:0;text-align:left;margin-left:176.75pt;margin-top:12.75pt;width:95.65pt;height:65.1pt;z-index:-251657216;mso-position-horizontal-relative:page;mso-position-vertical-relative:text" coordorigin="3535,255" coordsize="1913,1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">
                <v:shape id="AutoShape 1086" o:spid="_x0000_s1126" style="position:absolute;left:2189;top:1493;width:1977;height:1338;visibility:visible;mso-wrap-style:square;v-text-anchor:top" coordsize="1977,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" path="m1868,-587r692,-520l3251,-587,2560,-68,1868,-587xm1353,-587r515,m2560,-68r,124m2560,-1231r,124e" filled="f" strokeweight=".2545mm">
                  <v:path arrowok="t" o:connecttype="custom" o:connectlocs="1868,906;2560,386;3251,906;2560,1425;1868,906;1353,906;1868,906;2560,1425;2560,1549;2560,262;2560,386" o:connectangles="0,0,0,0,0,0,0,0,0,0,0"/>
                </v:shape>
                <v:shape id="Text Box 1087" o:spid="_x0000_s1127" type="#_x0000_t202" style="position:absolute;left:3535;top:255;width:191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" filled="f" stroked="f">
                  <v:path arrowok="t"/>
                  <v:textbox inset="0,0,0,0">
                    <w:txbxContent>
                      <w:p w14:paraId="6CC146F1" w14:textId="77777777" w:rsidR="006C62AB" w:rsidRDefault="006C62AB" w:rsidP="00B034CC">
                        <w:pPr>
                          <w:rPr>
                            <w:sz w:val="16"/>
                          </w:rPr>
                        </w:pPr>
                      </w:p>
                      <w:p w14:paraId="4DCB6BE8" w14:textId="77777777" w:rsidR="006C62AB" w:rsidRDefault="006C62AB" w:rsidP="00B034CC">
                        <w:pPr>
                          <w:spacing w:before="9"/>
                          <w:rPr>
                            <w:sz w:val="23"/>
                          </w:rPr>
                        </w:pPr>
                      </w:p>
                      <w:p w14:paraId="0FF793E7" w14:textId="77777777" w:rsidR="006C62AB" w:rsidRDefault="006C62AB" w:rsidP="00B034CC">
                        <w:pPr>
                          <w:spacing w:before="1"/>
                          <w:ind w:left="752" w:right="216"/>
                          <w:jc w:val="center"/>
                          <w:rPr>
                            <w:sz w:val="16"/>
                          </w:rPr>
                        </w:pPr>
                        <w:r>
                          <w:rPr>
                            <w:w w:val="95"/>
                            <w:sz w:val="16"/>
                          </w:rPr>
                          <w:t>User rights to</w:t>
                        </w:r>
                      </w:p>
                      <w:p w14:paraId="27F1B89F" w14:textId="77777777" w:rsidR="006C62AB" w:rsidRDefault="006C62AB" w:rsidP="00B034CC">
                        <w:pPr>
                          <w:spacing w:before="1"/>
                          <w:ind w:left="748" w:right="216"/>
                          <w:jc w:val="center"/>
                          <w:rPr>
                            <w:sz w:val="16"/>
                          </w:rPr>
                        </w:pPr>
                        <w:r>
                          <w:rPr>
                            <w:sz w:val="16"/>
                          </w:rPr>
                          <w:t>submit?</w:t>
                        </w:r>
                      </w:p>
                    </w:txbxContent>
                  </v:textbox>
                </v:shape>
                <w10:wrap anchorx="page"/>
              </v:group>
            </w:pict>
          </mc:Fallback>
        </mc:AlternateContent>
      </w:r>
      <w:r w:rsidRPr="00531838">
        <w:rPr>
          <w:rFonts w:asciiTheme="minorHAnsi" w:hAnsiTheme="minorHAnsi" w:cstheme="minorHAnsi"/>
          <w:w w:val="90"/>
        </w:rPr>
        <w:t>Yes</w:t>
      </w:r>
    </w:p>
    <w:p w14:paraId="1EECB481" w14:textId="77777777" w:rsidR="00B034CC" w:rsidRPr="00531838" w:rsidRDefault="00B034CC" w:rsidP="00B034CC">
      <w:pPr>
        <w:pStyle w:val="BodyText"/>
        <w:ind w:left="0"/>
        <w:rPr>
          <w:rFonts w:asciiTheme="minorHAnsi" w:hAnsiTheme="minorHAnsi" w:cstheme="minorHAnsi"/>
        </w:rPr>
      </w:pPr>
    </w:p>
    <w:p w14:paraId="79D582F7" w14:textId="77777777" w:rsidR="00B034CC" w:rsidRPr="00531838" w:rsidRDefault="00B034CC" w:rsidP="00B034CC">
      <w:pPr>
        <w:pStyle w:val="BodyText"/>
        <w:ind w:left="0"/>
        <w:rPr>
          <w:rFonts w:asciiTheme="minorHAnsi" w:hAnsiTheme="minorHAnsi" w:cstheme="minorHAnsi"/>
        </w:rPr>
      </w:pPr>
    </w:p>
    <w:p w14:paraId="0F0E3039" w14:textId="77777777" w:rsidR="00B034CC" w:rsidRPr="00531838" w:rsidRDefault="00B034CC" w:rsidP="00B034CC">
      <w:pPr>
        <w:spacing w:before="69"/>
        <w:ind w:left="2026"/>
        <w:rPr>
          <w:rFonts w:asciiTheme="minorHAnsi" w:hAnsiTheme="minorHAnsi" w:cstheme="minorHAnsi"/>
        </w:rPr>
      </w:pPr>
      <w:r>
        <w:rPr>
          <w:noProof/>
        </w:rPr>
        <mc:AlternateContent>
          <mc:Choice Requires="wpg">
            <w:drawing>
              <wp:anchor distT="0" distB="0" distL="114300" distR="114300" simplePos="0" relativeHeight="251660288" behindDoc="1" locked="0" layoutInCell="1" allowOverlap="1" wp14:anchorId="6A7BEEB8" wp14:editId="2F81FFD5">
                <wp:simplePos x="0" y="0"/>
                <wp:positionH relativeFrom="page">
                  <wp:posOffset>925830</wp:posOffset>
                </wp:positionH>
                <wp:positionV relativeFrom="paragraph">
                  <wp:posOffset>-62230</wp:posOffset>
                </wp:positionV>
                <wp:extent cx="1214755" cy="339725"/>
                <wp:effectExtent l="0" t="0" r="4445" b="3175"/>
                <wp:wrapNone/>
                <wp:docPr id="341" name="Group 1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98"/>
                          <a:chExt cx="1913" cy="535"/>
                        </a:xfrm>
                      </wpg:grpSpPr>
                      <wps:wsp>
                        <wps:cNvPr id="342" name="AutoShape 1082"/>
                        <wps:cNvSpPr>
                          <a:spLocks/>
                        </wps:cNvSpPr>
                        <wps:spPr bwMode="auto">
                          <a:xfrm>
                            <a:off x="25" y="1155"/>
                            <a:ext cx="1977" cy="540"/>
                          </a:xfrm>
                          <a:custGeom>
                            <a:avLst/>
                            <a:gdLst>
                              <a:gd name="T0" fmla="*/ 1699 w 1977"/>
                              <a:gd name="T1" fmla="*/ 429 h 540"/>
                              <a:gd name="T2" fmla="*/ 2563 w 1977"/>
                              <a:gd name="T3" fmla="*/ 429 h 540"/>
                              <a:gd name="T4" fmla="*/ 2632 w 1977"/>
                              <a:gd name="T5" fmla="*/ 419 h 540"/>
                              <a:gd name="T6" fmla="*/ 2694 w 1977"/>
                              <a:gd name="T7" fmla="*/ 393 h 540"/>
                              <a:gd name="T8" fmla="*/ 2747 w 1977"/>
                              <a:gd name="T9" fmla="*/ 353 h 540"/>
                              <a:gd name="T10" fmla="*/ 2787 w 1977"/>
                              <a:gd name="T11" fmla="*/ 300 h 540"/>
                              <a:gd name="T12" fmla="*/ 2813 w 1977"/>
                              <a:gd name="T13" fmla="*/ 238 h 540"/>
                              <a:gd name="T14" fmla="*/ 2823 w 1977"/>
                              <a:gd name="T15" fmla="*/ 169 h 540"/>
                              <a:gd name="T16" fmla="*/ 2813 w 1977"/>
                              <a:gd name="T17" fmla="*/ 100 h 540"/>
                              <a:gd name="T18" fmla="*/ 2787 w 1977"/>
                              <a:gd name="T19" fmla="*/ 38 h 540"/>
                              <a:gd name="T20" fmla="*/ 2747 w 1977"/>
                              <a:gd name="T21" fmla="*/ -15 h 540"/>
                              <a:gd name="T22" fmla="*/ 2694 w 1977"/>
                              <a:gd name="T23" fmla="*/ -55 h 540"/>
                              <a:gd name="T24" fmla="*/ 2632 w 1977"/>
                              <a:gd name="T25" fmla="*/ -81 h 540"/>
                              <a:gd name="T26" fmla="*/ 2563 w 1977"/>
                              <a:gd name="T27" fmla="*/ -91 h 540"/>
                              <a:gd name="T28" fmla="*/ 1699 w 1977"/>
                              <a:gd name="T29" fmla="*/ -91 h 540"/>
                              <a:gd name="T30" fmla="*/ 1630 w 1977"/>
                              <a:gd name="T31" fmla="*/ -81 h 540"/>
                              <a:gd name="T32" fmla="*/ 1568 w 1977"/>
                              <a:gd name="T33" fmla="*/ -55 h 540"/>
                              <a:gd name="T34" fmla="*/ 1516 w 1977"/>
                              <a:gd name="T35" fmla="*/ -15 h 540"/>
                              <a:gd name="T36" fmla="*/ 1475 w 1977"/>
                              <a:gd name="T37" fmla="*/ 38 h 540"/>
                              <a:gd name="T38" fmla="*/ 1449 w 1977"/>
                              <a:gd name="T39" fmla="*/ 100 h 540"/>
                              <a:gd name="T40" fmla="*/ 1440 w 1977"/>
                              <a:gd name="T41" fmla="*/ 169 h 540"/>
                              <a:gd name="T42" fmla="*/ 1449 w 1977"/>
                              <a:gd name="T43" fmla="*/ 238 h 540"/>
                              <a:gd name="T44" fmla="*/ 1475 w 1977"/>
                              <a:gd name="T45" fmla="*/ 300 h 540"/>
                              <a:gd name="T46" fmla="*/ 1516 w 1977"/>
                              <a:gd name="T47" fmla="*/ 353 h 540"/>
                              <a:gd name="T48" fmla="*/ 1568 w 1977"/>
                              <a:gd name="T49" fmla="*/ 393 h 540"/>
                              <a:gd name="T50" fmla="*/ 1630 w 1977"/>
                              <a:gd name="T51" fmla="*/ 419 h 540"/>
                              <a:gd name="T52" fmla="*/ 1699 w 1977"/>
                              <a:gd name="T53" fmla="*/ 429 h 540"/>
                              <a:gd name="T54" fmla="*/ 2932 w 1977"/>
                              <a:gd name="T55" fmla="*/ 169 h 540"/>
                              <a:gd name="T56" fmla="*/ 3337 w 1977"/>
                              <a:gd name="T57" fmla="*/ 169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726"/>
                                </a:moveTo>
                                <a:lnTo>
                                  <a:pt x="2563" y="-726"/>
                                </a:lnTo>
                                <a:lnTo>
                                  <a:pt x="2632" y="-736"/>
                                </a:lnTo>
                                <a:lnTo>
                                  <a:pt x="2694" y="-762"/>
                                </a:lnTo>
                                <a:lnTo>
                                  <a:pt x="2747" y="-802"/>
                                </a:lnTo>
                                <a:lnTo>
                                  <a:pt x="2787" y="-855"/>
                                </a:lnTo>
                                <a:lnTo>
                                  <a:pt x="2813" y="-917"/>
                                </a:lnTo>
                                <a:lnTo>
                                  <a:pt x="2823" y="-986"/>
                                </a:lnTo>
                                <a:lnTo>
                                  <a:pt x="2813" y="-1055"/>
                                </a:lnTo>
                                <a:lnTo>
                                  <a:pt x="2787" y="-1117"/>
                                </a:lnTo>
                                <a:lnTo>
                                  <a:pt x="2747" y="-1170"/>
                                </a:lnTo>
                                <a:lnTo>
                                  <a:pt x="2694" y="-1210"/>
                                </a:lnTo>
                                <a:lnTo>
                                  <a:pt x="2632" y="-1236"/>
                                </a:lnTo>
                                <a:lnTo>
                                  <a:pt x="2563" y="-1246"/>
                                </a:lnTo>
                                <a:lnTo>
                                  <a:pt x="1699" y="-1246"/>
                                </a:lnTo>
                                <a:lnTo>
                                  <a:pt x="1630" y="-1236"/>
                                </a:lnTo>
                                <a:lnTo>
                                  <a:pt x="1568" y="-1210"/>
                                </a:lnTo>
                                <a:lnTo>
                                  <a:pt x="1516" y="-1170"/>
                                </a:lnTo>
                                <a:lnTo>
                                  <a:pt x="1475" y="-1117"/>
                                </a:lnTo>
                                <a:lnTo>
                                  <a:pt x="1449" y="-1055"/>
                                </a:lnTo>
                                <a:lnTo>
                                  <a:pt x="1440" y="-986"/>
                                </a:lnTo>
                                <a:lnTo>
                                  <a:pt x="1449" y="-917"/>
                                </a:lnTo>
                                <a:lnTo>
                                  <a:pt x="1475" y="-855"/>
                                </a:lnTo>
                                <a:lnTo>
                                  <a:pt x="1516" y="-802"/>
                                </a:lnTo>
                                <a:lnTo>
                                  <a:pt x="1568" y="-762"/>
                                </a:lnTo>
                                <a:lnTo>
                                  <a:pt x="1630" y="-736"/>
                                </a:lnTo>
                                <a:lnTo>
                                  <a:pt x="1699" y="-726"/>
                                </a:lnTo>
                                <a:close/>
                                <a:moveTo>
                                  <a:pt x="2932" y="-986"/>
                                </a:moveTo>
                                <a:lnTo>
                                  <a:pt x="3337" y="-986"/>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Freeform 1083"/>
                        <wps:cNvSpPr>
                          <a:spLocks/>
                        </wps:cNvSpPr>
                        <wps:spPr bwMode="auto">
                          <a:xfrm>
                            <a:off x="2848" y="106"/>
                            <a:ext cx="126" cy="126"/>
                          </a:xfrm>
                          <a:custGeom>
                            <a:avLst/>
                            <a:gdLst>
                              <a:gd name="T0" fmla="*/ 125 w 126"/>
                              <a:gd name="T1" fmla="*/ 106 h 126"/>
                              <a:gd name="T2" fmla="*/ 0 w 126"/>
                              <a:gd name="T3" fmla="*/ 169 h 126"/>
                              <a:gd name="T4" fmla="*/ 125 w 126"/>
                              <a:gd name="T5" fmla="*/ 232 h 126"/>
                              <a:gd name="T6" fmla="*/ 125 w 126"/>
                              <a:gd name="T7" fmla="*/ 106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Text Box 1084"/>
                        <wps:cNvSpPr txBox="1">
                          <a:spLocks/>
                        </wps:cNvSpPr>
                        <wps:spPr bwMode="auto">
                          <a:xfrm>
                            <a:off x="2041" y="100"/>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46BF9" w14:textId="77777777" w:rsidR="006C62AB" w:rsidRDefault="006C62AB" w:rsidP="00B034CC">
                              <w:pPr>
                                <w:spacing w:line="153" w:lineRule="exact"/>
                                <w:rPr>
                                  <w:sz w:val="16"/>
                                </w:rPr>
                              </w:pPr>
                              <w:r>
                                <w:rPr>
                                  <w:w w:val="90"/>
                                  <w:sz w:val="16"/>
                                </w:rPr>
                                <w:t>403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7BEEB8" id="Group 1081" o:spid="_x0000_s1128" style="position:absolute;left:0;text-align:left;margin-left:72.9pt;margin-top:-4.9pt;width:95.65pt;height:26.75pt;z-index:-251656192;mso-position-horizontal-relative:page;mso-position-vertical-relative:text" coordorigin="1458,-98"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">
                <v:shape id="AutoShape 1082" o:spid="_x0000_s1129" style="position:absolute;left:25;top:1155;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" path="m1699,-726r864,l2632,-736r62,-26l2747,-802r40,-53l2813,-917r10,-69l2813,-1055r-26,-62l2747,-1170r-53,-40l2632,-1236r-69,-10l1699,-1246r-69,10l1568,-1210r-52,40l1475,-1117r-26,62l1440,-986r9,69l1475,-855r41,53l1568,-762r62,26l1699,-726xm2932,-986r405,e" filled="f" strokeweight=".2545mm">
                  <v:path arrowok="t" o:connecttype="custom" o:connectlocs="1699,429;2563,429;2632,419;2694,393;2747,353;2787,300;2813,238;2823,169;2813,100;2787,38;2747,-15;2694,-55;2632,-81;2563,-91;1699,-91;1630,-81;1568,-55;1516,-15;1475,38;1449,100;1440,169;1449,238;1475,300;1516,353;1568,393;1630,419;1699,429;2932,169;3337,169" o:connectangles="0,0,0,0,0,0,0,0,0,0,0,0,0,0,0,0,0,0,0,0,0,0,0,0,0,0,0,0,0"/>
                </v:shape>
                <v:shape id="Freeform 1083" o:spid="_x0000_s1130" style="position:absolute;left:2848;top:106;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" path="m125,l,63r125,63l125,xe" fillcolor="black" stroked="f">
                  <v:path arrowok="t" o:connecttype="custom" o:connectlocs="125,106;0,169;125,232;125,106" o:connectangles="0,0,0,0"/>
                </v:shape>
                <v:shape id="Text Box 1084" o:spid="_x0000_s1131" type="#_x0000_t202" style="position:absolute;left:2041;top:100;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" filled="f" stroked="f">
                  <v:path arrowok="t"/>
                  <v:textbox inset="0,0,0,0">
                    <w:txbxContent>
                      <w:p w14:paraId="7F446BF9" w14:textId="77777777" w:rsidR="006C62AB" w:rsidRDefault="006C62AB" w:rsidP="00B034CC">
                        <w:pPr>
                          <w:spacing w:line="153" w:lineRule="exact"/>
                          <w:rPr>
                            <w:sz w:val="16"/>
                          </w:rPr>
                        </w:pPr>
                        <w:r>
                          <w:rPr>
                            <w:w w:val="90"/>
                            <w:sz w:val="16"/>
                          </w:rPr>
                          <w:t>403</w:t>
                        </w:r>
                      </w:p>
                    </w:txbxContent>
                  </v:textbox>
                </v:shape>
                <w10:wrap anchorx="page"/>
              </v:group>
            </w:pict>
          </mc:Fallback>
        </mc:AlternateContent>
      </w:r>
      <w:r w:rsidRPr="00531838">
        <w:rPr>
          <w:rFonts w:asciiTheme="minorHAnsi" w:hAnsiTheme="minorHAnsi" w:cstheme="minorHAnsi"/>
        </w:rPr>
        <w:t>No</w:t>
      </w:r>
    </w:p>
    <w:p w14:paraId="2E5CC32A" w14:textId="77777777" w:rsidR="00B034CC" w:rsidRPr="00531838" w:rsidRDefault="00B034CC" w:rsidP="00B034CC">
      <w:pPr>
        <w:pStyle w:val="BodyText"/>
        <w:ind w:left="0"/>
        <w:rPr>
          <w:rFonts w:asciiTheme="minorHAnsi" w:hAnsiTheme="minorHAnsi" w:cstheme="minorHAnsi"/>
        </w:rPr>
      </w:pPr>
    </w:p>
    <w:p w14:paraId="37B7EE89" w14:textId="77777777" w:rsidR="00B034CC" w:rsidRPr="00531838" w:rsidRDefault="00B034CC" w:rsidP="00B034CC">
      <w:pPr>
        <w:pStyle w:val="BodyText"/>
        <w:ind w:left="0"/>
        <w:rPr>
          <w:rFonts w:asciiTheme="minorHAnsi" w:hAnsiTheme="minorHAnsi" w:cstheme="minorHAnsi"/>
        </w:rPr>
      </w:pPr>
    </w:p>
    <w:p w14:paraId="2646D42A" w14:textId="77777777" w:rsidR="00B034CC" w:rsidRPr="00531838" w:rsidRDefault="00B034CC" w:rsidP="00B034CC">
      <w:pPr>
        <w:spacing w:before="69"/>
        <w:ind w:left="3277" w:right="5614"/>
        <w:jc w:val="center"/>
        <w:rPr>
          <w:rFonts w:asciiTheme="minorHAnsi" w:hAnsiTheme="minorHAnsi" w:cstheme="minorHAnsi"/>
        </w:rPr>
      </w:pPr>
      <w:r>
        <w:rPr>
          <w:noProof/>
        </w:rPr>
        <mc:AlternateContent>
          <mc:Choice Requires="wpg">
            <w:drawing>
              <wp:anchor distT="0" distB="0" distL="114300" distR="114300" simplePos="0" relativeHeight="251661312" behindDoc="1" locked="0" layoutInCell="1" allowOverlap="1" wp14:anchorId="294052F1" wp14:editId="23BAA2BF">
                <wp:simplePos x="0" y="0"/>
                <wp:positionH relativeFrom="page">
                  <wp:posOffset>2244725</wp:posOffset>
                </wp:positionH>
                <wp:positionV relativeFrom="paragraph">
                  <wp:posOffset>160655</wp:posOffset>
                </wp:positionV>
                <wp:extent cx="1214755" cy="847725"/>
                <wp:effectExtent l="0" t="0" r="4445" b="3175"/>
                <wp:wrapNone/>
                <wp:docPr id="345" name="Group 10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47725"/>
                          <a:chOff x="3535" y="253"/>
                          <a:chExt cx="1913" cy="1335"/>
                        </a:xfrm>
                      </wpg:grpSpPr>
                      <wps:wsp>
                        <wps:cNvPr id="346" name="AutoShape 1079"/>
                        <wps:cNvSpPr>
                          <a:spLocks/>
                        </wps:cNvSpPr>
                        <wps:spPr bwMode="auto">
                          <a:xfrm>
                            <a:off x="2189" y="1549"/>
                            <a:ext cx="1977" cy="1372"/>
                          </a:xfrm>
                          <a:custGeom>
                            <a:avLst/>
                            <a:gdLst>
                              <a:gd name="T0" fmla="*/ 1868 w 1977"/>
                              <a:gd name="T1" fmla="*/ 904 h 1372"/>
                              <a:gd name="T2" fmla="*/ 2560 w 1977"/>
                              <a:gd name="T3" fmla="*/ 385 h 1372"/>
                              <a:gd name="T4" fmla="*/ 3251 w 1977"/>
                              <a:gd name="T5" fmla="*/ 904 h 1372"/>
                              <a:gd name="T6" fmla="*/ 2560 w 1977"/>
                              <a:gd name="T7" fmla="*/ 1423 h 1372"/>
                              <a:gd name="T8" fmla="*/ 1868 w 1977"/>
                              <a:gd name="T9" fmla="*/ 904 h 1372"/>
                              <a:gd name="T10" fmla="*/ 1353 w 1977"/>
                              <a:gd name="T11" fmla="*/ 904 h 1372"/>
                              <a:gd name="T12" fmla="*/ 1868 w 1977"/>
                              <a:gd name="T13" fmla="*/ 904 h 1372"/>
                              <a:gd name="T14" fmla="*/ 2560 w 1977"/>
                              <a:gd name="T15" fmla="*/ 260 h 1372"/>
                              <a:gd name="T16" fmla="*/ 2560 w 1977"/>
                              <a:gd name="T17" fmla="*/ 385 h 1372"/>
                              <a:gd name="T18" fmla="*/ 2560 w 1977"/>
                              <a:gd name="T19" fmla="*/ 1423 h 1372"/>
                              <a:gd name="T20" fmla="*/ 2560 w 1977"/>
                              <a:gd name="T21" fmla="*/ 1580 h 137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977" h="1372">
                                <a:moveTo>
                                  <a:pt x="1868" y="-645"/>
                                </a:moveTo>
                                <a:lnTo>
                                  <a:pt x="2560" y="-1164"/>
                                </a:lnTo>
                                <a:lnTo>
                                  <a:pt x="3251" y="-645"/>
                                </a:lnTo>
                                <a:lnTo>
                                  <a:pt x="2560" y="-126"/>
                                </a:lnTo>
                                <a:lnTo>
                                  <a:pt x="1868" y="-645"/>
                                </a:lnTo>
                                <a:close/>
                                <a:moveTo>
                                  <a:pt x="1353" y="-645"/>
                                </a:moveTo>
                                <a:lnTo>
                                  <a:pt x="1868" y="-645"/>
                                </a:lnTo>
                                <a:moveTo>
                                  <a:pt x="2560" y="-1289"/>
                                </a:moveTo>
                                <a:lnTo>
                                  <a:pt x="2560" y="-1164"/>
                                </a:lnTo>
                                <a:moveTo>
                                  <a:pt x="2560" y="-126"/>
                                </a:moveTo>
                                <a:lnTo>
                                  <a:pt x="2560" y="31"/>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Text Box 1080"/>
                        <wps:cNvSpPr txBox="1">
                          <a:spLocks/>
                        </wps:cNvSpPr>
                        <wps:spPr bwMode="auto">
                          <a:xfrm>
                            <a:off x="3535" y="253"/>
                            <a:ext cx="1912" cy="1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F22D8" w14:textId="77777777" w:rsidR="006C62AB" w:rsidRDefault="006C62AB" w:rsidP="00B034CC">
                              <w:pPr>
                                <w:rPr>
                                  <w:sz w:val="16"/>
                                </w:rPr>
                              </w:pPr>
                            </w:p>
                            <w:p w14:paraId="3718AE2F" w14:textId="77777777" w:rsidR="006C62AB" w:rsidRDefault="006C62AB" w:rsidP="00B034CC">
                              <w:pPr>
                                <w:spacing w:before="11"/>
                                <w:rPr>
                                  <w:sz w:val="23"/>
                                </w:rPr>
                              </w:pPr>
                            </w:p>
                            <w:p w14:paraId="48DF0256" w14:textId="77777777" w:rsidR="006C62AB" w:rsidRDefault="006C62AB" w:rsidP="00B034CC">
                              <w:pPr>
                                <w:ind w:left="744" w:right="216"/>
                                <w:jc w:val="center"/>
                                <w:rPr>
                                  <w:sz w:val="16"/>
                                </w:rPr>
                              </w:pPr>
                              <w:r>
                                <w:rPr>
                                  <w:sz w:val="16"/>
                                </w:rPr>
                                <w:t>Data</w:t>
                              </w:r>
                            </w:p>
                            <w:p w14:paraId="2E697F1A" w14:textId="77777777" w:rsidR="006C62AB" w:rsidRDefault="006C62AB" w:rsidP="00B034CC">
                              <w:pPr>
                                <w:ind w:left="747" w:right="216"/>
                                <w:jc w:val="center"/>
                                <w:rPr>
                                  <w:sz w:val="16"/>
                                </w:rPr>
                              </w:pPr>
                              <w:r>
                                <w:rPr>
                                  <w:sz w:val="16"/>
                                </w:rPr>
                                <w:t>validates?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4052F1" id="Group 1078" o:spid="_x0000_s1132" style="position:absolute;left:0;text-align:left;margin-left:176.75pt;margin-top:12.65pt;width:95.65pt;height:66.75pt;z-index:-251655168;mso-position-horizontal-relative:page;mso-position-vertical-relative:text" coordorigin="3535,253" coordsize="1913,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">
                <v:shape id="AutoShape 1079" o:spid="_x0000_s1133" style="position:absolute;left:2189;top:1549;width:1977;height:1372;visibility:visible;mso-wrap-style:square;v-text-anchor:top" coordsize="1977,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" path="m1868,-645r692,-519l3251,-645r-691,519l1868,-645xm1353,-645r515,m2560,-1289r,125m2560,-126r,157e" filled="f" strokeweight=".2545mm">
                  <v:path arrowok="t" o:connecttype="custom" o:connectlocs="1868,904;2560,385;3251,904;2560,1423;1868,904;1353,904;1868,904;2560,260;2560,385;2560,1423;2560,1580" o:connectangles="0,0,0,0,0,0,0,0,0,0,0"/>
                </v:shape>
                <v:shape id="Text Box 1080" o:spid="_x0000_s1134" type="#_x0000_t202" style="position:absolute;left:3535;top:253;width:191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" filled="f" stroked="f">
                  <v:path arrowok="t"/>
                  <v:textbox inset="0,0,0,0">
                    <w:txbxContent>
                      <w:p w14:paraId="7EEF22D8" w14:textId="77777777" w:rsidR="006C62AB" w:rsidRDefault="006C62AB" w:rsidP="00B034CC">
                        <w:pPr>
                          <w:rPr>
                            <w:sz w:val="16"/>
                          </w:rPr>
                        </w:pPr>
                      </w:p>
                      <w:p w14:paraId="3718AE2F" w14:textId="77777777" w:rsidR="006C62AB" w:rsidRDefault="006C62AB" w:rsidP="00B034CC">
                        <w:pPr>
                          <w:spacing w:before="11"/>
                          <w:rPr>
                            <w:sz w:val="23"/>
                          </w:rPr>
                        </w:pPr>
                      </w:p>
                      <w:p w14:paraId="48DF0256" w14:textId="77777777" w:rsidR="006C62AB" w:rsidRDefault="006C62AB" w:rsidP="00B034CC">
                        <w:pPr>
                          <w:ind w:left="744" w:right="216"/>
                          <w:jc w:val="center"/>
                          <w:rPr>
                            <w:sz w:val="16"/>
                          </w:rPr>
                        </w:pPr>
                        <w:r>
                          <w:rPr>
                            <w:sz w:val="16"/>
                          </w:rPr>
                          <w:t>Data</w:t>
                        </w:r>
                      </w:p>
                      <w:p w14:paraId="2E697F1A" w14:textId="77777777" w:rsidR="006C62AB" w:rsidRDefault="006C62AB" w:rsidP="00B034CC">
                        <w:pPr>
                          <w:ind w:left="747" w:right="216"/>
                          <w:jc w:val="center"/>
                          <w:rPr>
                            <w:sz w:val="16"/>
                          </w:rPr>
                        </w:pPr>
                        <w:r>
                          <w:rPr>
                            <w:sz w:val="16"/>
                          </w:rPr>
                          <w:t>validates?</w:t>
                        </w:r>
                      </w:p>
                    </w:txbxContent>
                  </v:textbox>
                </v:shape>
                <w10:wrap anchorx="page"/>
              </v:group>
            </w:pict>
          </mc:Fallback>
        </mc:AlternateContent>
      </w:r>
      <w:r w:rsidRPr="00531838">
        <w:rPr>
          <w:rFonts w:asciiTheme="minorHAnsi" w:hAnsiTheme="minorHAnsi" w:cstheme="minorHAnsi"/>
          <w:w w:val="90"/>
        </w:rPr>
        <w:t>Yes</w:t>
      </w:r>
    </w:p>
    <w:p w14:paraId="0646134C" w14:textId="77777777" w:rsidR="00B034CC" w:rsidRPr="00531838" w:rsidRDefault="00B034CC" w:rsidP="00B034CC">
      <w:pPr>
        <w:pStyle w:val="BodyText"/>
        <w:ind w:left="0"/>
        <w:rPr>
          <w:rFonts w:asciiTheme="minorHAnsi" w:hAnsiTheme="minorHAnsi" w:cstheme="minorHAnsi"/>
        </w:rPr>
      </w:pPr>
    </w:p>
    <w:p w14:paraId="495EFB63" w14:textId="77777777" w:rsidR="00B034CC" w:rsidRPr="00531838" w:rsidRDefault="00B034CC" w:rsidP="00B034CC">
      <w:pPr>
        <w:pStyle w:val="BodyText"/>
        <w:ind w:left="0"/>
        <w:rPr>
          <w:rFonts w:asciiTheme="minorHAnsi" w:hAnsiTheme="minorHAnsi" w:cstheme="minorHAnsi"/>
        </w:rPr>
      </w:pPr>
    </w:p>
    <w:p w14:paraId="5BDEE852" w14:textId="77777777" w:rsidR="00B034CC" w:rsidRPr="00531838" w:rsidRDefault="00B034CC" w:rsidP="00B034CC">
      <w:pPr>
        <w:spacing w:before="69"/>
        <w:ind w:left="2026"/>
        <w:rPr>
          <w:rFonts w:asciiTheme="minorHAnsi" w:hAnsiTheme="minorHAnsi" w:cstheme="minorHAnsi"/>
        </w:rPr>
      </w:pPr>
      <w:r>
        <w:rPr>
          <w:noProof/>
        </w:rPr>
        <mc:AlternateContent>
          <mc:Choice Requires="wpg">
            <w:drawing>
              <wp:anchor distT="0" distB="0" distL="114300" distR="114300" simplePos="0" relativeHeight="251662336" behindDoc="1" locked="0" layoutInCell="1" allowOverlap="1" wp14:anchorId="4A023FE5" wp14:editId="535A0B1B">
                <wp:simplePos x="0" y="0"/>
                <wp:positionH relativeFrom="page">
                  <wp:posOffset>925830</wp:posOffset>
                </wp:positionH>
                <wp:positionV relativeFrom="paragraph">
                  <wp:posOffset>-63500</wp:posOffset>
                </wp:positionV>
                <wp:extent cx="1214755" cy="339725"/>
                <wp:effectExtent l="0" t="0" r="4445" b="3175"/>
                <wp:wrapNone/>
                <wp:docPr id="348" name="Group 10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100"/>
                          <a:chExt cx="1913" cy="535"/>
                        </a:xfrm>
                      </wpg:grpSpPr>
                      <wps:wsp>
                        <wps:cNvPr id="349" name="AutoShape 1075"/>
                        <wps:cNvSpPr>
                          <a:spLocks/>
                        </wps:cNvSpPr>
                        <wps:spPr bwMode="auto">
                          <a:xfrm>
                            <a:off x="25" y="1212"/>
                            <a:ext cx="1977" cy="540"/>
                          </a:xfrm>
                          <a:custGeom>
                            <a:avLst/>
                            <a:gdLst>
                              <a:gd name="T0" fmla="*/ 1699 w 1977"/>
                              <a:gd name="T1" fmla="*/ 427 h 540"/>
                              <a:gd name="T2" fmla="*/ 2563 w 1977"/>
                              <a:gd name="T3" fmla="*/ 427 h 540"/>
                              <a:gd name="T4" fmla="*/ 2632 w 1977"/>
                              <a:gd name="T5" fmla="*/ 418 h 540"/>
                              <a:gd name="T6" fmla="*/ 2694 w 1977"/>
                              <a:gd name="T7" fmla="*/ 391 h 540"/>
                              <a:gd name="T8" fmla="*/ 2747 w 1977"/>
                              <a:gd name="T9" fmla="*/ 351 h 540"/>
                              <a:gd name="T10" fmla="*/ 2787 w 1977"/>
                              <a:gd name="T11" fmla="*/ 298 h 540"/>
                              <a:gd name="T12" fmla="*/ 2813 w 1977"/>
                              <a:gd name="T13" fmla="*/ 236 h 540"/>
                              <a:gd name="T14" fmla="*/ 2823 w 1977"/>
                              <a:gd name="T15" fmla="*/ 167 h 540"/>
                              <a:gd name="T16" fmla="*/ 2813 w 1977"/>
                              <a:gd name="T17" fmla="*/ 98 h 540"/>
                              <a:gd name="T18" fmla="*/ 2787 w 1977"/>
                              <a:gd name="T19" fmla="*/ 36 h 540"/>
                              <a:gd name="T20" fmla="*/ 2747 w 1977"/>
                              <a:gd name="T21" fmla="*/ -17 h 540"/>
                              <a:gd name="T22" fmla="*/ 2694 w 1977"/>
                              <a:gd name="T23" fmla="*/ -57 h 540"/>
                              <a:gd name="T24" fmla="*/ 2632 w 1977"/>
                              <a:gd name="T25" fmla="*/ -83 h 540"/>
                              <a:gd name="T26" fmla="*/ 2563 w 1977"/>
                              <a:gd name="T27" fmla="*/ -93 h 540"/>
                              <a:gd name="T28" fmla="*/ 1699 w 1977"/>
                              <a:gd name="T29" fmla="*/ -93 h 540"/>
                              <a:gd name="T30" fmla="*/ 1630 w 1977"/>
                              <a:gd name="T31" fmla="*/ -83 h 540"/>
                              <a:gd name="T32" fmla="*/ 1568 w 1977"/>
                              <a:gd name="T33" fmla="*/ -57 h 540"/>
                              <a:gd name="T34" fmla="*/ 1516 w 1977"/>
                              <a:gd name="T35" fmla="*/ -17 h 540"/>
                              <a:gd name="T36" fmla="*/ 1475 w 1977"/>
                              <a:gd name="T37" fmla="*/ 36 h 540"/>
                              <a:gd name="T38" fmla="*/ 1449 w 1977"/>
                              <a:gd name="T39" fmla="*/ 98 h 540"/>
                              <a:gd name="T40" fmla="*/ 1440 w 1977"/>
                              <a:gd name="T41" fmla="*/ 167 h 540"/>
                              <a:gd name="T42" fmla="*/ 1449 w 1977"/>
                              <a:gd name="T43" fmla="*/ 236 h 540"/>
                              <a:gd name="T44" fmla="*/ 1475 w 1977"/>
                              <a:gd name="T45" fmla="*/ 298 h 540"/>
                              <a:gd name="T46" fmla="*/ 1516 w 1977"/>
                              <a:gd name="T47" fmla="*/ 351 h 540"/>
                              <a:gd name="T48" fmla="*/ 1568 w 1977"/>
                              <a:gd name="T49" fmla="*/ 391 h 540"/>
                              <a:gd name="T50" fmla="*/ 1630 w 1977"/>
                              <a:gd name="T51" fmla="*/ 418 h 540"/>
                              <a:gd name="T52" fmla="*/ 1699 w 1977"/>
                              <a:gd name="T53" fmla="*/ 427 h 540"/>
                              <a:gd name="T54" fmla="*/ 2932 w 1977"/>
                              <a:gd name="T55" fmla="*/ 167 h 540"/>
                              <a:gd name="T56" fmla="*/ 3337 w 1977"/>
                              <a:gd name="T57" fmla="*/ 167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785"/>
                                </a:moveTo>
                                <a:lnTo>
                                  <a:pt x="2563" y="-785"/>
                                </a:lnTo>
                                <a:lnTo>
                                  <a:pt x="2632" y="-794"/>
                                </a:lnTo>
                                <a:lnTo>
                                  <a:pt x="2694" y="-821"/>
                                </a:lnTo>
                                <a:lnTo>
                                  <a:pt x="2747" y="-861"/>
                                </a:lnTo>
                                <a:lnTo>
                                  <a:pt x="2787" y="-914"/>
                                </a:lnTo>
                                <a:lnTo>
                                  <a:pt x="2813" y="-976"/>
                                </a:lnTo>
                                <a:lnTo>
                                  <a:pt x="2823" y="-1045"/>
                                </a:lnTo>
                                <a:lnTo>
                                  <a:pt x="2813" y="-1114"/>
                                </a:lnTo>
                                <a:lnTo>
                                  <a:pt x="2787" y="-1176"/>
                                </a:lnTo>
                                <a:lnTo>
                                  <a:pt x="2747" y="-1229"/>
                                </a:lnTo>
                                <a:lnTo>
                                  <a:pt x="2694" y="-1269"/>
                                </a:lnTo>
                                <a:lnTo>
                                  <a:pt x="2632" y="-1295"/>
                                </a:lnTo>
                                <a:lnTo>
                                  <a:pt x="2563" y="-1305"/>
                                </a:lnTo>
                                <a:lnTo>
                                  <a:pt x="1699" y="-1305"/>
                                </a:lnTo>
                                <a:lnTo>
                                  <a:pt x="1630" y="-1295"/>
                                </a:lnTo>
                                <a:lnTo>
                                  <a:pt x="1568" y="-1269"/>
                                </a:lnTo>
                                <a:lnTo>
                                  <a:pt x="1516" y="-1229"/>
                                </a:lnTo>
                                <a:lnTo>
                                  <a:pt x="1475" y="-1176"/>
                                </a:lnTo>
                                <a:lnTo>
                                  <a:pt x="1449" y="-1114"/>
                                </a:lnTo>
                                <a:lnTo>
                                  <a:pt x="1440" y="-1045"/>
                                </a:lnTo>
                                <a:lnTo>
                                  <a:pt x="1449" y="-976"/>
                                </a:lnTo>
                                <a:lnTo>
                                  <a:pt x="1475" y="-914"/>
                                </a:lnTo>
                                <a:lnTo>
                                  <a:pt x="1516" y="-861"/>
                                </a:lnTo>
                                <a:lnTo>
                                  <a:pt x="1568" y="-821"/>
                                </a:lnTo>
                                <a:lnTo>
                                  <a:pt x="1630" y="-794"/>
                                </a:lnTo>
                                <a:lnTo>
                                  <a:pt x="1699" y="-785"/>
                                </a:lnTo>
                                <a:close/>
                                <a:moveTo>
                                  <a:pt x="2932" y="-1045"/>
                                </a:moveTo>
                                <a:lnTo>
                                  <a:pt x="3337" y="-1045"/>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Freeform 1076"/>
                        <wps:cNvSpPr>
                          <a:spLocks/>
                        </wps:cNvSpPr>
                        <wps:spPr bwMode="auto">
                          <a:xfrm>
                            <a:off x="2848" y="104"/>
                            <a:ext cx="126" cy="126"/>
                          </a:xfrm>
                          <a:custGeom>
                            <a:avLst/>
                            <a:gdLst>
                              <a:gd name="T0" fmla="*/ 125 w 126"/>
                              <a:gd name="T1" fmla="*/ 104 h 126"/>
                              <a:gd name="T2" fmla="*/ 0 w 126"/>
                              <a:gd name="T3" fmla="*/ 167 h 126"/>
                              <a:gd name="T4" fmla="*/ 125 w 126"/>
                              <a:gd name="T5" fmla="*/ 230 h 126"/>
                              <a:gd name="T6" fmla="*/ 125 w 126"/>
                              <a:gd name="T7" fmla="*/ 104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Text Box 1077"/>
                        <wps:cNvSpPr txBox="1">
                          <a:spLocks/>
                        </wps:cNvSpPr>
                        <wps:spPr bwMode="auto">
                          <a:xfrm>
                            <a:off x="2041" y="100"/>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DC477" w14:textId="77777777" w:rsidR="006C62AB" w:rsidRDefault="006C62AB" w:rsidP="00B034CC">
                              <w:pPr>
                                <w:spacing w:line="153" w:lineRule="exact"/>
                                <w:rPr>
                                  <w:sz w:val="16"/>
                                </w:rPr>
                              </w:pPr>
                              <w:r>
                                <w:rPr>
                                  <w:w w:val="90"/>
                                  <w:sz w:val="16"/>
                                </w:rPr>
                                <w:t>400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023FE5" id="Group 1074" o:spid="_x0000_s1135" style="position:absolute;left:0;text-align:left;margin-left:72.9pt;margin-top:-5pt;width:95.65pt;height:26.75pt;z-index:-251654144;mso-position-horizontal-relative:page;mso-position-vertical-relative:text" coordorigin="1458,-100"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">
                <v:shape id="AutoShape 1075" o:spid="_x0000_s1136" style="position:absolute;left:25;top:1212;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" path="m1699,-785r864,l2632,-794r62,-27l2747,-861r40,-53l2813,-976r10,-69l2813,-1114r-26,-62l2747,-1229r-53,-40l2632,-1295r-69,-10l1699,-1305r-69,10l1568,-1269r-52,40l1475,-1176r-26,62l1440,-1045r9,69l1475,-914r41,53l1568,-821r62,27l1699,-785xm2932,-1045r405,e" filled="f" strokeweight=".2545mm">
                  <v:path arrowok="t" o:connecttype="custom" o:connectlocs="1699,427;2563,427;2632,418;2694,391;2747,351;2787,298;2813,236;2823,167;2813,98;2787,36;2747,-17;2694,-57;2632,-83;2563,-93;1699,-93;1630,-83;1568,-57;1516,-17;1475,36;1449,98;1440,167;1449,236;1475,298;1516,351;1568,391;1630,418;1699,427;2932,167;3337,167" o:connectangles="0,0,0,0,0,0,0,0,0,0,0,0,0,0,0,0,0,0,0,0,0,0,0,0,0,0,0,0,0"/>
                </v:shape>
                <v:shape id="Freeform 1076" o:spid="_x0000_s1137" style="position:absolute;left:2848;top:104;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" path="m125,l,63r125,63l125,xe" fillcolor="black" stroked="f">
                  <v:path arrowok="t" o:connecttype="custom" o:connectlocs="125,104;0,167;125,230;125,104" o:connectangles="0,0,0,0"/>
                </v:shape>
                <v:shape id="Text Box 1077" o:spid="_x0000_s1138" type="#_x0000_t202" style="position:absolute;left:2041;top:100;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" filled="f" stroked="f">
                  <v:path arrowok="t"/>
                  <v:textbox inset="0,0,0,0">
                    <w:txbxContent>
                      <w:p w14:paraId="203DC477" w14:textId="77777777" w:rsidR="006C62AB" w:rsidRDefault="006C62AB" w:rsidP="00B034CC">
                        <w:pPr>
                          <w:spacing w:line="153" w:lineRule="exact"/>
                          <w:rPr>
                            <w:sz w:val="16"/>
                          </w:rPr>
                        </w:pPr>
                        <w:r>
                          <w:rPr>
                            <w:w w:val="90"/>
                            <w:sz w:val="16"/>
                          </w:rPr>
                          <w:t>400</w:t>
                        </w:r>
                      </w:p>
                    </w:txbxContent>
                  </v:textbox>
                </v:shape>
                <w10:wrap anchorx="page"/>
              </v:group>
            </w:pict>
          </mc:Fallback>
        </mc:AlternateContent>
      </w:r>
      <w:r w:rsidRPr="00531838">
        <w:rPr>
          <w:rFonts w:asciiTheme="minorHAnsi" w:hAnsiTheme="minorHAnsi" w:cstheme="minorHAnsi"/>
        </w:rPr>
        <w:t>No</w:t>
      </w:r>
    </w:p>
    <w:p w14:paraId="11836616" w14:textId="77777777" w:rsidR="00B034CC" w:rsidRPr="00531838" w:rsidRDefault="00B034CC" w:rsidP="00B034CC">
      <w:pPr>
        <w:pStyle w:val="BodyText"/>
        <w:ind w:left="0"/>
        <w:rPr>
          <w:rFonts w:asciiTheme="minorHAnsi" w:hAnsiTheme="minorHAnsi" w:cstheme="minorHAnsi"/>
        </w:rPr>
      </w:pPr>
    </w:p>
    <w:p w14:paraId="78F01ABA" w14:textId="77777777" w:rsidR="00B034CC" w:rsidRPr="00531838" w:rsidRDefault="00B034CC" w:rsidP="00B034CC">
      <w:pPr>
        <w:pStyle w:val="BodyText"/>
        <w:spacing w:before="10"/>
        <w:ind w:left="0"/>
        <w:rPr>
          <w:rFonts w:asciiTheme="minorHAnsi" w:hAnsiTheme="minorHAnsi" w:cstheme="minorHAnsi"/>
        </w:rPr>
      </w:pPr>
    </w:p>
    <w:p w14:paraId="2E3E4F60" w14:textId="77777777" w:rsidR="00B034CC" w:rsidRPr="00531838" w:rsidRDefault="00B034CC" w:rsidP="00B034CC">
      <w:pPr>
        <w:spacing w:before="69"/>
        <w:ind w:left="3277" w:right="5614"/>
        <w:jc w:val="center"/>
        <w:rPr>
          <w:rFonts w:asciiTheme="minorHAnsi" w:hAnsiTheme="minorHAnsi" w:cstheme="minorHAnsi"/>
        </w:rPr>
      </w:pPr>
      <w:r>
        <w:rPr>
          <w:noProof/>
        </w:rPr>
        <mc:AlternateContent>
          <mc:Choice Requires="wpg">
            <w:drawing>
              <wp:anchor distT="0" distB="0" distL="114300" distR="114300" simplePos="0" relativeHeight="251663360" behindDoc="1" locked="0" layoutInCell="1" allowOverlap="1" wp14:anchorId="4068FF9F" wp14:editId="1723576C">
                <wp:simplePos x="0" y="0"/>
                <wp:positionH relativeFrom="page">
                  <wp:posOffset>2244725</wp:posOffset>
                </wp:positionH>
                <wp:positionV relativeFrom="paragraph">
                  <wp:posOffset>159385</wp:posOffset>
                </wp:positionV>
                <wp:extent cx="1214755" cy="847725"/>
                <wp:effectExtent l="0" t="0" r="4445" b="3175"/>
                <wp:wrapNone/>
                <wp:docPr id="352" name="Group 10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47725"/>
                          <a:chOff x="3535" y="251"/>
                          <a:chExt cx="1913" cy="1335"/>
                        </a:xfrm>
                      </wpg:grpSpPr>
                      <wps:wsp>
                        <wps:cNvPr id="353" name="AutoShape 1071"/>
                        <wps:cNvSpPr>
                          <a:spLocks/>
                        </wps:cNvSpPr>
                        <wps:spPr bwMode="auto">
                          <a:xfrm>
                            <a:off x="2189" y="1607"/>
                            <a:ext cx="1977" cy="1372"/>
                          </a:xfrm>
                          <a:custGeom>
                            <a:avLst/>
                            <a:gdLst>
                              <a:gd name="T0" fmla="*/ 1868 w 1977"/>
                              <a:gd name="T1" fmla="*/ 935 h 1372"/>
                              <a:gd name="T2" fmla="*/ 2560 w 1977"/>
                              <a:gd name="T3" fmla="*/ 415 h 1372"/>
                              <a:gd name="T4" fmla="*/ 3251 w 1977"/>
                              <a:gd name="T5" fmla="*/ 935 h 1372"/>
                              <a:gd name="T6" fmla="*/ 2560 w 1977"/>
                              <a:gd name="T7" fmla="*/ 1454 h 1372"/>
                              <a:gd name="T8" fmla="*/ 1868 w 1977"/>
                              <a:gd name="T9" fmla="*/ 935 h 1372"/>
                              <a:gd name="T10" fmla="*/ 2560 w 1977"/>
                              <a:gd name="T11" fmla="*/ 1454 h 1372"/>
                              <a:gd name="T12" fmla="*/ 2560 w 1977"/>
                              <a:gd name="T13" fmla="*/ 1578 h 1372"/>
                              <a:gd name="T14" fmla="*/ 1353 w 1977"/>
                              <a:gd name="T15" fmla="*/ 935 h 1372"/>
                              <a:gd name="T16" fmla="*/ 1868 w 1977"/>
                              <a:gd name="T17" fmla="*/ 935 h 1372"/>
                              <a:gd name="T18" fmla="*/ 2560 w 1977"/>
                              <a:gd name="T19" fmla="*/ 259 h 1372"/>
                              <a:gd name="T20" fmla="*/ 2560 w 1977"/>
                              <a:gd name="T21" fmla="*/ 305 h 137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977" h="1372">
                                <a:moveTo>
                                  <a:pt x="1868" y="-672"/>
                                </a:moveTo>
                                <a:lnTo>
                                  <a:pt x="2560" y="-1192"/>
                                </a:lnTo>
                                <a:lnTo>
                                  <a:pt x="3251" y="-672"/>
                                </a:lnTo>
                                <a:lnTo>
                                  <a:pt x="2560" y="-153"/>
                                </a:lnTo>
                                <a:lnTo>
                                  <a:pt x="1868" y="-672"/>
                                </a:lnTo>
                                <a:close/>
                                <a:moveTo>
                                  <a:pt x="2560" y="-153"/>
                                </a:moveTo>
                                <a:lnTo>
                                  <a:pt x="2560" y="-29"/>
                                </a:lnTo>
                                <a:moveTo>
                                  <a:pt x="1353" y="-672"/>
                                </a:moveTo>
                                <a:lnTo>
                                  <a:pt x="1868" y="-672"/>
                                </a:lnTo>
                                <a:moveTo>
                                  <a:pt x="2560" y="-1348"/>
                                </a:moveTo>
                                <a:lnTo>
                                  <a:pt x="2560" y="-1302"/>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Freeform 1072"/>
                        <wps:cNvSpPr>
                          <a:spLocks/>
                        </wps:cNvSpPr>
                        <wps:spPr bwMode="auto">
                          <a:xfrm>
                            <a:off x="4686" y="289"/>
                            <a:ext cx="126" cy="126"/>
                          </a:xfrm>
                          <a:custGeom>
                            <a:avLst/>
                            <a:gdLst>
                              <a:gd name="T0" fmla="*/ 125 w 126"/>
                              <a:gd name="T1" fmla="*/ 289 h 126"/>
                              <a:gd name="T2" fmla="*/ 0 w 126"/>
                              <a:gd name="T3" fmla="*/ 289 h 126"/>
                              <a:gd name="T4" fmla="*/ 63 w 126"/>
                              <a:gd name="T5" fmla="*/ 415 h 126"/>
                              <a:gd name="T6" fmla="*/ 125 w 126"/>
                              <a:gd name="T7" fmla="*/ 289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0"/>
                                </a:lnTo>
                                <a:lnTo>
                                  <a:pt x="63"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 name="Text Box 1073"/>
                        <wps:cNvSpPr txBox="1">
                          <a:spLocks/>
                        </wps:cNvSpPr>
                        <wps:spPr bwMode="auto">
                          <a:xfrm>
                            <a:off x="4386" y="869"/>
                            <a:ext cx="763"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A6CFA9" w14:textId="77777777" w:rsidR="006C62AB" w:rsidRDefault="006C62AB" w:rsidP="00B034CC">
                              <w:pPr>
                                <w:spacing w:line="153" w:lineRule="exact"/>
                                <w:rPr>
                                  <w:sz w:val="16"/>
                                </w:rPr>
                              </w:pPr>
                              <w:r>
                                <w:rPr>
                                  <w:w w:val="95"/>
                                  <w:sz w:val="16"/>
                                </w:rPr>
                                <w:t>ID</w:t>
                              </w:r>
                              <w:r>
                                <w:rPr>
                                  <w:spacing w:val="-23"/>
                                  <w:w w:val="95"/>
                                  <w:sz w:val="16"/>
                                </w:rPr>
                                <w:t xml:space="preserve"> </w:t>
                              </w:r>
                              <w:r>
                                <w:rPr>
                                  <w:spacing w:val="-4"/>
                                  <w:w w:val="95"/>
                                  <w:sz w:val="16"/>
                                </w:rPr>
                                <w:t>is</w:t>
                              </w:r>
                              <w:r>
                                <w:rPr>
                                  <w:spacing w:val="-19"/>
                                  <w:w w:val="95"/>
                                  <w:sz w:val="16"/>
                                </w:rPr>
                                <w:t xml:space="preserve"> </w:t>
                              </w:r>
                              <w:r>
                                <w:rPr>
                                  <w:spacing w:val="-4"/>
                                  <w:w w:val="95"/>
                                  <w:sz w:val="16"/>
                                </w:rPr>
                                <w:t>found?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68FF9F" id="Group 1070" o:spid="_x0000_s1139" style="position:absolute;left:0;text-align:left;margin-left:176.75pt;margin-top:12.55pt;width:95.65pt;height:66.75pt;z-index:-251653120;mso-position-horizontal-relative:page;mso-position-vertical-relative:text" coordorigin="3535,251" coordsize="1913,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">
                <v:shape id="AutoShape 1071" o:spid="_x0000_s1140" style="position:absolute;left:2189;top:1607;width:1977;height:1372;visibility:visible;mso-wrap-style:square;v-text-anchor:top" coordsize="1977,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" path="m1868,-672r692,-520l3251,-672r-691,519l1868,-672xm2560,-153r,124m1353,-672r515,m2560,-1348r,46e" filled="f" strokeweight=".2545mm">
                  <v:path arrowok="t" o:connecttype="custom" o:connectlocs="1868,935;2560,415;3251,935;2560,1454;1868,935;2560,1454;2560,1578;1353,935;1868,935;2560,259;2560,305" o:connectangles="0,0,0,0,0,0,0,0,0,0,0"/>
                </v:shape>
                <v:shape id="Freeform 1072" o:spid="_x0000_s1141" style="position:absolute;left:4686;top:289;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" path="m125,l,,63,126,125,xe" fillcolor="black" stroked="f">
                  <v:path arrowok="t" o:connecttype="custom" o:connectlocs="125,289;0,289;63,415;125,289" o:connectangles="0,0,0,0"/>
                </v:shape>
                <v:shape id="Text Box 1073" o:spid="_x0000_s1142" type="#_x0000_t202" style="position:absolute;left:4386;top:869;width:763;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" filled="f" stroked="f">
                  <v:path arrowok="t"/>
                  <v:textbox inset="0,0,0,0">
                    <w:txbxContent>
                      <w:p w14:paraId="7CA6CFA9" w14:textId="77777777" w:rsidR="006C62AB" w:rsidRDefault="006C62AB" w:rsidP="00B034CC">
                        <w:pPr>
                          <w:spacing w:line="153" w:lineRule="exact"/>
                          <w:rPr>
                            <w:sz w:val="16"/>
                          </w:rPr>
                        </w:pPr>
                        <w:r>
                          <w:rPr>
                            <w:w w:val="95"/>
                            <w:sz w:val="16"/>
                          </w:rPr>
                          <w:t>ID</w:t>
                        </w:r>
                        <w:r>
                          <w:rPr>
                            <w:spacing w:val="-23"/>
                            <w:w w:val="95"/>
                            <w:sz w:val="16"/>
                          </w:rPr>
                          <w:t xml:space="preserve"> </w:t>
                        </w:r>
                        <w:r>
                          <w:rPr>
                            <w:spacing w:val="-4"/>
                            <w:w w:val="95"/>
                            <w:sz w:val="16"/>
                          </w:rPr>
                          <w:t>is</w:t>
                        </w:r>
                        <w:r>
                          <w:rPr>
                            <w:spacing w:val="-19"/>
                            <w:w w:val="95"/>
                            <w:sz w:val="16"/>
                          </w:rPr>
                          <w:t xml:space="preserve"> </w:t>
                        </w:r>
                        <w:r>
                          <w:rPr>
                            <w:spacing w:val="-4"/>
                            <w:w w:val="95"/>
                            <w:sz w:val="16"/>
                          </w:rPr>
                          <w:t>found?</w:t>
                        </w:r>
                      </w:p>
                    </w:txbxContent>
                  </v:textbox>
                </v:shape>
                <w10:wrap anchorx="page"/>
              </v:group>
            </w:pict>
          </mc:Fallback>
        </mc:AlternateContent>
      </w:r>
      <w:r w:rsidRPr="00531838">
        <w:rPr>
          <w:rFonts w:asciiTheme="minorHAnsi" w:hAnsiTheme="minorHAnsi" w:cstheme="minorHAnsi"/>
          <w:w w:val="90"/>
        </w:rPr>
        <w:t>Yes</w:t>
      </w:r>
    </w:p>
    <w:p w14:paraId="2777EED1" w14:textId="77777777" w:rsidR="00B034CC" w:rsidRPr="00531838" w:rsidRDefault="00B034CC" w:rsidP="00B034CC">
      <w:pPr>
        <w:pStyle w:val="BodyText"/>
        <w:ind w:left="0"/>
        <w:rPr>
          <w:rFonts w:asciiTheme="minorHAnsi" w:hAnsiTheme="minorHAnsi" w:cstheme="minorHAnsi"/>
        </w:rPr>
      </w:pPr>
    </w:p>
    <w:p w14:paraId="3F1192B4" w14:textId="77777777" w:rsidR="00B034CC" w:rsidRPr="00531838" w:rsidRDefault="00B034CC" w:rsidP="00B034CC">
      <w:pPr>
        <w:pStyle w:val="BodyText"/>
        <w:spacing w:before="9"/>
        <w:ind w:left="0"/>
        <w:rPr>
          <w:rFonts w:asciiTheme="minorHAnsi" w:hAnsiTheme="minorHAnsi" w:cstheme="minorHAnsi"/>
        </w:rPr>
      </w:pPr>
    </w:p>
    <w:p w14:paraId="2035E7DF" w14:textId="77777777" w:rsidR="00B034CC" w:rsidRPr="00531838" w:rsidRDefault="00B034CC" w:rsidP="00B034CC">
      <w:pPr>
        <w:spacing w:before="70"/>
        <w:ind w:left="2026"/>
        <w:rPr>
          <w:rFonts w:asciiTheme="minorHAnsi" w:hAnsiTheme="minorHAnsi" w:cstheme="minorHAnsi"/>
        </w:rPr>
      </w:pPr>
      <w:r>
        <w:rPr>
          <w:noProof/>
        </w:rPr>
        <mc:AlternateContent>
          <mc:Choice Requires="wpg">
            <w:drawing>
              <wp:anchor distT="0" distB="0" distL="114300" distR="114300" simplePos="0" relativeHeight="251664384" behindDoc="1" locked="0" layoutInCell="1" allowOverlap="1" wp14:anchorId="41DD89D9" wp14:editId="6AFE2BD6">
                <wp:simplePos x="0" y="0"/>
                <wp:positionH relativeFrom="page">
                  <wp:posOffset>925830</wp:posOffset>
                </wp:positionH>
                <wp:positionV relativeFrom="paragraph">
                  <wp:posOffset>-64135</wp:posOffset>
                </wp:positionV>
                <wp:extent cx="1214755" cy="339725"/>
                <wp:effectExtent l="0" t="0" r="4445" b="3175"/>
                <wp:wrapNone/>
                <wp:docPr id="356" name="Group 10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101"/>
                          <a:chExt cx="1913" cy="535"/>
                        </a:xfrm>
                      </wpg:grpSpPr>
                      <wps:wsp>
                        <wps:cNvPr id="357" name="AutoShape 1067"/>
                        <wps:cNvSpPr>
                          <a:spLocks/>
                        </wps:cNvSpPr>
                        <wps:spPr bwMode="auto">
                          <a:xfrm>
                            <a:off x="25" y="1272"/>
                            <a:ext cx="1977" cy="540"/>
                          </a:xfrm>
                          <a:custGeom>
                            <a:avLst/>
                            <a:gdLst>
                              <a:gd name="T0" fmla="*/ 1699 w 1977"/>
                              <a:gd name="T1" fmla="*/ 426 h 540"/>
                              <a:gd name="T2" fmla="*/ 2563 w 1977"/>
                              <a:gd name="T3" fmla="*/ 426 h 540"/>
                              <a:gd name="T4" fmla="*/ 2632 w 1977"/>
                              <a:gd name="T5" fmla="*/ 417 h 540"/>
                              <a:gd name="T6" fmla="*/ 2694 w 1977"/>
                              <a:gd name="T7" fmla="*/ 391 h 540"/>
                              <a:gd name="T8" fmla="*/ 2747 w 1977"/>
                              <a:gd name="T9" fmla="*/ 350 h 540"/>
                              <a:gd name="T10" fmla="*/ 2787 w 1977"/>
                              <a:gd name="T11" fmla="*/ 298 h 540"/>
                              <a:gd name="T12" fmla="*/ 2813 w 1977"/>
                              <a:gd name="T13" fmla="*/ 236 h 540"/>
                              <a:gd name="T14" fmla="*/ 2823 w 1977"/>
                              <a:gd name="T15" fmla="*/ 167 h 540"/>
                              <a:gd name="T16" fmla="*/ 2813 w 1977"/>
                              <a:gd name="T17" fmla="*/ 98 h 540"/>
                              <a:gd name="T18" fmla="*/ 2787 w 1977"/>
                              <a:gd name="T19" fmla="*/ 36 h 540"/>
                              <a:gd name="T20" fmla="*/ 2747 w 1977"/>
                              <a:gd name="T21" fmla="*/ -17 h 540"/>
                              <a:gd name="T22" fmla="*/ 2694 w 1977"/>
                              <a:gd name="T23" fmla="*/ -58 h 540"/>
                              <a:gd name="T24" fmla="*/ 2632 w 1977"/>
                              <a:gd name="T25" fmla="*/ -84 h 540"/>
                              <a:gd name="T26" fmla="*/ 2563 w 1977"/>
                              <a:gd name="T27" fmla="*/ -93 h 540"/>
                              <a:gd name="T28" fmla="*/ 1699 w 1977"/>
                              <a:gd name="T29" fmla="*/ -93 h 540"/>
                              <a:gd name="T30" fmla="*/ 1630 w 1977"/>
                              <a:gd name="T31" fmla="*/ -84 h 540"/>
                              <a:gd name="T32" fmla="*/ 1568 w 1977"/>
                              <a:gd name="T33" fmla="*/ -58 h 540"/>
                              <a:gd name="T34" fmla="*/ 1516 w 1977"/>
                              <a:gd name="T35" fmla="*/ -17 h 540"/>
                              <a:gd name="T36" fmla="*/ 1475 w 1977"/>
                              <a:gd name="T37" fmla="*/ 36 h 540"/>
                              <a:gd name="T38" fmla="*/ 1449 w 1977"/>
                              <a:gd name="T39" fmla="*/ 98 h 540"/>
                              <a:gd name="T40" fmla="*/ 1440 w 1977"/>
                              <a:gd name="T41" fmla="*/ 167 h 540"/>
                              <a:gd name="T42" fmla="*/ 1449 w 1977"/>
                              <a:gd name="T43" fmla="*/ 236 h 540"/>
                              <a:gd name="T44" fmla="*/ 1475 w 1977"/>
                              <a:gd name="T45" fmla="*/ 298 h 540"/>
                              <a:gd name="T46" fmla="*/ 1516 w 1977"/>
                              <a:gd name="T47" fmla="*/ 350 h 540"/>
                              <a:gd name="T48" fmla="*/ 1568 w 1977"/>
                              <a:gd name="T49" fmla="*/ 391 h 540"/>
                              <a:gd name="T50" fmla="*/ 1630 w 1977"/>
                              <a:gd name="T51" fmla="*/ 417 h 540"/>
                              <a:gd name="T52" fmla="*/ 1699 w 1977"/>
                              <a:gd name="T53" fmla="*/ 426 h 540"/>
                              <a:gd name="T54" fmla="*/ 2932 w 1977"/>
                              <a:gd name="T55" fmla="*/ 167 h 540"/>
                              <a:gd name="T56" fmla="*/ 3337 w 1977"/>
                              <a:gd name="T57" fmla="*/ 167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846"/>
                                </a:moveTo>
                                <a:lnTo>
                                  <a:pt x="2563" y="-846"/>
                                </a:lnTo>
                                <a:lnTo>
                                  <a:pt x="2632" y="-855"/>
                                </a:lnTo>
                                <a:lnTo>
                                  <a:pt x="2694" y="-881"/>
                                </a:lnTo>
                                <a:lnTo>
                                  <a:pt x="2747" y="-922"/>
                                </a:lnTo>
                                <a:lnTo>
                                  <a:pt x="2787" y="-974"/>
                                </a:lnTo>
                                <a:lnTo>
                                  <a:pt x="2813" y="-1036"/>
                                </a:lnTo>
                                <a:lnTo>
                                  <a:pt x="2823" y="-1105"/>
                                </a:lnTo>
                                <a:lnTo>
                                  <a:pt x="2813" y="-1174"/>
                                </a:lnTo>
                                <a:lnTo>
                                  <a:pt x="2787" y="-1236"/>
                                </a:lnTo>
                                <a:lnTo>
                                  <a:pt x="2747" y="-1289"/>
                                </a:lnTo>
                                <a:lnTo>
                                  <a:pt x="2694" y="-1330"/>
                                </a:lnTo>
                                <a:lnTo>
                                  <a:pt x="2632" y="-1356"/>
                                </a:lnTo>
                                <a:lnTo>
                                  <a:pt x="2563" y="-1365"/>
                                </a:lnTo>
                                <a:lnTo>
                                  <a:pt x="1699" y="-1365"/>
                                </a:lnTo>
                                <a:lnTo>
                                  <a:pt x="1630" y="-1356"/>
                                </a:lnTo>
                                <a:lnTo>
                                  <a:pt x="1568" y="-1330"/>
                                </a:lnTo>
                                <a:lnTo>
                                  <a:pt x="1516" y="-1289"/>
                                </a:lnTo>
                                <a:lnTo>
                                  <a:pt x="1475" y="-1236"/>
                                </a:lnTo>
                                <a:lnTo>
                                  <a:pt x="1449" y="-1174"/>
                                </a:lnTo>
                                <a:lnTo>
                                  <a:pt x="1440" y="-1105"/>
                                </a:lnTo>
                                <a:lnTo>
                                  <a:pt x="1449" y="-1036"/>
                                </a:lnTo>
                                <a:lnTo>
                                  <a:pt x="1475" y="-974"/>
                                </a:lnTo>
                                <a:lnTo>
                                  <a:pt x="1516" y="-922"/>
                                </a:lnTo>
                                <a:lnTo>
                                  <a:pt x="1568" y="-881"/>
                                </a:lnTo>
                                <a:lnTo>
                                  <a:pt x="1630" y="-855"/>
                                </a:lnTo>
                                <a:lnTo>
                                  <a:pt x="1699" y="-846"/>
                                </a:lnTo>
                                <a:close/>
                                <a:moveTo>
                                  <a:pt x="2932" y="-1105"/>
                                </a:moveTo>
                                <a:lnTo>
                                  <a:pt x="3337" y="-1105"/>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 name="Freeform 1068"/>
                        <wps:cNvSpPr>
                          <a:spLocks/>
                        </wps:cNvSpPr>
                        <wps:spPr bwMode="auto">
                          <a:xfrm>
                            <a:off x="2848" y="104"/>
                            <a:ext cx="126" cy="126"/>
                          </a:xfrm>
                          <a:custGeom>
                            <a:avLst/>
                            <a:gdLst>
                              <a:gd name="T0" fmla="*/ 125 w 126"/>
                              <a:gd name="T1" fmla="*/ 104 h 126"/>
                              <a:gd name="T2" fmla="*/ 0 w 126"/>
                              <a:gd name="T3" fmla="*/ 167 h 126"/>
                              <a:gd name="T4" fmla="*/ 125 w 126"/>
                              <a:gd name="T5" fmla="*/ 230 h 126"/>
                              <a:gd name="T6" fmla="*/ 125 w 126"/>
                              <a:gd name="T7" fmla="*/ 104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Text Box 1069"/>
                        <wps:cNvSpPr txBox="1">
                          <a:spLocks/>
                        </wps:cNvSpPr>
                        <wps:spPr bwMode="auto">
                          <a:xfrm>
                            <a:off x="2041" y="101"/>
                            <a:ext cx="26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97CB5" w14:textId="77777777" w:rsidR="006C62AB" w:rsidRDefault="006C62AB" w:rsidP="00B034CC">
                              <w:pPr>
                                <w:spacing w:line="153" w:lineRule="exact"/>
                                <w:rPr>
                                  <w:sz w:val="16"/>
                                </w:rPr>
                              </w:pPr>
                              <w:r>
                                <w:rPr>
                                  <w:w w:val="90"/>
                                  <w:sz w:val="16"/>
                                </w:rPr>
                                <w:t>404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DD89D9" id="Group 1066" o:spid="_x0000_s1143" style="position:absolute;left:0;text-align:left;margin-left:72.9pt;margin-top:-5.05pt;width:95.65pt;height:26.75pt;z-index:-251652096;mso-position-horizontal-relative:page;mso-position-vertical-relative:text" coordorigin="1458,-101"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">
                <v:shape id="AutoShape 1067" o:spid="_x0000_s1144" style="position:absolute;left:25;top:1272;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" path="m1699,-846r864,l2632,-855r62,-26l2747,-922r40,-52l2813,-1036r10,-69l2813,-1174r-26,-62l2747,-1289r-53,-41l2632,-1356r-69,-9l1699,-1365r-69,9l1568,-1330r-52,41l1475,-1236r-26,62l1440,-1105r9,69l1475,-974r41,52l1568,-881r62,26l1699,-846xm2932,-1105r405,e" filled="f" strokeweight=".2545mm">
                  <v:path arrowok="t" o:connecttype="custom" o:connectlocs="1699,426;2563,426;2632,417;2694,391;2747,350;2787,298;2813,236;2823,167;2813,98;2787,36;2747,-17;2694,-58;2632,-84;2563,-93;1699,-93;1630,-84;1568,-58;1516,-17;1475,36;1449,98;1440,167;1449,236;1475,298;1516,350;1568,391;1630,417;1699,426;2932,167;3337,167" o:connectangles="0,0,0,0,0,0,0,0,0,0,0,0,0,0,0,0,0,0,0,0,0,0,0,0,0,0,0,0,0"/>
                </v:shape>
                <v:shape id="Freeform 1068" o:spid="_x0000_s1145" style="position:absolute;left:2848;top:104;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" path="m125,l,63r125,63l125,xe" fillcolor="black" stroked="f">
                  <v:path arrowok="t" o:connecttype="custom" o:connectlocs="125,104;0,167;125,230;125,104" o:connectangles="0,0,0,0"/>
                </v:shape>
                <v:shape id="Text Box 1069" o:spid="_x0000_s1146" type="#_x0000_t202" style="position:absolute;left:2041;top:101;width:26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" filled="f" stroked="f">
                  <v:path arrowok="t"/>
                  <v:textbox inset="0,0,0,0">
                    <w:txbxContent>
                      <w:p w14:paraId="26797CB5" w14:textId="77777777" w:rsidR="006C62AB" w:rsidRDefault="006C62AB" w:rsidP="00B034CC">
                        <w:pPr>
                          <w:spacing w:line="153" w:lineRule="exact"/>
                          <w:rPr>
                            <w:sz w:val="16"/>
                          </w:rPr>
                        </w:pPr>
                        <w:r>
                          <w:rPr>
                            <w:w w:val="90"/>
                            <w:sz w:val="16"/>
                          </w:rPr>
                          <w:t>404</w:t>
                        </w:r>
                      </w:p>
                    </w:txbxContent>
                  </v:textbox>
                </v:shape>
                <w10:wrap anchorx="page"/>
              </v:group>
            </w:pict>
          </mc:Fallback>
        </mc:AlternateContent>
      </w:r>
      <w:r w:rsidRPr="00531838">
        <w:rPr>
          <w:rFonts w:asciiTheme="minorHAnsi" w:hAnsiTheme="minorHAnsi" w:cstheme="minorHAnsi"/>
        </w:rPr>
        <w:t>No</w:t>
      </w:r>
    </w:p>
    <w:p w14:paraId="4F0D1FBE" w14:textId="77777777" w:rsidR="00B034CC" w:rsidRPr="00531838" w:rsidRDefault="00B034CC" w:rsidP="00B034CC">
      <w:pPr>
        <w:pStyle w:val="BodyText"/>
        <w:ind w:left="0"/>
        <w:rPr>
          <w:rFonts w:asciiTheme="minorHAnsi" w:hAnsiTheme="minorHAnsi" w:cstheme="minorHAnsi"/>
        </w:rPr>
      </w:pPr>
    </w:p>
    <w:p w14:paraId="45878BAC" w14:textId="77777777" w:rsidR="00B034CC" w:rsidRPr="00531838" w:rsidRDefault="00B034CC" w:rsidP="00B034CC">
      <w:pPr>
        <w:pStyle w:val="BodyText"/>
        <w:ind w:left="0"/>
        <w:rPr>
          <w:rFonts w:asciiTheme="minorHAnsi" w:hAnsiTheme="minorHAnsi" w:cstheme="minorHAnsi"/>
        </w:rPr>
      </w:pPr>
    </w:p>
    <w:p w14:paraId="7C06228B" w14:textId="77777777" w:rsidR="00B034CC" w:rsidRPr="00531838" w:rsidRDefault="00B034CC" w:rsidP="00B034CC">
      <w:pPr>
        <w:spacing w:before="70"/>
        <w:ind w:left="3277" w:right="5614"/>
        <w:jc w:val="center"/>
        <w:rPr>
          <w:rFonts w:asciiTheme="minorHAnsi" w:hAnsiTheme="minorHAnsi" w:cstheme="minorHAnsi"/>
        </w:rPr>
      </w:pPr>
      <w:r>
        <w:rPr>
          <w:noProof/>
        </w:rPr>
        <mc:AlternateContent>
          <mc:Choice Requires="wpg">
            <w:drawing>
              <wp:anchor distT="0" distB="0" distL="114300" distR="114300" simplePos="0" relativeHeight="251665408" behindDoc="1" locked="0" layoutInCell="1" allowOverlap="1" wp14:anchorId="33E4A110" wp14:editId="6503A113">
                <wp:simplePos x="0" y="0"/>
                <wp:positionH relativeFrom="page">
                  <wp:posOffset>2244725</wp:posOffset>
                </wp:positionH>
                <wp:positionV relativeFrom="paragraph">
                  <wp:posOffset>158750</wp:posOffset>
                </wp:positionV>
                <wp:extent cx="1214755" cy="813435"/>
                <wp:effectExtent l="0" t="0" r="4445" b="0"/>
                <wp:wrapNone/>
                <wp:docPr id="360" name="Group 1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813435"/>
                          <a:chOff x="3535" y="250"/>
                          <a:chExt cx="1913" cy="1281"/>
                        </a:xfrm>
                      </wpg:grpSpPr>
                      <wps:wsp>
                        <wps:cNvPr id="361" name="Line 1062"/>
                        <wps:cNvCnPr>
                          <a:cxnSpLocks/>
                        </wps:cNvCnPr>
                        <wps:spPr bwMode="auto">
                          <a:xfrm>
                            <a:off x="4749" y="258"/>
                            <a:ext cx="0" cy="14"/>
                          </a:xfrm>
                          <a:prstGeom prst="line">
                            <a:avLst/>
                          </a:prstGeom>
                          <a:noFill/>
                          <a:ln w="9154">
                            <a:solidFill>
                              <a:srgbClr val="000000"/>
                            </a:solidFill>
                            <a:round/>
                            <a:headEnd/>
                            <a:tailEnd/>
                          </a:ln>
                          <a:extLst>
                            <a:ext uri="{909E8E84-426E-40DD-AFC4-6F175D3DCCD1}">
                              <a14:hiddenFill xmlns:a14="http://schemas.microsoft.com/office/drawing/2010/main">
                                <a:noFill/>
                              </a14:hiddenFill>
                            </a:ext>
                          </a:extLst>
                        </wps:spPr>
                        <wps:bodyPr/>
                      </wps:wsp>
                      <wps:wsp>
                        <wps:cNvPr id="362" name="Freeform 1063"/>
                        <wps:cNvSpPr>
                          <a:spLocks/>
                        </wps:cNvSpPr>
                        <wps:spPr bwMode="auto">
                          <a:xfrm>
                            <a:off x="4686" y="256"/>
                            <a:ext cx="126" cy="126"/>
                          </a:xfrm>
                          <a:custGeom>
                            <a:avLst/>
                            <a:gdLst>
                              <a:gd name="T0" fmla="*/ 125 w 126"/>
                              <a:gd name="T1" fmla="*/ 256 h 126"/>
                              <a:gd name="T2" fmla="*/ 0 w 126"/>
                              <a:gd name="T3" fmla="*/ 256 h 126"/>
                              <a:gd name="T4" fmla="*/ 63 w 126"/>
                              <a:gd name="T5" fmla="*/ 382 h 126"/>
                              <a:gd name="T6" fmla="*/ 125 w 126"/>
                              <a:gd name="T7" fmla="*/ 256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0"/>
                                </a:lnTo>
                                <a:lnTo>
                                  <a:pt x="63"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AutoShape 1064"/>
                        <wps:cNvSpPr>
                          <a:spLocks/>
                        </wps:cNvSpPr>
                        <wps:spPr bwMode="auto">
                          <a:xfrm>
                            <a:off x="2189" y="1795"/>
                            <a:ext cx="1977" cy="1187"/>
                          </a:xfrm>
                          <a:custGeom>
                            <a:avLst/>
                            <a:gdLst>
                              <a:gd name="T0" fmla="*/ 1868 w 1977"/>
                              <a:gd name="T1" fmla="*/ 901 h 1187"/>
                              <a:gd name="T2" fmla="*/ 2560 w 1977"/>
                              <a:gd name="T3" fmla="*/ 382 h 1187"/>
                              <a:gd name="T4" fmla="*/ 3251 w 1977"/>
                              <a:gd name="T5" fmla="*/ 901 h 1187"/>
                              <a:gd name="T6" fmla="*/ 2560 w 1977"/>
                              <a:gd name="T7" fmla="*/ 1421 h 1187"/>
                              <a:gd name="T8" fmla="*/ 1868 w 1977"/>
                              <a:gd name="T9" fmla="*/ 901 h 1187"/>
                              <a:gd name="T10" fmla="*/ 2560 w 1977"/>
                              <a:gd name="T11" fmla="*/ 1421 h 1187"/>
                              <a:gd name="T12" fmla="*/ 2560 w 1977"/>
                              <a:gd name="T13" fmla="*/ 1523 h 1187"/>
                              <a:gd name="T14" fmla="*/ 1353 w 1977"/>
                              <a:gd name="T15" fmla="*/ 901 h 1187"/>
                              <a:gd name="T16" fmla="*/ 1868 w 1977"/>
                              <a:gd name="T17" fmla="*/ 901 h 118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977" h="1187">
                                <a:moveTo>
                                  <a:pt x="1868" y="-894"/>
                                </a:moveTo>
                                <a:lnTo>
                                  <a:pt x="2560" y="-1413"/>
                                </a:lnTo>
                                <a:lnTo>
                                  <a:pt x="3251" y="-894"/>
                                </a:lnTo>
                                <a:lnTo>
                                  <a:pt x="2560" y="-374"/>
                                </a:lnTo>
                                <a:lnTo>
                                  <a:pt x="1868" y="-894"/>
                                </a:lnTo>
                                <a:close/>
                                <a:moveTo>
                                  <a:pt x="2560" y="-374"/>
                                </a:moveTo>
                                <a:lnTo>
                                  <a:pt x="2560" y="-272"/>
                                </a:lnTo>
                                <a:moveTo>
                                  <a:pt x="1353" y="-894"/>
                                </a:moveTo>
                                <a:lnTo>
                                  <a:pt x="1868" y="-894"/>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 name="Text Box 1065"/>
                        <wps:cNvSpPr txBox="1">
                          <a:spLocks/>
                        </wps:cNvSpPr>
                        <wps:spPr bwMode="auto">
                          <a:xfrm>
                            <a:off x="3535" y="251"/>
                            <a:ext cx="1912" cy="1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1FE67" w14:textId="77777777" w:rsidR="006C62AB" w:rsidRDefault="006C62AB" w:rsidP="00B034CC">
                              <w:pPr>
                                <w:rPr>
                                  <w:sz w:val="16"/>
                                </w:rPr>
                              </w:pPr>
                            </w:p>
                            <w:p w14:paraId="5079764E" w14:textId="77777777" w:rsidR="006C62AB" w:rsidRDefault="006C62AB" w:rsidP="00B034CC">
                              <w:pPr>
                                <w:rPr>
                                  <w:sz w:val="16"/>
                                </w:rPr>
                              </w:pPr>
                            </w:p>
                            <w:p w14:paraId="5EBC73B6" w14:textId="77777777" w:rsidR="006C62AB" w:rsidRDefault="006C62AB" w:rsidP="00B034CC">
                              <w:pPr>
                                <w:spacing w:before="4"/>
                                <w:rPr>
                                  <w:sz w:val="16"/>
                                </w:rPr>
                              </w:pPr>
                            </w:p>
                            <w:p w14:paraId="7EB0041A" w14:textId="77777777" w:rsidR="006C62AB" w:rsidRDefault="006C62AB" w:rsidP="00B034CC">
                              <w:pPr>
                                <w:ind w:left="748"/>
                                <w:rPr>
                                  <w:sz w:val="16"/>
                                </w:rPr>
                              </w:pPr>
                              <w:r>
                                <w:rPr>
                                  <w:w w:val="90"/>
                                  <w:sz w:val="16"/>
                                </w:rPr>
                                <w:t>Phish is active?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4A110" id="Group 1061" o:spid="_x0000_s1147" style="position:absolute;left:0;text-align:left;margin-left:176.75pt;margin-top:12.5pt;width:95.65pt;height:64.05pt;z-index:-251651072;mso-position-horizontal-relative:page;mso-position-vertical-relative:text" coordorigin="3535,250" coordsize="1913,1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">
                <v:line id="Line 1062" o:spid="_x0000_s1148" style="position:absolute;visibility:visible;mso-wrap-style:square" from="4749,258" to="4749,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" strokeweight=".25428mm">
                  <o:lock v:ext="edit" shapetype="f"/>
                </v:line>
                <v:shape id="Freeform 1063" o:spid="_x0000_s1149" style="position:absolute;left:4686;top:256;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" path="m125,l,,63,126,125,xe" fillcolor="black" stroked="f">
                  <v:path arrowok="t" o:connecttype="custom" o:connectlocs="125,256;0,256;63,382;125,256" o:connectangles="0,0,0,0"/>
                </v:shape>
                <v:shape id="AutoShape 1064" o:spid="_x0000_s1150" style="position:absolute;left:2189;top:1795;width:1977;height:1187;visibility:visible;mso-wrap-style:square;v-text-anchor:top" coordsize="1977,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" path="m1868,-894r692,-519l3251,-894r-691,520l1868,-894xm2560,-374r,102m1353,-894r515,e" filled="f" strokeweight=".2545mm">
                  <v:path arrowok="t" o:connecttype="custom" o:connectlocs="1868,901;2560,382;3251,901;2560,1421;1868,901;2560,1421;2560,1523;1353,901;1868,901" o:connectangles="0,0,0,0,0,0,0,0,0"/>
                </v:shape>
                <v:shape id="Text Box 1065" o:spid="_x0000_s1151" type="#_x0000_t202" style="position:absolute;left:3535;top:251;width:1912;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" filled="f" stroked="f">
                  <v:path arrowok="t"/>
                  <v:textbox inset="0,0,0,0">
                    <w:txbxContent>
                      <w:p w14:paraId="1DB1FE67" w14:textId="77777777" w:rsidR="006C62AB" w:rsidRDefault="006C62AB" w:rsidP="00B034CC">
                        <w:pPr>
                          <w:rPr>
                            <w:sz w:val="16"/>
                          </w:rPr>
                        </w:pPr>
                      </w:p>
                      <w:p w14:paraId="5079764E" w14:textId="77777777" w:rsidR="006C62AB" w:rsidRDefault="006C62AB" w:rsidP="00B034CC">
                        <w:pPr>
                          <w:rPr>
                            <w:sz w:val="16"/>
                          </w:rPr>
                        </w:pPr>
                      </w:p>
                      <w:p w14:paraId="5EBC73B6" w14:textId="77777777" w:rsidR="006C62AB" w:rsidRDefault="006C62AB" w:rsidP="00B034CC">
                        <w:pPr>
                          <w:spacing w:before="4"/>
                          <w:rPr>
                            <w:sz w:val="16"/>
                          </w:rPr>
                        </w:pPr>
                      </w:p>
                      <w:p w14:paraId="7EB0041A" w14:textId="77777777" w:rsidR="006C62AB" w:rsidRDefault="006C62AB" w:rsidP="00B034CC">
                        <w:pPr>
                          <w:ind w:left="748"/>
                          <w:rPr>
                            <w:sz w:val="16"/>
                          </w:rPr>
                        </w:pPr>
                        <w:r>
                          <w:rPr>
                            <w:w w:val="90"/>
                            <w:sz w:val="16"/>
                          </w:rPr>
                          <w:t>Phish is active?</w:t>
                        </w:r>
                      </w:p>
                    </w:txbxContent>
                  </v:textbox>
                </v:shape>
                <w10:wrap anchorx="page"/>
              </v:group>
            </w:pict>
          </mc:Fallback>
        </mc:AlternateContent>
      </w:r>
      <w:r w:rsidRPr="00531838">
        <w:rPr>
          <w:rFonts w:asciiTheme="minorHAnsi" w:hAnsiTheme="minorHAnsi" w:cstheme="minorHAnsi"/>
          <w:w w:val="90"/>
        </w:rPr>
        <w:t>Yes</w:t>
      </w:r>
    </w:p>
    <w:p w14:paraId="12681F44" w14:textId="77777777" w:rsidR="00B034CC" w:rsidRPr="00531838" w:rsidRDefault="00B034CC" w:rsidP="00B034CC">
      <w:pPr>
        <w:pStyle w:val="BodyText"/>
        <w:ind w:left="0"/>
        <w:rPr>
          <w:rFonts w:asciiTheme="minorHAnsi" w:hAnsiTheme="minorHAnsi" w:cstheme="minorHAnsi"/>
        </w:rPr>
      </w:pPr>
    </w:p>
    <w:p w14:paraId="3F84356A" w14:textId="77777777" w:rsidR="00B034CC" w:rsidRPr="00531838" w:rsidRDefault="00B034CC" w:rsidP="00B034CC">
      <w:pPr>
        <w:pStyle w:val="BodyText"/>
        <w:spacing w:before="1"/>
        <w:ind w:left="0"/>
        <w:rPr>
          <w:rFonts w:asciiTheme="minorHAnsi" w:hAnsiTheme="minorHAnsi" w:cstheme="minorHAnsi"/>
        </w:rPr>
      </w:pPr>
    </w:p>
    <w:p w14:paraId="4E0208CF" w14:textId="77777777" w:rsidR="00B034CC" w:rsidRPr="00531838" w:rsidRDefault="00B034CC" w:rsidP="00B034CC">
      <w:pPr>
        <w:spacing w:before="69"/>
        <w:ind w:left="2026"/>
        <w:rPr>
          <w:rFonts w:asciiTheme="minorHAnsi" w:hAnsiTheme="minorHAnsi" w:cstheme="minorHAnsi"/>
        </w:rPr>
      </w:pPr>
      <w:r>
        <w:rPr>
          <w:noProof/>
        </w:rPr>
        <mc:AlternateContent>
          <mc:Choice Requires="wpg">
            <w:drawing>
              <wp:anchor distT="0" distB="0" distL="114300" distR="114300" simplePos="0" relativeHeight="251666432" behindDoc="1" locked="0" layoutInCell="1" allowOverlap="1" wp14:anchorId="574753EE" wp14:editId="666BBF3B">
                <wp:simplePos x="0" y="0"/>
                <wp:positionH relativeFrom="page">
                  <wp:posOffset>925830</wp:posOffset>
                </wp:positionH>
                <wp:positionV relativeFrom="paragraph">
                  <wp:posOffset>-66040</wp:posOffset>
                </wp:positionV>
                <wp:extent cx="1214755" cy="339725"/>
                <wp:effectExtent l="0" t="0" r="4445" b="3175"/>
                <wp:wrapNone/>
                <wp:docPr id="365" name="Group 1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104"/>
                          <a:chExt cx="1913" cy="535"/>
                        </a:xfrm>
                      </wpg:grpSpPr>
                      <wps:wsp>
                        <wps:cNvPr id="366" name="AutoShape 1058"/>
                        <wps:cNvSpPr>
                          <a:spLocks/>
                        </wps:cNvSpPr>
                        <wps:spPr bwMode="auto">
                          <a:xfrm>
                            <a:off x="25" y="1327"/>
                            <a:ext cx="1977" cy="540"/>
                          </a:xfrm>
                          <a:custGeom>
                            <a:avLst/>
                            <a:gdLst>
                              <a:gd name="T0" fmla="*/ 1699 w 1977"/>
                              <a:gd name="T1" fmla="*/ 423 h 540"/>
                              <a:gd name="T2" fmla="*/ 2563 w 1977"/>
                              <a:gd name="T3" fmla="*/ 423 h 540"/>
                              <a:gd name="T4" fmla="*/ 2632 w 1977"/>
                              <a:gd name="T5" fmla="*/ 414 h 540"/>
                              <a:gd name="T6" fmla="*/ 2694 w 1977"/>
                              <a:gd name="T7" fmla="*/ 388 h 540"/>
                              <a:gd name="T8" fmla="*/ 2747 w 1977"/>
                              <a:gd name="T9" fmla="*/ 347 h 540"/>
                              <a:gd name="T10" fmla="*/ 2787 w 1977"/>
                              <a:gd name="T11" fmla="*/ 295 h 540"/>
                              <a:gd name="T12" fmla="*/ 2813 w 1977"/>
                              <a:gd name="T13" fmla="*/ 233 h 540"/>
                              <a:gd name="T14" fmla="*/ 2823 w 1977"/>
                              <a:gd name="T15" fmla="*/ 164 h 540"/>
                              <a:gd name="T16" fmla="*/ 2813 w 1977"/>
                              <a:gd name="T17" fmla="*/ 95 h 540"/>
                              <a:gd name="T18" fmla="*/ 2787 w 1977"/>
                              <a:gd name="T19" fmla="*/ 33 h 540"/>
                              <a:gd name="T20" fmla="*/ 2747 w 1977"/>
                              <a:gd name="T21" fmla="*/ -20 h 540"/>
                              <a:gd name="T22" fmla="*/ 2694 w 1977"/>
                              <a:gd name="T23" fmla="*/ -61 h 540"/>
                              <a:gd name="T24" fmla="*/ 2632 w 1977"/>
                              <a:gd name="T25" fmla="*/ -87 h 540"/>
                              <a:gd name="T26" fmla="*/ 2563 w 1977"/>
                              <a:gd name="T27" fmla="*/ -96 h 540"/>
                              <a:gd name="T28" fmla="*/ 1699 w 1977"/>
                              <a:gd name="T29" fmla="*/ -96 h 540"/>
                              <a:gd name="T30" fmla="*/ 1630 w 1977"/>
                              <a:gd name="T31" fmla="*/ -87 h 540"/>
                              <a:gd name="T32" fmla="*/ 1568 w 1977"/>
                              <a:gd name="T33" fmla="*/ -61 h 540"/>
                              <a:gd name="T34" fmla="*/ 1516 w 1977"/>
                              <a:gd name="T35" fmla="*/ -20 h 540"/>
                              <a:gd name="T36" fmla="*/ 1475 w 1977"/>
                              <a:gd name="T37" fmla="*/ 33 h 540"/>
                              <a:gd name="T38" fmla="*/ 1449 w 1977"/>
                              <a:gd name="T39" fmla="*/ 95 h 540"/>
                              <a:gd name="T40" fmla="*/ 1440 w 1977"/>
                              <a:gd name="T41" fmla="*/ 164 h 540"/>
                              <a:gd name="T42" fmla="*/ 1449 w 1977"/>
                              <a:gd name="T43" fmla="*/ 233 h 540"/>
                              <a:gd name="T44" fmla="*/ 1475 w 1977"/>
                              <a:gd name="T45" fmla="*/ 295 h 540"/>
                              <a:gd name="T46" fmla="*/ 1516 w 1977"/>
                              <a:gd name="T47" fmla="*/ 347 h 540"/>
                              <a:gd name="T48" fmla="*/ 1568 w 1977"/>
                              <a:gd name="T49" fmla="*/ 388 h 540"/>
                              <a:gd name="T50" fmla="*/ 1630 w 1977"/>
                              <a:gd name="T51" fmla="*/ 414 h 540"/>
                              <a:gd name="T52" fmla="*/ 1699 w 1977"/>
                              <a:gd name="T53" fmla="*/ 423 h 540"/>
                              <a:gd name="T54" fmla="*/ 2932 w 1977"/>
                              <a:gd name="T55" fmla="*/ 164 h 540"/>
                              <a:gd name="T56" fmla="*/ 3337 w 1977"/>
                              <a:gd name="T57" fmla="*/ 164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904"/>
                                </a:moveTo>
                                <a:lnTo>
                                  <a:pt x="2563" y="-904"/>
                                </a:lnTo>
                                <a:lnTo>
                                  <a:pt x="2632" y="-913"/>
                                </a:lnTo>
                                <a:lnTo>
                                  <a:pt x="2694" y="-939"/>
                                </a:lnTo>
                                <a:lnTo>
                                  <a:pt x="2747" y="-980"/>
                                </a:lnTo>
                                <a:lnTo>
                                  <a:pt x="2787" y="-1032"/>
                                </a:lnTo>
                                <a:lnTo>
                                  <a:pt x="2813" y="-1094"/>
                                </a:lnTo>
                                <a:lnTo>
                                  <a:pt x="2823" y="-1163"/>
                                </a:lnTo>
                                <a:lnTo>
                                  <a:pt x="2813" y="-1232"/>
                                </a:lnTo>
                                <a:lnTo>
                                  <a:pt x="2787" y="-1294"/>
                                </a:lnTo>
                                <a:lnTo>
                                  <a:pt x="2747" y="-1347"/>
                                </a:lnTo>
                                <a:lnTo>
                                  <a:pt x="2694" y="-1388"/>
                                </a:lnTo>
                                <a:lnTo>
                                  <a:pt x="2632" y="-1414"/>
                                </a:lnTo>
                                <a:lnTo>
                                  <a:pt x="2563" y="-1423"/>
                                </a:lnTo>
                                <a:lnTo>
                                  <a:pt x="1699" y="-1423"/>
                                </a:lnTo>
                                <a:lnTo>
                                  <a:pt x="1630" y="-1414"/>
                                </a:lnTo>
                                <a:lnTo>
                                  <a:pt x="1568" y="-1388"/>
                                </a:lnTo>
                                <a:lnTo>
                                  <a:pt x="1516" y="-1347"/>
                                </a:lnTo>
                                <a:lnTo>
                                  <a:pt x="1475" y="-1294"/>
                                </a:lnTo>
                                <a:lnTo>
                                  <a:pt x="1449" y="-1232"/>
                                </a:lnTo>
                                <a:lnTo>
                                  <a:pt x="1440" y="-1163"/>
                                </a:lnTo>
                                <a:lnTo>
                                  <a:pt x="1449" y="-1094"/>
                                </a:lnTo>
                                <a:lnTo>
                                  <a:pt x="1475" y="-1032"/>
                                </a:lnTo>
                                <a:lnTo>
                                  <a:pt x="1516" y="-980"/>
                                </a:lnTo>
                                <a:lnTo>
                                  <a:pt x="1568" y="-939"/>
                                </a:lnTo>
                                <a:lnTo>
                                  <a:pt x="1630" y="-913"/>
                                </a:lnTo>
                                <a:lnTo>
                                  <a:pt x="1699" y="-904"/>
                                </a:lnTo>
                                <a:close/>
                                <a:moveTo>
                                  <a:pt x="2932" y="-1163"/>
                                </a:moveTo>
                                <a:lnTo>
                                  <a:pt x="3337" y="-1163"/>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 name="Freeform 1059"/>
                        <wps:cNvSpPr>
                          <a:spLocks/>
                        </wps:cNvSpPr>
                        <wps:spPr bwMode="auto">
                          <a:xfrm>
                            <a:off x="2848" y="101"/>
                            <a:ext cx="126" cy="126"/>
                          </a:xfrm>
                          <a:custGeom>
                            <a:avLst/>
                            <a:gdLst>
                              <a:gd name="T0" fmla="*/ 125 w 126"/>
                              <a:gd name="T1" fmla="*/ 101 h 126"/>
                              <a:gd name="T2" fmla="*/ 0 w 126"/>
                              <a:gd name="T3" fmla="*/ 164 h 126"/>
                              <a:gd name="T4" fmla="*/ 125 w 126"/>
                              <a:gd name="T5" fmla="*/ 227 h 126"/>
                              <a:gd name="T6" fmla="*/ 125 w 126"/>
                              <a:gd name="T7" fmla="*/ 101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Text Box 1060"/>
                        <wps:cNvSpPr txBox="1">
                          <a:spLocks/>
                        </wps:cNvSpPr>
                        <wps:spPr bwMode="auto">
                          <a:xfrm>
                            <a:off x="2041" y="100"/>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A445E" w14:textId="77777777" w:rsidR="006C62AB" w:rsidRDefault="006C62AB" w:rsidP="00B034CC">
                              <w:pPr>
                                <w:spacing w:line="153" w:lineRule="exact"/>
                                <w:rPr>
                                  <w:sz w:val="16"/>
                                </w:rPr>
                              </w:pPr>
                              <w:r>
                                <w:rPr>
                                  <w:w w:val="90"/>
                                  <w:sz w:val="16"/>
                                </w:rPr>
                                <w:t>400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4753EE" id="Group 1057" o:spid="_x0000_s1152" style="position:absolute;left:0;text-align:left;margin-left:72.9pt;margin-top:-5.2pt;width:95.65pt;height:26.75pt;z-index:-251650048;mso-position-horizontal-relative:page;mso-position-vertical-relative:text" coordorigin="1458,-104"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">
                <v:shape id="AutoShape 1058" o:spid="_x0000_s1153" style="position:absolute;left:25;top:1327;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" path="m1699,-904r864,l2632,-913r62,-26l2747,-980r40,-52l2813,-1094r10,-69l2813,-1232r-26,-62l2747,-1347r-53,-41l2632,-1414r-69,-9l1699,-1423r-69,9l1568,-1388r-52,41l1475,-1294r-26,62l1440,-1163r9,69l1475,-1032r41,52l1568,-939r62,26l1699,-904xm2932,-1163r405,e" filled="f" strokeweight=".2545mm">
                  <v:path arrowok="t" o:connecttype="custom" o:connectlocs="1699,423;2563,423;2632,414;2694,388;2747,347;2787,295;2813,233;2823,164;2813,95;2787,33;2747,-20;2694,-61;2632,-87;2563,-96;1699,-96;1630,-87;1568,-61;1516,-20;1475,33;1449,95;1440,164;1449,233;1475,295;1516,347;1568,388;1630,414;1699,423;2932,164;3337,164" o:connectangles="0,0,0,0,0,0,0,0,0,0,0,0,0,0,0,0,0,0,0,0,0,0,0,0,0,0,0,0,0"/>
                </v:shape>
                <v:shape id="Freeform 1059" o:spid="_x0000_s1154" style="position:absolute;left:2848;top:101;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" path="m125,l,63r125,63l125,xe" fillcolor="black" stroked="f">
                  <v:path arrowok="t" o:connecttype="custom" o:connectlocs="125,101;0,164;125,227;125,101" o:connectangles="0,0,0,0"/>
                </v:shape>
                <v:shape id="Text Box 1060" o:spid="_x0000_s1155" type="#_x0000_t202" style="position:absolute;left:2041;top:100;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" filled="f" stroked="f">
                  <v:path arrowok="t"/>
                  <v:textbox inset="0,0,0,0">
                    <w:txbxContent>
                      <w:p w14:paraId="419A445E" w14:textId="77777777" w:rsidR="006C62AB" w:rsidRDefault="006C62AB" w:rsidP="00B034CC">
                        <w:pPr>
                          <w:spacing w:line="153" w:lineRule="exact"/>
                          <w:rPr>
                            <w:sz w:val="16"/>
                          </w:rPr>
                        </w:pPr>
                        <w:r>
                          <w:rPr>
                            <w:w w:val="90"/>
                            <w:sz w:val="16"/>
                          </w:rPr>
                          <w:t>400</w:t>
                        </w:r>
                      </w:p>
                    </w:txbxContent>
                  </v:textbox>
                </v:shape>
                <w10:wrap anchorx="page"/>
              </v:group>
            </w:pict>
          </mc:Fallback>
        </mc:AlternateContent>
      </w:r>
      <w:r w:rsidRPr="00531838">
        <w:rPr>
          <w:rFonts w:asciiTheme="minorHAnsi" w:hAnsiTheme="minorHAnsi" w:cstheme="minorHAnsi"/>
        </w:rPr>
        <w:t>No</w:t>
      </w:r>
    </w:p>
    <w:p w14:paraId="3F18DD38" w14:textId="77777777" w:rsidR="00B034CC" w:rsidRPr="00531838" w:rsidRDefault="00B034CC" w:rsidP="00B034CC">
      <w:pPr>
        <w:pStyle w:val="BodyText"/>
        <w:ind w:left="0"/>
        <w:rPr>
          <w:rFonts w:asciiTheme="minorHAnsi" w:hAnsiTheme="minorHAnsi" w:cstheme="minorHAnsi"/>
        </w:rPr>
      </w:pPr>
    </w:p>
    <w:p w14:paraId="37EB7606" w14:textId="77777777" w:rsidR="00B034CC" w:rsidRPr="00531838" w:rsidRDefault="00B034CC" w:rsidP="00B034CC">
      <w:pPr>
        <w:pStyle w:val="BodyText"/>
        <w:spacing w:before="2"/>
        <w:ind w:left="0"/>
        <w:rPr>
          <w:rFonts w:asciiTheme="minorHAnsi" w:hAnsiTheme="minorHAnsi" w:cstheme="minorHAnsi"/>
        </w:rPr>
      </w:pPr>
    </w:p>
    <w:p w14:paraId="5F1BA55C" w14:textId="77777777" w:rsidR="00B034CC" w:rsidRPr="00531838" w:rsidRDefault="00B034CC" w:rsidP="00B034CC">
      <w:pPr>
        <w:spacing w:before="69"/>
        <w:ind w:left="3277" w:right="5614"/>
        <w:jc w:val="center"/>
        <w:rPr>
          <w:rFonts w:asciiTheme="minorHAnsi" w:hAnsiTheme="minorHAnsi" w:cstheme="minorHAnsi"/>
        </w:rPr>
      </w:pPr>
      <w:r w:rsidRPr="00531838">
        <w:rPr>
          <w:rFonts w:asciiTheme="minorHAnsi" w:hAnsiTheme="minorHAnsi" w:cstheme="minorHAnsi"/>
          <w:w w:val="90"/>
        </w:rPr>
        <w:t>Yes</w:t>
      </w:r>
    </w:p>
    <w:p w14:paraId="42A3AAD1" w14:textId="77777777" w:rsidR="00B034CC" w:rsidRPr="00531838" w:rsidRDefault="00B034CC" w:rsidP="00B034CC">
      <w:pPr>
        <w:pStyle w:val="BodyText"/>
        <w:ind w:left="117"/>
        <w:rPr>
          <w:rFonts w:asciiTheme="minorHAnsi" w:hAnsiTheme="minorHAnsi" w:cstheme="minorHAnsi"/>
        </w:rPr>
      </w:pPr>
      <w:r>
        <w:rPr>
          <w:noProof/>
        </w:rPr>
        <mc:AlternateContent>
          <mc:Choice Requires="wpg">
            <w:drawing>
              <wp:anchor distT="0" distB="0" distL="114300" distR="114300" simplePos="0" relativeHeight="251667456" behindDoc="1" locked="0" layoutInCell="1" allowOverlap="1" wp14:anchorId="4E94183E" wp14:editId="2272EC40">
                <wp:simplePos x="0" y="0"/>
                <wp:positionH relativeFrom="page">
                  <wp:posOffset>925830</wp:posOffset>
                </wp:positionH>
                <wp:positionV relativeFrom="paragraph">
                  <wp:posOffset>229870</wp:posOffset>
                </wp:positionV>
                <wp:extent cx="1214755" cy="339725"/>
                <wp:effectExtent l="0" t="0" r="4445" b="0"/>
                <wp:wrapNone/>
                <wp:docPr id="369"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4755" cy="339725"/>
                          <a:chOff x="1458" y="362"/>
                          <a:chExt cx="1913" cy="535"/>
                        </a:xfrm>
                      </wpg:grpSpPr>
                      <wps:wsp>
                        <wps:cNvPr id="370" name="AutoShape 1054"/>
                        <wps:cNvSpPr>
                          <a:spLocks/>
                        </wps:cNvSpPr>
                        <wps:spPr bwMode="auto">
                          <a:xfrm>
                            <a:off x="25" y="1850"/>
                            <a:ext cx="1977" cy="540"/>
                          </a:xfrm>
                          <a:custGeom>
                            <a:avLst/>
                            <a:gdLst>
                              <a:gd name="T0" fmla="*/ 1699 w 1977"/>
                              <a:gd name="T1" fmla="*/ 889 h 540"/>
                              <a:gd name="T2" fmla="*/ 2563 w 1977"/>
                              <a:gd name="T3" fmla="*/ 889 h 540"/>
                              <a:gd name="T4" fmla="*/ 2632 w 1977"/>
                              <a:gd name="T5" fmla="*/ 880 h 540"/>
                              <a:gd name="T6" fmla="*/ 2694 w 1977"/>
                              <a:gd name="T7" fmla="*/ 854 h 540"/>
                              <a:gd name="T8" fmla="*/ 2747 w 1977"/>
                              <a:gd name="T9" fmla="*/ 813 h 540"/>
                              <a:gd name="T10" fmla="*/ 2787 w 1977"/>
                              <a:gd name="T11" fmla="*/ 760 h 540"/>
                              <a:gd name="T12" fmla="*/ 2813 w 1977"/>
                              <a:gd name="T13" fmla="*/ 698 h 540"/>
                              <a:gd name="T14" fmla="*/ 2823 w 1977"/>
                              <a:gd name="T15" fmla="*/ 629 h 540"/>
                              <a:gd name="T16" fmla="*/ 2813 w 1977"/>
                              <a:gd name="T17" fmla="*/ 560 h 540"/>
                              <a:gd name="T18" fmla="*/ 2787 w 1977"/>
                              <a:gd name="T19" fmla="*/ 498 h 540"/>
                              <a:gd name="T20" fmla="*/ 2747 w 1977"/>
                              <a:gd name="T21" fmla="*/ 446 h 540"/>
                              <a:gd name="T22" fmla="*/ 2694 w 1977"/>
                              <a:gd name="T23" fmla="*/ 405 h 540"/>
                              <a:gd name="T24" fmla="*/ 2632 w 1977"/>
                              <a:gd name="T25" fmla="*/ 379 h 540"/>
                              <a:gd name="T26" fmla="*/ 2563 w 1977"/>
                              <a:gd name="T27" fmla="*/ 370 h 540"/>
                              <a:gd name="T28" fmla="*/ 1699 w 1977"/>
                              <a:gd name="T29" fmla="*/ 370 h 540"/>
                              <a:gd name="T30" fmla="*/ 1630 w 1977"/>
                              <a:gd name="T31" fmla="*/ 379 h 540"/>
                              <a:gd name="T32" fmla="*/ 1568 w 1977"/>
                              <a:gd name="T33" fmla="*/ 405 h 540"/>
                              <a:gd name="T34" fmla="*/ 1516 w 1977"/>
                              <a:gd name="T35" fmla="*/ 446 h 540"/>
                              <a:gd name="T36" fmla="*/ 1475 w 1977"/>
                              <a:gd name="T37" fmla="*/ 498 h 540"/>
                              <a:gd name="T38" fmla="*/ 1449 w 1977"/>
                              <a:gd name="T39" fmla="*/ 560 h 540"/>
                              <a:gd name="T40" fmla="*/ 1440 w 1977"/>
                              <a:gd name="T41" fmla="*/ 629 h 540"/>
                              <a:gd name="T42" fmla="*/ 1449 w 1977"/>
                              <a:gd name="T43" fmla="*/ 698 h 540"/>
                              <a:gd name="T44" fmla="*/ 1475 w 1977"/>
                              <a:gd name="T45" fmla="*/ 760 h 540"/>
                              <a:gd name="T46" fmla="*/ 1516 w 1977"/>
                              <a:gd name="T47" fmla="*/ 813 h 540"/>
                              <a:gd name="T48" fmla="*/ 1568 w 1977"/>
                              <a:gd name="T49" fmla="*/ 854 h 540"/>
                              <a:gd name="T50" fmla="*/ 1630 w 1977"/>
                              <a:gd name="T51" fmla="*/ 880 h 540"/>
                              <a:gd name="T52" fmla="*/ 1699 w 1977"/>
                              <a:gd name="T53" fmla="*/ 889 h 540"/>
                              <a:gd name="T54" fmla="*/ 2932 w 1977"/>
                              <a:gd name="T55" fmla="*/ 629 h 540"/>
                              <a:gd name="T56" fmla="*/ 3337 w 1977"/>
                              <a:gd name="T57" fmla="*/ 629 h 540"/>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1977" h="540">
                                <a:moveTo>
                                  <a:pt x="1699" y="-961"/>
                                </a:moveTo>
                                <a:lnTo>
                                  <a:pt x="2563" y="-961"/>
                                </a:lnTo>
                                <a:lnTo>
                                  <a:pt x="2632" y="-970"/>
                                </a:lnTo>
                                <a:lnTo>
                                  <a:pt x="2694" y="-996"/>
                                </a:lnTo>
                                <a:lnTo>
                                  <a:pt x="2747" y="-1037"/>
                                </a:lnTo>
                                <a:lnTo>
                                  <a:pt x="2787" y="-1090"/>
                                </a:lnTo>
                                <a:lnTo>
                                  <a:pt x="2813" y="-1152"/>
                                </a:lnTo>
                                <a:lnTo>
                                  <a:pt x="2823" y="-1221"/>
                                </a:lnTo>
                                <a:lnTo>
                                  <a:pt x="2813" y="-1290"/>
                                </a:lnTo>
                                <a:lnTo>
                                  <a:pt x="2787" y="-1352"/>
                                </a:lnTo>
                                <a:lnTo>
                                  <a:pt x="2747" y="-1404"/>
                                </a:lnTo>
                                <a:lnTo>
                                  <a:pt x="2694" y="-1445"/>
                                </a:lnTo>
                                <a:lnTo>
                                  <a:pt x="2632" y="-1471"/>
                                </a:lnTo>
                                <a:lnTo>
                                  <a:pt x="2563" y="-1480"/>
                                </a:lnTo>
                                <a:lnTo>
                                  <a:pt x="1699" y="-1480"/>
                                </a:lnTo>
                                <a:lnTo>
                                  <a:pt x="1630" y="-1471"/>
                                </a:lnTo>
                                <a:lnTo>
                                  <a:pt x="1568" y="-1445"/>
                                </a:lnTo>
                                <a:lnTo>
                                  <a:pt x="1516" y="-1404"/>
                                </a:lnTo>
                                <a:lnTo>
                                  <a:pt x="1475" y="-1352"/>
                                </a:lnTo>
                                <a:lnTo>
                                  <a:pt x="1449" y="-1290"/>
                                </a:lnTo>
                                <a:lnTo>
                                  <a:pt x="1440" y="-1221"/>
                                </a:lnTo>
                                <a:lnTo>
                                  <a:pt x="1449" y="-1152"/>
                                </a:lnTo>
                                <a:lnTo>
                                  <a:pt x="1475" y="-1090"/>
                                </a:lnTo>
                                <a:lnTo>
                                  <a:pt x="1516" y="-1037"/>
                                </a:lnTo>
                                <a:lnTo>
                                  <a:pt x="1568" y="-996"/>
                                </a:lnTo>
                                <a:lnTo>
                                  <a:pt x="1630" y="-970"/>
                                </a:lnTo>
                                <a:lnTo>
                                  <a:pt x="1699" y="-961"/>
                                </a:lnTo>
                                <a:close/>
                                <a:moveTo>
                                  <a:pt x="2932" y="-1221"/>
                                </a:moveTo>
                                <a:lnTo>
                                  <a:pt x="3337" y="-1221"/>
                                </a:lnTo>
                              </a:path>
                            </a:pathLst>
                          </a:custGeom>
                          <a:noFill/>
                          <a:ln w="91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 name="Freeform 1055"/>
                        <wps:cNvSpPr>
                          <a:spLocks/>
                        </wps:cNvSpPr>
                        <wps:spPr bwMode="auto">
                          <a:xfrm>
                            <a:off x="2848" y="566"/>
                            <a:ext cx="126" cy="126"/>
                          </a:xfrm>
                          <a:custGeom>
                            <a:avLst/>
                            <a:gdLst>
                              <a:gd name="T0" fmla="*/ 125 w 126"/>
                              <a:gd name="T1" fmla="*/ 566 h 126"/>
                              <a:gd name="T2" fmla="*/ 0 w 126"/>
                              <a:gd name="T3" fmla="*/ 629 h 126"/>
                              <a:gd name="T4" fmla="*/ 125 w 126"/>
                              <a:gd name="T5" fmla="*/ 692 h 126"/>
                              <a:gd name="T6" fmla="*/ 125 w 126"/>
                              <a:gd name="T7" fmla="*/ 566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5" y="0"/>
                                </a:moveTo>
                                <a:lnTo>
                                  <a:pt x="0" y="63"/>
                                </a:lnTo>
                                <a:lnTo>
                                  <a:pt x="125" y="126"/>
                                </a:lnTo>
                                <a:lnTo>
                                  <a:pt x="1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Text Box 1056"/>
                        <wps:cNvSpPr txBox="1">
                          <a:spLocks/>
                        </wps:cNvSpPr>
                        <wps:spPr bwMode="auto">
                          <a:xfrm>
                            <a:off x="2041" y="568"/>
                            <a:ext cx="260"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DABC7" w14:textId="77777777" w:rsidR="006C62AB" w:rsidRDefault="006C62AB" w:rsidP="00B034CC">
                              <w:pPr>
                                <w:spacing w:line="153" w:lineRule="exact"/>
                                <w:rPr>
                                  <w:sz w:val="16"/>
                                </w:rPr>
                              </w:pPr>
                              <w:r>
                                <w:rPr>
                                  <w:w w:val="90"/>
                                  <w:sz w:val="16"/>
                                </w:rPr>
                                <w:t>409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94183E" id="Group 1053" o:spid="_x0000_s1156" style="position:absolute;left:0;text-align:left;margin-left:72.9pt;margin-top:18.1pt;width:95.65pt;height:26.75pt;z-index:-251649024;mso-position-horizontal-relative:page;mso-position-vertical-relative:text" coordorigin="1458,362" coordsize="191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">
                <v:shape id="AutoShape 1054" o:spid="_x0000_s1157" style="position:absolute;left:25;top:1850;width:1977;height:540;visibility:visible;mso-wrap-style:square;v-text-anchor:top" coordsize="197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" path="m1699,-961r864,l2632,-970r62,-26l2747,-1037r40,-53l2813,-1152r10,-69l2813,-1290r-26,-62l2747,-1404r-53,-41l2632,-1471r-69,-9l1699,-1480r-69,9l1568,-1445r-52,41l1475,-1352r-26,62l1440,-1221r9,69l1475,-1090r41,53l1568,-996r62,26l1699,-961xm2932,-1221r405,e" filled="f" strokeweight=".2545mm">
                  <v:path arrowok="t" o:connecttype="custom" o:connectlocs="1699,889;2563,889;2632,880;2694,854;2747,813;2787,760;2813,698;2823,629;2813,560;2787,498;2747,446;2694,405;2632,379;2563,370;1699,370;1630,379;1568,405;1516,446;1475,498;1449,560;1440,629;1449,698;1475,760;1516,813;1568,854;1630,880;1699,889;2932,629;3337,629" o:connectangles="0,0,0,0,0,0,0,0,0,0,0,0,0,0,0,0,0,0,0,0,0,0,0,0,0,0,0,0,0"/>
                </v:shape>
                <v:shape id="Freeform 1055" o:spid="_x0000_s1158" style="position:absolute;left:2848;top:566;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" path="m125,l,63r125,63l125,xe" fillcolor="black" stroked="f">
                  <v:path arrowok="t" o:connecttype="custom" o:connectlocs="125,566;0,629;125,692;125,566" o:connectangles="0,0,0,0"/>
                </v:shape>
                <v:shape id="Text Box 1056" o:spid="_x0000_s1159" type="#_x0000_t202" style="position:absolute;left:2041;top:568;width:260;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" filled="f" stroked="f">
                  <v:path arrowok="t"/>
                  <v:textbox inset="0,0,0,0">
                    <w:txbxContent>
                      <w:p w14:paraId="563DABC7" w14:textId="77777777" w:rsidR="006C62AB" w:rsidRDefault="006C62AB" w:rsidP="00B034CC">
                        <w:pPr>
                          <w:spacing w:line="153" w:lineRule="exact"/>
                          <w:rPr>
                            <w:sz w:val="16"/>
                          </w:rPr>
                        </w:pPr>
                        <w:r>
                          <w:rPr>
                            <w:w w:val="90"/>
                            <w:sz w:val="16"/>
                          </w:rPr>
                          <w:t>409</w:t>
                        </w:r>
                      </w:p>
                    </w:txbxContent>
                  </v:textbox>
                </v:shape>
                <w10:wrap anchorx="page"/>
              </v:group>
            </w:pict>
          </mc:Fallback>
        </mc:AlternateContent>
      </w:r>
      <w:r>
        <w:rPr>
          <w:noProof/>
        </w:rPr>
        <mc:AlternateContent>
          <mc:Choice Requires="wpg">
            <w:drawing>
              <wp:inline distT="0" distB="0" distL="0" distR="0" wp14:anchorId="2DDE120B" wp14:editId="3B66EBB7">
                <wp:extent cx="2533650" cy="2369820"/>
                <wp:effectExtent l="12700" t="0" r="0" b="0"/>
                <wp:docPr id="373" name="Group 10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3650" cy="2369820"/>
                          <a:chOff x="0" y="0"/>
                          <a:chExt cx="3990" cy="3732"/>
                        </a:xfrm>
                      </wpg:grpSpPr>
                      <wps:wsp>
                        <wps:cNvPr id="374" name="Freeform 1040"/>
                        <wps:cNvSpPr>
                          <a:spLocks/>
                        </wps:cNvSpPr>
                        <wps:spPr bwMode="auto">
                          <a:xfrm>
                            <a:off x="8" y="3205"/>
                            <a:ext cx="1383" cy="520"/>
                          </a:xfrm>
                          <a:custGeom>
                            <a:avLst/>
                            <a:gdLst>
                              <a:gd name="T0" fmla="*/ 259 w 1383"/>
                              <a:gd name="T1" fmla="*/ 3724 h 520"/>
                              <a:gd name="T2" fmla="*/ 1123 w 1383"/>
                              <a:gd name="T3" fmla="*/ 3724 h 520"/>
                              <a:gd name="T4" fmla="*/ 1192 w 1383"/>
                              <a:gd name="T5" fmla="*/ 3715 h 520"/>
                              <a:gd name="T6" fmla="*/ 1254 w 1383"/>
                              <a:gd name="T7" fmla="*/ 3689 h 520"/>
                              <a:gd name="T8" fmla="*/ 1306 w 1383"/>
                              <a:gd name="T9" fmla="*/ 3648 h 520"/>
                              <a:gd name="T10" fmla="*/ 1347 w 1383"/>
                              <a:gd name="T11" fmla="*/ 3596 h 520"/>
                              <a:gd name="T12" fmla="*/ 1373 w 1383"/>
                              <a:gd name="T13" fmla="*/ 3533 h 520"/>
                              <a:gd name="T14" fmla="*/ 1382 w 1383"/>
                              <a:gd name="T15" fmla="*/ 3464 h 520"/>
                              <a:gd name="T16" fmla="*/ 1373 w 1383"/>
                              <a:gd name="T17" fmla="*/ 3395 h 520"/>
                              <a:gd name="T18" fmla="*/ 1347 w 1383"/>
                              <a:gd name="T19" fmla="*/ 3333 h 520"/>
                              <a:gd name="T20" fmla="*/ 1306 w 1383"/>
                              <a:gd name="T21" fmla="*/ 3281 h 520"/>
                              <a:gd name="T22" fmla="*/ 1254 w 1383"/>
                              <a:gd name="T23" fmla="*/ 3240 h 520"/>
                              <a:gd name="T24" fmla="*/ 1192 w 1383"/>
                              <a:gd name="T25" fmla="*/ 3214 h 520"/>
                              <a:gd name="T26" fmla="*/ 1123 w 1383"/>
                              <a:gd name="T27" fmla="*/ 3205 h 520"/>
                              <a:gd name="T28" fmla="*/ 259 w 1383"/>
                              <a:gd name="T29" fmla="*/ 3205 h 520"/>
                              <a:gd name="T30" fmla="*/ 190 w 1383"/>
                              <a:gd name="T31" fmla="*/ 3214 h 520"/>
                              <a:gd name="T32" fmla="*/ 128 w 1383"/>
                              <a:gd name="T33" fmla="*/ 3240 h 520"/>
                              <a:gd name="T34" fmla="*/ 75 w 1383"/>
                              <a:gd name="T35" fmla="*/ 3281 h 520"/>
                              <a:gd name="T36" fmla="*/ 35 w 1383"/>
                              <a:gd name="T37" fmla="*/ 3333 h 520"/>
                              <a:gd name="T38" fmla="*/ 9 w 1383"/>
                              <a:gd name="T39" fmla="*/ 3395 h 520"/>
                              <a:gd name="T40" fmla="*/ -1 w 1383"/>
                              <a:gd name="T41" fmla="*/ 3464 h 520"/>
                              <a:gd name="T42" fmla="*/ 9 w 1383"/>
                              <a:gd name="T43" fmla="*/ 3533 h 520"/>
                              <a:gd name="T44" fmla="*/ 35 w 1383"/>
                              <a:gd name="T45" fmla="*/ 3596 h 520"/>
                              <a:gd name="T46" fmla="*/ 75 w 1383"/>
                              <a:gd name="T47" fmla="*/ 3648 h 520"/>
                              <a:gd name="T48" fmla="*/ 128 w 1383"/>
                              <a:gd name="T49" fmla="*/ 3689 h 520"/>
                              <a:gd name="T50" fmla="*/ 190 w 1383"/>
                              <a:gd name="T51" fmla="*/ 3715 h 520"/>
                              <a:gd name="T52" fmla="*/ 259 w 1383"/>
                              <a:gd name="T53" fmla="*/ 3724 h 520"/>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1383" h="520">
                                <a:moveTo>
                                  <a:pt x="259" y="519"/>
                                </a:moveTo>
                                <a:lnTo>
                                  <a:pt x="1123" y="519"/>
                                </a:lnTo>
                                <a:lnTo>
                                  <a:pt x="1192" y="510"/>
                                </a:lnTo>
                                <a:lnTo>
                                  <a:pt x="1254" y="484"/>
                                </a:lnTo>
                                <a:lnTo>
                                  <a:pt x="1306" y="443"/>
                                </a:lnTo>
                                <a:lnTo>
                                  <a:pt x="1347" y="391"/>
                                </a:lnTo>
                                <a:lnTo>
                                  <a:pt x="1373" y="328"/>
                                </a:lnTo>
                                <a:lnTo>
                                  <a:pt x="1382" y="259"/>
                                </a:lnTo>
                                <a:lnTo>
                                  <a:pt x="1373" y="190"/>
                                </a:lnTo>
                                <a:lnTo>
                                  <a:pt x="1347" y="128"/>
                                </a:lnTo>
                                <a:lnTo>
                                  <a:pt x="1306" y="76"/>
                                </a:lnTo>
                                <a:lnTo>
                                  <a:pt x="1254" y="35"/>
                                </a:lnTo>
                                <a:lnTo>
                                  <a:pt x="1192" y="9"/>
                                </a:lnTo>
                                <a:lnTo>
                                  <a:pt x="1123" y="0"/>
                                </a:lnTo>
                                <a:lnTo>
                                  <a:pt x="259" y="0"/>
                                </a:lnTo>
                                <a:lnTo>
                                  <a:pt x="190" y="9"/>
                                </a:lnTo>
                                <a:lnTo>
                                  <a:pt x="128" y="35"/>
                                </a:lnTo>
                                <a:lnTo>
                                  <a:pt x="75" y="76"/>
                                </a:lnTo>
                                <a:lnTo>
                                  <a:pt x="35" y="128"/>
                                </a:lnTo>
                                <a:lnTo>
                                  <a:pt x="9" y="190"/>
                                </a:lnTo>
                                <a:lnTo>
                                  <a:pt x="-1" y="259"/>
                                </a:lnTo>
                                <a:lnTo>
                                  <a:pt x="9" y="328"/>
                                </a:lnTo>
                                <a:lnTo>
                                  <a:pt x="35" y="391"/>
                                </a:lnTo>
                                <a:lnTo>
                                  <a:pt x="75" y="443"/>
                                </a:lnTo>
                                <a:lnTo>
                                  <a:pt x="128" y="484"/>
                                </a:lnTo>
                                <a:lnTo>
                                  <a:pt x="190" y="510"/>
                                </a:lnTo>
                                <a:lnTo>
                                  <a:pt x="259" y="519"/>
                                </a:lnTo>
                                <a:close/>
                              </a:path>
                            </a:pathLst>
                          </a:custGeom>
                          <a:noFill/>
                          <a:ln w="916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Rectangle 1041"/>
                        <wps:cNvSpPr>
                          <a:spLocks/>
                        </wps:cNvSpPr>
                        <wps:spPr bwMode="auto">
                          <a:xfrm>
                            <a:off x="2600" y="1517"/>
                            <a:ext cx="1382" cy="1039"/>
                          </a:xfrm>
                          <a:prstGeom prst="rect">
                            <a:avLst/>
                          </a:prstGeom>
                          <a:noFill/>
                          <a:ln w="916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Freeform 1042"/>
                        <wps:cNvSpPr>
                          <a:spLocks/>
                        </wps:cNvSpPr>
                        <wps:spPr bwMode="auto">
                          <a:xfrm>
                            <a:off x="1500" y="2555"/>
                            <a:ext cx="1792" cy="909"/>
                          </a:xfrm>
                          <a:custGeom>
                            <a:avLst/>
                            <a:gdLst>
                              <a:gd name="T0" fmla="*/ 1791 w 1792"/>
                              <a:gd name="T1" fmla="*/ 2555 h 909"/>
                              <a:gd name="T2" fmla="*/ 1791 w 1792"/>
                              <a:gd name="T3" fmla="*/ 3464 h 909"/>
                              <a:gd name="T4" fmla="*/ 0 w 1792"/>
                              <a:gd name="T5" fmla="*/ 3464 h 909"/>
                              <a:gd name="T6" fmla="*/ 0 60000 65536"/>
                              <a:gd name="T7" fmla="*/ 0 60000 65536"/>
                              <a:gd name="T8" fmla="*/ 0 60000 65536"/>
                            </a:gdLst>
                            <a:ahLst/>
                            <a:cxnLst>
                              <a:cxn ang="T6">
                                <a:pos x="T0" y="T1"/>
                              </a:cxn>
                              <a:cxn ang="T7">
                                <a:pos x="T2" y="T3"/>
                              </a:cxn>
                              <a:cxn ang="T8">
                                <a:pos x="T4" y="T5"/>
                              </a:cxn>
                            </a:cxnLst>
                            <a:rect l="0" t="0" r="r" b="b"/>
                            <a:pathLst>
                              <a:path w="1792" h="909">
                                <a:moveTo>
                                  <a:pt x="1791" y="0"/>
                                </a:moveTo>
                                <a:lnTo>
                                  <a:pt x="1791" y="909"/>
                                </a:lnTo>
                                <a:lnTo>
                                  <a:pt x="0" y="909"/>
                                </a:lnTo>
                              </a:path>
                            </a:pathLst>
                          </a:custGeom>
                          <a:noFill/>
                          <a:ln w="91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Freeform 1043"/>
                        <wps:cNvSpPr>
                          <a:spLocks/>
                        </wps:cNvSpPr>
                        <wps:spPr bwMode="auto">
                          <a:xfrm>
                            <a:off x="1390" y="3402"/>
                            <a:ext cx="126" cy="126"/>
                          </a:xfrm>
                          <a:custGeom>
                            <a:avLst/>
                            <a:gdLst>
                              <a:gd name="T0" fmla="*/ 126 w 126"/>
                              <a:gd name="T1" fmla="*/ 3402 h 126"/>
                              <a:gd name="T2" fmla="*/ 0 w 126"/>
                              <a:gd name="T3" fmla="*/ 3464 h 126"/>
                              <a:gd name="T4" fmla="*/ 126 w 126"/>
                              <a:gd name="T5" fmla="*/ 3527 h 126"/>
                              <a:gd name="T6" fmla="*/ 126 w 126"/>
                              <a:gd name="T7" fmla="*/ 3402 h 1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6" h="126">
                                <a:moveTo>
                                  <a:pt x="126" y="0"/>
                                </a:moveTo>
                                <a:lnTo>
                                  <a:pt x="0" y="62"/>
                                </a:lnTo>
                                <a:lnTo>
                                  <a:pt x="126" y="125"/>
                                </a:lnTo>
                                <a:lnTo>
                                  <a:pt x="12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1044"/>
                        <wps:cNvSpPr>
                          <a:spLocks/>
                        </wps:cNvSpPr>
                        <wps:spPr bwMode="auto">
                          <a:xfrm>
                            <a:off x="2600" y="110"/>
                            <a:ext cx="1383" cy="1039"/>
                          </a:xfrm>
                          <a:custGeom>
                            <a:avLst/>
                            <a:gdLst>
                              <a:gd name="T0" fmla="*/ 0 w 1383"/>
                              <a:gd name="T1" fmla="*/ 629 h 1039"/>
                              <a:gd name="T2" fmla="*/ 691 w 1383"/>
                              <a:gd name="T3" fmla="*/ 110 h 1039"/>
                              <a:gd name="T4" fmla="*/ 1382 w 1383"/>
                              <a:gd name="T5" fmla="*/ 629 h 1039"/>
                              <a:gd name="T6" fmla="*/ 691 w 1383"/>
                              <a:gd name="T7" fmla="*/ 1149 h 1039"/>
                              <a:gd name="T8" fmla="*/ 0 w 1383"/>
                              <a:gd name="T9" fmla="*/ 629 h 10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83" h="1039">
                                <a:moveTo>
                                  <a:pt x="0" y="519"/>
                                </a:moveTo>
                                <a:lnTo>
                                  <a:pt x="691" y="0"/>
                                </a:lnTo>
                                <a:lnTo>
                                  <a:pt x="1382" y="519"/>
                                </a:lnTo>
                                <a:lnTo>
                                  <a:pt x="691" y="1039"/>
                                </a:lnTo>
                                <a:lnTo>
                                  <a:pt x="0" y="519"/>
                                </a:lnTo>
                                <a:close/>
                              </a:path>
                            </a:pathLst>
                          </a:custGeom>
                          <a:noFill/>
                          <a:ln w="91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 name="Line 1045"/>
                        <wps:cNvCnPr>
                          <a:cxnSpLocks/>
                        </wps:cNvCnPr>
                        <wps:spPr bwMode="auto">
                          <a:xfrm>
                            <a:off x="2085" y="629"/>
                            <a:ext cx="515" cy="0"/>
                          </a:xfrm>
                          <a:prstGeom prst="line">
                            <a:avLst/>
                          </a:prstGeom>
                          <a:noFill/>
                          <a:ln w="9171">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80" name="Picture 1046"/>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3185" y="1141"/>
                            <a:ext cx="211" cy="375"/>
                          </a:xfrm>
                          <a:prstGeom prst="rect">
                            <a:avLst/>
                          </a:prstGeom>
                          <a:noFill/>
                          <a:extLst>
                            <a:ext uri="{909E8E84-426E-40DD-AFC4-6F175D3DCCD1}">
                              <a14:hiddenFill xmlns:a14="http://schemas.microsoft.com/office/drawing/2010/main">
                                <a:solidFill>
                                  <a:srgbClr val="FFFFFF"/>
                                </a:solidFill>
                              </a14:hiddenFill>
                            </a:ext>
                          </a:extLst>
                        </pic:spPr>
                      </pic:pic>
                      <wps:wsp>
                        <wps:cNvPr id="381" name="Line 1047"/>
                        <wps:cNvCnPr>
                          <a:cxnSpLocks/>
                        </wps:cNvCnPr>
                        <wps:spPr bwMode="auto">
                          <a:xfrm>
                            <a:off x="3291" y="8"/>
                            <a:ext cx="0" cy="102"/>
                          </a:xfrm>
                          <a:prstGeom prst="line">
                            <a:avLst/>
                          </a:prstGeom>
                          <a:noFill/>
                          <a:ln w="9154">
                            <a:solidFill>
                              <a:srgbClr val="000000"/>
                            </a:solidFill>
                            <a:round/>
                            <a:headEnd/>
                            <a:tailEnd/>
                          </a:ln>
                          <a:extLst>
                            <a:ext uri="{909E8E84-426E-40DD-AFC4-6F175D3DCCD1}">
                              <a14:hiddenFill xmlns:a14="http://schemas.microsoft.com/office/drawing/2010/main">
                                <a:noFill/>
                              </a14:hiddenFill>
                            </a:ext>
                          </a:extLst>
                        </wps:spPr>
                        <wps:bodyPr/>
                      </wps:wsp>
                      <wps:wsp>
                        <wps:cNvPr id="382" name="Text Box 1048"/>
                        <wps:cNvSpPr txBox="1">
                          <a:spLocks/>
                        </wps:cNvSpPr>
                        <wps:spPr bwMode="auto">
                          <a:xfrm>
                            <a:off x="2600" y="1517"/>
                            <a:ext cx="1383" cy="1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3E523" w14:textId="77777777" w:rsidR="006C62AB" w:rsidRDefault="006C62AB" w:rsidP="00B034CC">
                              <w:pPr>
                                <w:rPr>
                                  <w:sz w:val="16"/>
                                </w:rPr>
                              </w:pPr>
                            </w:p>
                            <w:p w14:paraId="25AA1C26" w14:textId="77777777" w:rsidR="006C62AB" w:rsidRDefault="006C62AB" w:rsidP="00B034CC">
                              <w:pPr>
                                <w:spacing w:before="2"/>
                                <w:rPr>
                                  <w:sz w:val="13"/>
                                </w:rPr>
                              </w:pPr>
                            </w:p>
                            <w:p w14:paraId="0A06ACA2" w14:textId="77777777" w:rsidR="006C62AB" w:rsidRDefault="006C62AB" w:rsidP="00B034CC">
                              <w:pPr>
                                <w:ind w:left="258" w:right="239"/>
                                <w:jc w:val="center"/>
                                <w:rPr>
                                  <w:sz w:val="16"/>
                                </w:rPr>
                              </w:pPr>
                              <w:r>
                                <w:rPr>
                                  <w:sz w:val="16"/>
                                </w:rPr>
                                <w:t>Write /phish</w:t>
                              </w:r>
                            </w:p>
                            <w:p w14:paraId="3D1979A0" w14:textId="77777777" w:rsidR="006C62AB" w:rsidRDefault="006C62AB" w:rsidP="00B034CC">
                              <w:pPr>
                                <w:ind w:left="254" w:right="239"/>
                                <w:jc w:val="center"/>
                                <w:rPr>
                                  <w:sz w:val="16"/>
                                </w:rPr>
                              </w:pPr>
                              <w:r>
                                <w:rPr>
                                  <w:sz w:val="16"/>
                                </w:rPr>
                                <w:t>changes</w:t>
                              </w:r>
                            </w:p>
                          </w:txbxContent>
                        </wps:txbx>
                        <wps:bodyPr rot="0" vert="horz" wrap="square" lIns="0" tIns="0" rIns="0" bIns="0" anchor="t" anchorCtr="0" upright="1">
                          <a:noAutofit/>
                        </wps:bodyPr>
                      </wps:wsp>
                      <wps:wsp>
                        <wps:cNvPr id="383" name="Text Box 1049"/>
                        <wps:cNvSpPr txBox="1">
                          <a:spLocks/>
                        </wps:cNvSpPr>
                        <wps:spPr bwMode="auto">
                          <a:xfrm>
                            <a:off x="1909" y="568"/>
                            <a:ext cx="204"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BC080" w14:textId="77777777" w:rsidR="006C62AB" w:rsidRDefault="006C62AB" w:rsidP="00B034CC">
                              <w:pPr>
                                <w:spacing w:line="153" w:lineRule="exact"/>
                                <w:rPr>
                                  <w:sz w:val="16"/>
                                </w:rPr>
                              </w:pPr>
                              <w:r>
                                <w:rPr>
                                  <w:w w:val="95"/>
                                  <w:sz w:val="16"/>
                                </w:rPr>
                                <w:t>No</w:t>
                              </w:r>
                            </w:p>
                          </w:txbxContent>
                        </wps:txbx>
                        <wps:bodyPr rot="0" vert="horz" wrap="square" lIns="0" tIns="0" rIns="0" bIns="0" anchor="t" anchorCtr="0" upright="1">
                          <a:noAutofit/>
                        </wps:bodyPr>
                      </wps:wsp>
                      <wps:wsp>
                        <wps:cNvPr id="384" name="Text Box 1050"/>
                        <wps:cNvSpPr txBox="1">
                          <a:spLocks/>
                        </wps:cNvSpPr>
                        <wps:spPr bwMode="auto">
                          <a:xfrm>
                            <a:off x="2876" y="474"/>
                            <a:ext cx="86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4AC03" w14:textId="77777777" w:rsidR="006C62AB" w:rsidRDefault="006C62AB" w:rsidP="00B034CC">
                              <w:pPr>
                                <w:spacing w:line="153" w:lineRule="exact"/>
                                <w:ind w:right="18"/>
                                <w:jc w:val="center"/>
                                <w:rPr>
                                  <w:sz w:val="16"/>
                                </w:rPr>
                              </w:pPr>
                              <w:r>
                                <w:rPr>
                                  <w:spacing w:val="-3"/>
                                  <w:w w:val="90"/>
                                  <w:sz w:val="16"/>
                                </w:rPr>
                                <w:t>Data includes</w:t>
                              </w:r>
                            </w:p>
                            <w:p w14:paraId="7477F429" w14:textId="77777777" w:rsidR="006C62AB" w:rsidRDefault="006C62AB" w:rsidP="00B034CC">
                              <w:pPr>
                                <w:spacing w:before="1"/>
                                <w:ind w:right="16"/>
                                <w:jc w:val="center"/>
                                <w:rPr>
                                  <w:sz w:val="16"/>
                                </w:rPr>
                              </w:pPr>
                              <w:r>
                                <w:rPr>
                                  <w:sz w:val="16"/>
                                </w:rPr>
                                <w:t>changes?</w:t>
                              </w:r>
                            </w:p>
                          </w:txbxContent>
                        </wps:txbx>
                        <wps:bodyPr rot="0" vert="horz" wrap="square" lIns="0" tIns="0" rIns="0" bIns="0" anchor="t" anchorCtr="0" upright="1">
                          <a:noAutofit/>
                        </wps:bodyPr>
                      </wps:wsp>
                      <wps:wsp>
                        <wps:cNvPr id="385" name="Text Box 1051"/>
                        <wps:cNvSpPr txBox="1">
                          <a:spLocks/>
                        </wps:cNvSpPr>
                        <wps:spPr bwMode="auto">
                          <a:xfrm>
                            <a:off x="3193" y="1272"/>
                            <a:ext cx="241"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EB983" w14:textId="77777777" w:rsidR="006C62AB" w:rsidRDefault="006C62AB" w:rsidP="00B034CC">
                              <w:pPr>
                                <w:spacing w:line="153" w:lineRule="exact"/>
                                <w:rPr>
                                  <w:sz w:val="16"/>
                                </w:rPr>
                              </w:pPr>
                              <w:r>
                                <w:rPr>
                                  <w:w w:val="80"/>
                                  <w:sz w:val="16"/>
                                </w:rPr>
                                <w:t>Yes</w:t>
                              </w:r>
                            </w:p>
                          </w:txbxContent>
                        </wps:txbx>
                        <wps:bodyPr rot="0" vert="horz" wrap="square" lIns="0" tIns="0" rIns="0" bIns="0" anchor="t" anchorCtr="0" upright="1">
                          <a:noAutofit/>
                        </wps:bodyPr>
                      </wps:wsp>
                      <wps:wsp>
                        <wps:cNvPr id="386" name="Text Box 1052"/>
                        <wps:cNvSpPr txBox="1">
                          <a:spLocks/>
                        </wps:cNvSpPr>
                        <wps:spPr bwMode="auto">
                          <a:xfrm>
                            <a:off x="583" y="3405"/>
                            <a:ext cx="26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FB0BA" w14:textId="77777777" w:rsidR="006C62AB" w:rsidRDefault="006C62AB" w:rsidP="00B034CC">
                              <w:pPr>
                                <w:spacing w:line="153" w:lineRule="exact"/>
                                <w:rPr>
                                  <w:sz w:val="16"/>
                                </w:rPr>
                              </w:pPr>
                              <w:r>
                                <w:rPr>
                                  <w:w w:val="90"/>
                                  <w:sz w:val="16"/>
                                </w:rPr>
                                <w:t>200</w:t>
                              </w:r>
                            </w:p>
                          </w:txbxContent>
                        </wps:txbx>
                        <wps:bodyPr rot="0" vert="horz" wrap="square" lIns="0" tIns="0" rIns="0" bIns="0" anchor="t" anchorCtr="0" upright="1">
                          <a:noAutofit/>
                        </wps:bodyPr>
                      </wps:wsp>
                    </wpg:wgp>
                  </a:graphicData>
                </a:graphic>
              </wp:inline>
            </w:drawing>
          </mc:Choice>
          <mc:Fallback>
            <w:pict>
              <v:group w14:anchorId="2DDE120B" id="Group 1039" o:spid="_x0000_s1160" style="width:199.5pt;height:186.6pt;mso-position-horizontal-relative:char;mso-position-vertical-relative:line" coordsize="3990,3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">
                <v:shape id="Freeform 1040" o:spid="_x0000_s1161" style="position:absolute;left:8;top:3205;width:1383;height:520;visibility:visible;mso-wrap-style:square;v-text-anchor:top" coordsize="138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" path="m259,519r864,l1192,510r62,-26l1306,443r41,-52l1373,328r9,-69l1373,190r-26,-62l1306,76,1254,35,1192,9,1123,,259,,190,9,128,35,75,76,35,128,9,190,-1,259,9,328r26,63l75,443r53,41l190,510r69,9xe" filled="f" strokeweight=".25469mm">
                  <v:path arrowok="t" o:connecttype="custom" o:connectlocs="259,3724;1123,3724;1192,3715;1254,3689;1306,3648;1347,3596;1373,3533;1382,3464;1373,3395;1347,3333;1306,3281;1254,3240;1192,3214;1123,3205;259,3205;190,3214;128,3240;75,3281;35,3333;9,3395;-1,3464;9,3533;35,3596;75,3648;128,3689;190,3715;259,3724" o:connectangles="0,0,0,0,0,0,0,0,0,0,0,0,0,0,0,0,0,0,0,0,0,0,0,0,0,0,0"/>
                </v:shape>
                <v:rect id="Rectangle 1041" o:spid="_x0000_s1162" style="position:absolute;left:2600;top:1517;width:1382;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" filled="f" strokeweight=".25458mm">
                  <v:path arrowok="t"/>
                </v:rect>
                <v:shape id="Freeform 1042" o:spid="_x0000_s1163" style="position:absolute;left:1500;top:2555;width:1792;height:909;visibility:visible;mso-wrap-style:square;v-text-anchor:top" coordsize="179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" path="m1791,r,909l,909e" filled="f" strokeweight=".25464mm">
                  <v:path arrowok="t" o:connecttype="custom" o:connectlocs="1791,2555;1791,3464;0,3464" o:connectangles="0,0,0"/>
                </v:shape>
                <v:shape id="Freeform 1043" o:spid="_x0000_s1164" style="position:absolute;left:1390;top:3402;width:126;height:126;visibility:visible;mso-wrap-style:square;v-text-anchor:top" coordsize="12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" path="m126,l,62r126,63l126,xe" fillcolor="black" stroked="f">
                  <v:path arrowok="t" o:connecttype="custom" o:connectlocs="126,3402;0,3464;126,3527;126,3402" o:connectangles="0,0,0,0"/>
                </v:shape>
                <v:shape id="Freeform 1044" o:spid="_x0000_s1165" style="position:absolute;left:2600;top:110;width:1383;height:1039;visibility:visible;mso-wrap-style:square;v-text-anchor:top" coordsize="1383,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" path="m,519l691,r691,519l691,1039,,519xe" filled="f" strokeweight=".25458mm">
                  <v:path arrowok="t" o:connecttype="custom" o:connectlocs="0,629;691,110;1382,629;691,1149;0,629" o:connectangles="0,0,0,0,0"/>
                </v:shape>
                <v:line id="Line 1045" o:spid="_x0000_s1166" style="position:absolute;visibility:visible;mso-wrap-style:square" from="2085,629" to="2600,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" strokeweight=".25475mm">
                  <o:lock v:ext="edit" shapetype="f"/>
                </v:line>
                <v:shape id="Picture 1046" o:spid="_x0000_s1167" type="#_x0000_t75" style="position:absolute;left:3185;top:1141;width:211;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">
                  <v:imagedata r:id="rId32" o:title=""/>
                  <o:lock v:ext="edit" aspectratio="f"/>
                </v:shape>
                <v:line id="Line 1047" o:spid="_x0000_s1168" style="position:absolute;visibility:visible;mso-wrap-style:square" from="3291,8" to="3291,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" strokeweight=".25428mm">
                  <o:lock v:ext="edit" shapetype="f"/>
                </v:line>
                <v:shape id="Text Box 1048" o:spid="_x0000_s1169" type="#_x0000_t202" style="position:absolute;left:2600;top:1517;width:1383;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" filled="f" stroked="f">
                  <v:path arrowok="t"/>
                  <v:textbox inset="0,0,0,0">
                    <w:txbxContent>
                      <w:p w14:paraId="16F3E523" w14:textId="77777777" w:rsidR="006C62AB" w:rsidRDefault="006C62AB" w:rsidP="00B034CC">
                        <w:pPr>
                          <w:rPr>
                            <w:sz w:val="16"/>
                          </w:rPr>
                        </w:pPr>
                      </w:p>
                      <w:p w14:paraId="25AA1C26" w14:textId="77777777" w:rsidR="006C62AB" w:rsidRDefault="006C62AB" w:rsidP="00B034CC">
                        <w:pPr>
                          <w:spacing w:before="2"/>
                          <w:rPr>
                            <w:sz w:val="13"/>
                          </w:rPr>
                        </w:pPr>
                      </w:p>
                      <w:p w14:paraId="0A06ACA2" w14:textId="77777777" w:rsidR="006C62AB" w:rsidRDefault="006C62AB" w:rsidP="00B034CC">
                        <w:pPr>
                          <w:ind w:left="258" w:right="239"/>
                          <w:jc w:val="center"/>
                          <w:rPr>
                            <w:sz w:val="16"/>
                          </w:rPr>
                        </w:pPr>
                        <w:r>
                          <w:rPr>
                            <w:sz w:val="16"/>
                          </w:rPr>
                          <w:t>Write /phish</w:t>
                        </w:r>
                      </w:p>
                      <w:p w14:paraId="3D1979A0" w14:textId="77777777" w:rsidR="006C62AB" w:rsidRDefault="006C62AB" w:rsidP="00B034CC">
                        <w:pPr>
                          <w:ind w:left="254" w:right="239"/>
                          <w:jc w:val="center"/>
                          <w:rPr>
                            <w:sz w:val="16"/>
                          </w:rPr>
                        </w:pPr>
                        <w:r>
                          <w:rPr>
                            <w:sz w:val="16"/>
                          </w:rPr>
                          <w:t>changes</w:t>
                        </w:r>
                      </w:p>
                    </w:txbxContent>
                  </v:textbox>
                </v:shape>
                <v:shape id="Text Box 1049" o:spid="_x0000_s1170" type="#_x0000_t202" style="position:absolute;left:1909;top:568;width:204;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" filled="f" stroked="f">
                  <v:path arrowok="t"/>
                  <v:textbox inset="0,0,0,0">
                    <w:txbxContent>
                      <w:p w14:paraId="155BC080" w14:textId="77777777" w:rsidR="006C62AB" w:rsidRDefault="006C62AB" w:rsidP="00B034CC">
                        <w:pPr>
                          <w:spacing w:line="153" w:lineRule="exact"/>
                          <w:rPr>
                            <w:sz w:val="16"/>
                          </w:rPr>
                        </w:pPr>
                        <w:r>
                          <w:rPr>
                            <w:w w:val="95"/>
                            <w:sz w:val="16"/>
                          </w:rPr>
                          <w:t>No</w:t>
                        </w:r>
                      </w:p>
                    </w:txbxContent>
                  </v:textbox>
                </v:shape>
                <v:shape id="Text Box 1050" o:spid="_x0000_s1171" type="#_x0000_t202" style="position:absolute;left:2876;top:474;width:86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" filled="f" stroked="f">
                  <v:path arrowok="t"/>
                  <v:textbox inset="0,0,0,0">
                    <w:txbxContent>
                      <w:p w14:paraId="7BF4AC03" w14:textId="77777777" w:rsidR="006C62AB" w:rsidRDefault="006C62AB" w:rsidP="00B034CC">
                        <w:pPr>
                          <w:spacing w:line="153" w:lineRule="exact"/>
                          <w:ind w:right="18"/>
                          <w:jc w:val="center"/>
                          <w:rPr>
                            <w:sz w:val="16"/>
                          </w:rPr>
                        </w:pPr>
                        <w:r>
                          <w:rPr>
                            <w:spacing w:val="-3"/>
                            <w:w w:val="90"/>
                            <w:sz w:val="16"/>
                          </w:rPr>
                          <w:t>Data includes</w:t>
                        </w:r>
                      </w:p>
                      <w:p w14:paraId="7477F429" w14:textId="77777777" w:rsidR="006C62AB" w:rsidRDefault="006C62AB" w:rsidP="00B034CC">
                        <w:pPr>
                          <w:spacing w:before="1"/>
                          <w:ind w:right="16"/>
                          <w:jc w:val="center"/>
                          <w:rPr>
                            <w:sz w:val="16"/>
                          </w:rPr>
                        </w:pPr>
                        <w:r>
                          <w:rPr>
                            <w:sz w:val="16"/>
                          </w:rPr>
                          <w:t>changes?</w:t>
                        </w:r>
                      </w:p>
                    </w:txbxContent>
                  </v:textbox>
                </v:shape>
                <v:shape id="Text Box 1051" o:spid="_x0000_s1172" type="#_x0000_t202" style="position:absolute;left:3193;top:1272;width:241;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" filled="f" stroked="f">
                  <v:path arrowok="t"/>
                  <v:textbox inset="0,0,0,0">
                    <w:txbxContent>
                      <w:p w14:paraId="38DEB983" w14:textId="77777777" w:rsidR="006C62AB" w:rsidRDefault="006C62AB" w:rsidP="00B034CC">
                        <w:pPr>
                          <w:spacing w:line="153" w:lineRule="exact"/>
                          <w:rPr>
                            <w:sz w:val="16"/>
                          </w:rPr>
                        </w:pPr>
                        <w:r>
                          <w:rPr>
                            <w:w w:val="80"/>
                            <w:sz w:val="16"/>
                          </w:rPr>
                          <w:t>Yes</w:t>
                        </w:r>
                      </w:p>
                    </w:txbxContent>
                  </v:textbox>
                </v:shape>
                <v:shape id="Text Box 1052" o:spid="_x0000_s1173" type="#_x0000_t202" style="position:absolute;left:583;top:3405;width:26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" filled="f" stroked="f">
                  <v:path arrowok="t"/>
                  <v:textbox inset="0,0,0,0">
                    <w:txbxContent>
                      <w:p w14:paraId="537FB0BA" w14:textId="77777777" w:rsidR="006C62AB" w:rsidRDefault="006C62AB" w:rsidP="00B034CC">
                        <w:pPr>
                          <w:spacing w:line="153" w:lineRule="exact"/>
                          <w:rPr>
                            <w:sz w:val="16"/>
                          </w:rPr>
                        </w:pPr>
                        <w:r>
                          <w:rPr>
                            <w:w w:val="90"/>
                            <w:sz w:val="16"/>
                          </w:rPr>
                          <w:t>200</w:t>
                        </w:r>
                      </w:p>
                    </w:txbxContent>
                  </v:textbox>
                </v:shape>
                <w10:anchorlock/>
              </v:group>
            </w:pict>
          </mc:Fallback>
        </mc:AlternateContent>
      </w:r>
    </w:p>
    <w:p w14:paraId="1BDCD916" w14:textId="77777777" w:rsidR="00B034CC" w:rsidRDefault="00B034CC" w:rsidP="00B034CC">
      <w:pPr>
        <w:rPr>
          <w:rFonts w:asciiTheme="minorHAnsi" w:hAnsiTheme="minorHAnsi" w:cstheme="minorHAnsi"/>
        </w:rPr>
      </w:pPr>
    </w:p>
    <w:p w14:paraId="0280ED93" w14:textId="77777777" w:rsidR="00B034CC" w:rsidRDefault="00B034CC" w:rsidP="00B034CC">
      <w:pPr>
        <w:rPr>
          <w:rFonts w:asciiTheme="minorHAnsi" w:hAnsiTheme="minorHAnsi" w:cstheme="minorHAnsi"/>
        </w:rPr>
      </w:pPr>
    </w:p>
    <w:p w14:paraId="2726C5F1" w14:textId="77777777" w:rsidR="00B034CC" w:rsidRDefault="00B034CC" w:rsidP="00B034CC">
      <w:pPr>
        <w:pStyle w:val="BodyText"/>
        <w:spacing w:before="43"/>
        <w:ind w:left="0"/>
        <w:rPr>
          <w:rFonts w:asciiTheme="minorHAnsi" w:hAnsiTheme="minorHAnsi" w:cstheme="minorHAnsi"/>
          <w:b/>
          <w:bCs/>
        </w:rPr>
      </w:pPr>
    </w:p>
    <w:p w14:paraId="15848878" w14:textId="77777777" w:rsidR="00B034CC" w:rsidRDefault="00B034CC" w:rsidP="00B034CC">
      <w:pPr>
        <w:pStyle w:val="BodyText"/>
        <w:spacing w:before="43"/>
        <w:ind w:left="0"/>
        <w:rPr>
          <w:rFonts w:asciiTheme="minorHAnsi" w:hAnsiTheme="minorHAnsi" w:cstheme="minorHAnsi"/>
          <w:b/>
          <w:bCs/>
        </w:rPr>
      </w:pPr>
    </w:p>
    <w:p w14:paraId="18742CE0" w14:textId="77777777" w:rsidR="00B034CC" w:rsidRPr="00531838" w:rsidRDefault="00B034CC" w:rsidP="00B034CC">
      <w:pPr>
        <w:pStyle w:val="BodyText"/>
        <w:spacing w:before="43"/>
        <w:ind w:left="0"/>
        <w:rPr>
          <w:rFonts w:asciiTheme="minorHAnsi" w:hAnsiTheme="minorHAnsi" w:cstheme="minorHAnsi"/>
        </w:rPr>
      </w:pPr>
      <w:r w:rsidRPr="003311F4">
        <w:rPr>
          <w:rFonts w:asciiTheme="minorHAnsi" w:hAnsiTheme="minorHAnsi" w:cstheme="minorHAnsi"/>
          <w:b/>
          <w:bCs/>
        </w:rPr>
        <w:t>P</w:t>
      </w:r>
      <w:r>
        <w:rPr>
          <w:rFonts w:asciiTheme="minorHAnsi" w:hAnsiTheme="minorHAnsi" w:cstheme="minorHAnsi"/>
          <w:b/>
          <w:bCs/>
        </w:rPr>
        <w:t>ATCH</w:t>
      </w:r>
      <w:r w:rsidRPr="003311F4">
        <w:rPr>
          <w:rFonts w:asciiTheme="minorHAnsi" w:hAnsiTheme="minorHAnsi" w:cstheme="minorHAnsi"/>
          <w:b/>
          <w:bCs/>
        </w:rPr>
        <w:t xml:space="preserve"> using </w:t>
      </w:r>
      <w:r>
        <w:rPr>
          <w:rFonts w:asciiTheme="minorHAnsi" w:hAnsiTheme="minorHAnsi" w:cstheme="minorHAnsi"/>
          <w:b/>
          <w:bCs/>
        </w:rPr>
        <w:t xml:space="preserve">PHP Using </w:t>
      </w:r>
      <w:proofErr w:type="spellStart"/>
      <w:r>
        <w:rPr>
          <w:rFonts w:asciiTheme="minorHAnsi" w:hAnsiTheme="minorHAnsi" w:cstheme="minorHAnsi"/>
          <w:b/>
          <w:bCs/>
        </w:rPr>
        <w:t>cURL</w:t>
      </w:r>
      <w:proofErr w:type="spellEnd"/>
      <w:r>
        <w:rPr>
          <w:rFonts w:asciiTheme="minorHAnsi" w:hAnsiTheme="minorHAnsi" w:cstheme="minorHAnsi"/>
          <w:b/>
          <w:bCs/>
        </w:rPr>
        <w:t xml:space="preserve"> </w:t>
      </w:r>
      <w:r w:rsidRPr="003311F4">
        <w:rPr>
          <w:rFonts w:asciiTheme="minorHAnsi" w:hAnsiTheme="minorHAnsi" w:cstheme="minorHAnsi"/>
          <w:b/>
          <w:bCs/>
        </w:rPr>
        <w:t>Example</w:t>
      </w:r>
      <w:r>
        <w:rPr>
          <w:rFonts w:asciiTheme="minorHAnsi" w:hAnsiTheme="minorHAnsi" w:cstheme="minorHAnsi"/>
          <w:b/>
          <w:bCs/>
        </w:rPr>
        <w:t>:</w:t>
      </w:r>
      <w:r w:rsidRPr="00531838">
        <w:rPr>
          <w:rFonts w:asciiTheme="minorHAnsi" w:hAnsiTheme="minorHAnsi" w:cstheme="minorHAnsi"/>
          <w:w w:val="90"/>
        </w:rPr>
        <w:t xml:space="preserve"> </w:t>
      </w:r>
    </w:p>
    <w:p w14:paraId="3BEA5994" w14:textId="77777777" w:rsidR="00B034CC" w:rsidRDefault="00B034CC" w:rsidP="00B034CC">
      <w:pPr>
        <w:rPr>
          <w:rFonts w:asciiTheme="minorHAnsi" w:hAnsiTheme="minorHAnsi" w:cstheme="minorHAnsi"/>
        </w:rPr>
      </w:pPr>
    </w:p>
    <w:p w14:paraId="287B5231" w14:textId="77777777" w:rsidR="00B034CC" w:rsidRPr="00531838" w:rsidRDefault="00B034CC" w:rsidP="00B034CC">
      <w:pPr>
        <w:pStyle w:val="BodyText"/>
        <w:spacing w:before="5"/>
        <w:ind w:left="0"/>
        <w:rPr>
          <w:rFonts w:asciiTheme="minorHAnsi" w:hAnsiTheme="minorHAnsi" w:cstheme="minorHAnsi"/>
        </w:rPr>
      </w:pPr>
    </w:p>
    <w:p w14:paraId="1E0CE9F6" w14:textId="77777777" w:rsidR="00B034CC" w:rsidRPr="003311F4" w:rsidRDefault="00B034CC" w:rsidP="00B034CC">
      <w:pPr>
        <w:pStyle w:val="BodyText"/>
        <w:rPr>
          <w:rFonts w:ascii="Courier New" w:hAnsi="Courier New" w:cs="Courier New"/>
        </w:rPr>
      </w:pPr>
      <w:r w:rsidRPr="003311F4">
        <w:rPr>
          <w:rFonts w:ascii="Courier New" w:hAnsi="Courier New" w:cs="Courier New"/>
          <w:w w:val="95"/>
        </w:rPr>
        <w:t>&lt;?php</w:t>
      </w:r>
    </w:p>
    <w:p w14:paraId="707832C5" w14:textId="77777777" w:rsidR="00B034CC" w:rsidRPr="003311F4" w:rsidRDefault="00B034CC" w:rsidP="00B034CC">
      <w:pPr>
        <w:pStyle w:val="BodyText"/>
        <w:spacing w:before="3" w:line="450" w:lineRule="atLeast"/>
        <w:ind w:right="7082"/>
        <w:rPr>
          <w:rFonts w:ascii="Courier New" w:hAnsi="Courier New" w:cs="Courier New"/>
        </w:rPr>
      </w:pPr>
      <w:r w:rsidRPr="003311F4">
        <w:rPr>
          <w:rFonts w:ascii="Courier New" w:hAnsi="Courier New" w:cs="Courier New"/>
          <w:w w:val="75"/>
        </w:rPr>
        <w:t>$</w:t>
      </w:r>
      <w:proofErr w:type="gramStart"/>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ini</w:t>
      </w:r>
      <w:r w:rsidRPr="003311F4">
        <w:rPr>
          <w:rFonts w:ascii="Courier New" w:hAnsi="Courier New" w:cs="Courier New"/>
          <w:w w:val="116"/>
        </w:rPr>
        <w:t>t</w:t>
      </w:r>
      <w:proofErr w:type="spellEnd"/>
      <w:r w:rsidRPr="003311F4">
        <w:rPr>
          <w:rFonts w:ascii="Courier New" w:hAnsi="Courier New" w:cs="Courier New"/>
          <w:w w:val="116"/>
        </w:rPr>
        <w:t>(</w:t>
      </w:r>
      <w:r w:rsidRPr="003311F4">
        <w:rPr>
          <w:rFonts w:ascii="Courier New" w:hAnsi="Courier New" w:cs="Courier New"/>
          <w:w w:val="152"/>
        </w:rPr>
        <w:t>)</w:t>
      </w:r>
      <w:r w:rsidRPr="003311F4">
        <w:rPr>
          <w:rFonts w:ascii="Courier New" w:hAnsi="Courier New" w:cs="Courier New"/>
          <w:w w:val="86"/>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setop</w:t>
      </w:r>
      <w:r w:rsidRPr="003311F4">
        <w:rPr>
          <w:rFonts w:ascii="Courier New" w:hAnsi="Courier New" w:cs="Courier New"/>
          <w:w w:val="81"/>
        </w:rPr>
        <w:t>t_array</w:t>
      </w:r>
      <w:proofErr w:type="spellEnd"/>
      <w:r w:rsidRPr="003311F4">
        <w:rPr>
          <w:rFonts w:ascii="Courier New" w:hAnsi="Courier New" w:cs="Courier New"/>
          <w:w w:val="81"/>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77"/>
        </w:rPr>
        <w:t>url,</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4E409671" w14:textId="77777777" w:rsidR="00B034CC" w:rsidRPr="003311F4" w:rsidRDefault="00B034CC" w:rsidP="00B034CC">
      <w:pPr>
        <w:pStyle w:val="BodyText"/>
        <w:spacing w:line="218" w:lineRule="auto"/>
        <w:ind w:left="292" w:right="2255"/>
        <w:rPr>
          <w:rFonts w:ascii="Courier New" w:hAnsi="Courier New" w:cs="Courier New"/>
        </w:rPr>
      </w:pPr>
      <w:r w:rsidRPr="003311F4">
        <w:rPr>
          <w:rFonts w:ascii="Courier New" w:hAnsi="Courier New" w:cs="Courier New"/>
          <w:w w:val="80"/>
        </w:rPr>
        <w:t xml:space="preserve">CURLOPT_URL =&gt; "https://api.sandbox.ecrimex.net/phish/87104669", </w:t>
      </w:r>
      <w:r w:rsidRPr="003311F4">
        <w:rPr>
          <w:rFonts w:ascii="Courier New" w:hAnsi="Courier New" w:cs="Courier New"/>
          <w:w w:val="75"/>
        </w:rPr>
        <w:t>CURLOPT_RETURNTRANSFER   =</w:t>
      </w:r>
      <w:proofErr w:type="gramStart"/>
      <w:r w:rsidRPr="003311F4">
        <w:rPr>
          <w:rFonts w:ascii="Courier New" w:hAnsi="Courier New" w:cs="Courier New"/>
          <w:w w:val="75"/>
        </w:rPr>
        <w:t>&gt;  true</w:t>
      </w:r>
      <w:proofErr w:type="gramEnd"/>
      <w:r w:rsidRPr="003311F4">
        <w:rPr>
          <w:rFonts w:ascii="Courier New" w:hAnsi="Courier New" w:cs="Courier New"/>
          <w:w w:val="75"/>
        </w:rPr>
        <w:t>,</w:t>
      </w:r>
    </w:p>
    <w:p w14:paraId="1ED85607" w14:textId="77777777" w:rsidR="00B034CC" w:rsidRPr="003311F4" w:rsidRDefault="00B034CC" w:rsidP="00B034CC">
      <w:pPr>
        <w:pStyle w:val="BodyText"/>
        <w:spacing w:before="7" w:line="226" w:lineRule="exact"/>
        <w:ind w:left="292" w:right="5171"/>
        <w:rPr>
          <w:rFonts w:ascii="Courier New" w:hAnsi="Courier New" w:cs="Courier New"/>
        </w:rPr>
      </w:pPr>
      <w:r w:rsidRPr="003311F4">
        <w:rPr>
          <w:rFonts w:ascii="Courier New" w:hAnsi="Courier New" w:cs="Courier New"/>
          <w:w w:val="85"/>
        </w:rPr>
        <w:lastRenderedPageBreak/>
        <w:t xml:space="preserve">CURLOPT_ENCODING =&gt; "", </w:t>
      </w:r>
      <w:r w:rsidRPr="003311F4">
        <w:rPr>
          <w:rFonts w:ascii="Courier New" w:hAnsi="Courier New" w:cs="Courier New"/>
          <w:w w:val="80"/>
        </w:rPr>
        <w:t>CURLOPT_MAXREDIRS =&gt; 10,</w:t>
      </w:r>
    </w:p>
    <w:p w14:paraId="6C691060" w14:textId="77777777" w:rsidR="00B034CC" w:rsidRPr="003311F4" w:rsidRDefault="00B034CC" w:rsidP="00B034CC">
      <w:pPr>
        <w:pStyle w:val="BodyText"/>
        <w:spacing w:line="216" w:lineRule="exact"/>
        <w:ind w:left="292"/>
        <w:rPr>
          <w:rFonts w:ascii="Courier New" w:hAnsi="Courier New" w:cs="Courier New"/>
        </w:rPr>
      </w:pPr>
      <w:r w:rsidRPr="003311F4">
        <w:rPr>
          <w:rFonts w:ascii="Courier New" w:hAnsi="Courier New" w:cs="Courier New"/>
          <w:w w:val="80"/>
        </w:rPr>
        <w:t>CURLOPT_</w:t>
      </w:r>
      <w:proofErr w:type="gramStart"/>
      <w:r w:rsidRPr="003311F4">
        <w:rPr>
          <w:rFonts w:ascii="Courier New" w:hAnsi="Courier New" w:cs="Courier New"/>
          <w:w w:val="80"/>
        </w:rPr>
        <w:t>TIMEOUT  =</w:t>
      </w:r>
      <w:proofErr w:type="gramEnd"/>
      <w:r w:rsidRPr="003311F4">
        <w:rPr>
          <w:rFonts w:ascii="Courier New" w:hAnsi="Courier New" w:cs="Courier New"/>
          <w:w w:val="80"/>
        </w:rPr>
        <w:t>&gt; 30,</w:t>
      </w:r>
    </w:p>
    <w:p w14:paraId="15A617CE" w14:textId="77777777" w:rsidR="00B034CC" w:rsidRPr="003311F4" w:rsidRDefault="00B034CC" w:rsidP="00B034CC">
      <w:pPr>
        <w:pStyle w:val="BodyText"/>
        <w:spacing w:before="12" w:line="226" w:lineRule="exact"/>
        <w:ind w:left="292" w:right="2255"/>
        <w:rPr>
          <w:rFonts w:ascii="Courier New" w:hAnsi="Courier New" w:cs="Courier New"/>
        </w:rPr>
      </w:pPr>
      <w:r w:rsidRPr="003311F4">
        <w:rPr>
          <w:rFonts w:ascii="Courier New" w:hAnsi="Courier New" w:cs="Courier New"/>
          <w:w w:val="75"/>
        </w:rPr>
        <w:t>CURLOPT_HTTP_VERSION =&gt; CURL_HTTP_VERSION_1_1, CURLOPT_CUSTOMREQUEST   =&gt;   "PATCH",</w:t>
      </w:r>
    </w:p>
    <w:p w14:paraId="1FEC0717" w14:textId="77777777" w:rsidR="00B034CC" w:rsidRPr="003311F4" w:rsidRDefault="00B034CC" w:rsidP="00B034CC">
      <w:pPr>
        <w:pStyle w:val="BodyText"/>
        <w:spacing w:line="226" w:lineRule="exact"/>
        <w:ind w:left="292" w:right="2255"/>
        <w:rPr>
          <w:rFonts w:ascii="Courier New" w:hAnsi="Courier New" w:cs="Courier New"/>
        </w:rPr>
      </w:pPr>
      <w:r w:rsidRPr="003311F4">
        <w:rPr>
          <w:rFonts w:ascii="Courier New" w:hAnsi="Courier New" w:cs="Courier New"/>
          <w:w w:val="85"/>
        </w:rPr>
        <w:t>CURLOPT_POSTFIELDS =&gt; "{\r\n \"brand\": \"</w:t>
      </w:r>
      <w:proofErr w:type="spellStart"/>
      <w:r w:rsidRPr="003311F4">
        <w:rPr>
          <w:rFonts w:ascii="Courier New" w:hAnsi="Courier New" w:cs="Courier New"/>
          <w:w w:val="85"/>
        </w:rPr>
        <w:t>Daves</w:t>
      </w:r>
      <w:proofErr w:type="spellEnd"/>
      <w:r w:rsidRPr="003311F4">
        <w:rPr>
          <w:rFonts w:ascii="Courier New" w:hAnsi="Courier New" w:cs="Courier New"/>
          <w:w w:val="85"/>
        </w:rPr>
        <w:t xml:space="preserve"> Brand\"\r\n}", </w:t>
      </w:r>
      <w:r w:rsidRPr="003311F4">
        <w:rPr>
          <w:rFonts w:ascii="Courier New" w:hAnsi="Courier New" w:cs="Courier New"/>
          <w:w w:val="76"/>
        </w:rPr>
        <w:t>CURLOPT</w:t>
      </w:r>
      <w:r w:rsidRPr="003311F4">
        <w:rPr>
          <w:rFonts w:ascii="Courier New" w:hAnsi="Courier New" w:cs="Courier New"/>
          <w:w w:val="70"/>
        </w:rPr>
        <w:t>_</w:t>
      </w:r>
      <w:proofErr w:type="gramStart"/>
      <w:r w:rsidRPr="003311F4">
        <w:rPr>
          <w:rFonts w:ascii="Courier New" w:hAnsi="Courier New" w:cs="Courier New"/>
          <w:w w:val="76"/>
        </w:rPr>
        <w:t>HTTPHEADER</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w w:val="101"/>
        </w:rPr>
        <w:t>&gt;</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3CD8BB3F" w14:textId="77777777" w:rsidR="00B034CC" w:rsidRPr="003311F4" w:rsidRDefault="00B034CC" w:rsidP="00B034CC">
      <w:pPr>
        <w:pStyle w:val="BodyText"/>
        <w:spacing w:line="226" w:lineRule="exact"/>
        <w:ind w:left="484" w:right="4508"/>
        <w:rPr>
          <w:rFonts w:ascii="Courier New" w:hAnsi="Courier New" w:cs="Courier New"/>
        </w:rPr>
      </w:pPr>
      <w:r w:rsidRPr="003311F4">
        <w:rPr>
          <w:rFonts w:ascii="Courier New" w:hAnsi="Courier New" w:cs="Courier New"/>
          <w:w w:val="85"/>
        </w:rPr>
        <w:t xml:space="preserve">"Authorization: </w:t>
      </w:r>
      <w:r w:rsidRPr="003311F4">
        <w:rPr>
          <w:rFonts w:ascii="Courier New" w:hAnsi="Courier New" w:cs="Courier New"/>
          <w:w w:val="85"/>
          <w:u w:val="single"/>
        </w:rPr>
        <w:t>&lt;your eCX API Token Key goes here&gt;</w:t>
      </w:r>
      <w:r w:rsidRPr="003311F4">
        <w:rPr>
          <w:rFonts w:ascii="Courier New" w:hAnsi="Courier New" w:cs="Courier New"/>
          <w:w w:val="85"/>
        </w:rPr>
        <w:t xml:space="preserve">", </w:t>
      </w:r>
      <w:r w:rsidRPr="003311F4">
        <w:rPr>
          <w:rFonts w:ascii="Courier New" w:hAnsi="Courier New" w:cs="Courier New"/>
          <w:w w:val="80"/>
        </w:rPr>
        <w:t>"Content-Type:  application/json"</w:t>
      </w:r>
    </w:p>
    <w:p w14:paraId="61943B13" w14:textId="77777777" w:rsidR="00B034CC" w:rsidRPr="003311F4" w:rsidRDefault="00B034CC" w:rsidP="00B034CC">
      <w:pPr>
        <w:pStyle w:val="BodyText"/>
        <w:spacing w:line="216" w:lineRule="exact"/>
        <w:ind w:left="484"/>
        <w:rPr>
          <w:rFonts w:ascii="Courier New" w:hAnsi="Courier New" w:cs="Courier New"/>
        </w:rPr>
      </w:pPr>
      <w:r w:rsidRPr="003311F4">
        <w:rPr>
          <w:rFonts w:ascii="Courier New" w:hAnsi="Courier New" w:cs="Courier New"/>
          <w:w w:val="120"/>
        </w:rPr>
        <w:t>),</w:t>
      </w:r>
    </w:p>
    <w:p w14:paraId="0EAB23EB" w14:textId="77777777" w:rsidR="00B034CC" w:rsidRPr="003311F4" w:rsidRDefault="00B034CC" w:rsidP="00B034CC">
      <w:pPr>
        <w:pStyle w:val="BodyText"/>
        <w:spacing w:line="236" w:lineRule="exact"/>
        <w:rPr>
          <w:rFonts w:ascii="Courier New" w:hAnsi="Courier New" w:cs="Courier New"/>
        </w:rPr>
      </w:pPr>
      <w:r w:rsidRPr="003311F4">
        <w:rPr>
          <w:rFonts w:ascii="Courier New" w:hAnsi="Courier New" w:cs="Courier New"/>
          <w:w w:val="135"/>
        </w:rPr>
        <w:t>));</w:t>
      </w:r>
    </w:p>
    <w:p w14:paraId="568DA3F2" w14:textId="77777777" w:rsidR="00B034CC" w:rsidRPr="003311F4" w:rsidRDefault="00B034CC" w:rsidP="00B034CC">
      <w:pPr>
        <w:pStyle w:val="BodyText"/>
        <w:ind w:left="0"/>
        <w:rPr>
          <w:rFonts w:ascii="Courier New" w:hAnsi="Courier New" w:cs="Courier New"/>
        </w:rPr>
      </w:pPr>
    </w:p>
    <w:p w14:paraId="12D74FE3" w14:textId="77777777" w:rsidR="00B034CC" w:rsidRPr="003311F4" w:rsidRDefault="00B034CC" w:rsidP="00B034CC">
      <w:pPr>
        <w:pStyle w:val="BodyText"/>
        <w:spacing w:before="1" w:line="237" w:lineRule="exact"/>
        <w:rPr>
          <w:rFonts w:ascii="Courier New" w:hAnsi="Courier New" w:cs="Courier New"/>
        </w:rPr>
      </w:pPr>
      <w:r w:rsidRPr="003311F4">
        <w:rPr>
          <w:rFonts w:ascii="Courier New" w:hAnsi="Courier New" w:cs="Courier New"/>
          <w:w w:val="75"/>
        </w:rPr>
        <w:t>$</w:t>
      </w:r>
      <w:proofErr w:type="gramStart"/>
      <w:r w:rsidRPr="003311F4">
        <w:rPr>
          <w:rFonts w:ascii="Courier New" w:hAnsi="Courier New" w:cs="Courier New"/>
          <w:w w:val="74"/>
        </w:rPr>
        <w:t>response</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exec</w:t>
      </w:r>
      <w:proofErr w:type="spellEnd"/>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91"/>
        </w:rPr>
        <w:t>url);</w:t>
      </w:r>
    </w:p>
    <w:p w14:paraId="69206A30" w14:textId="77777777" w:rsidR="00B034CC" w:rsidRPr="003311F4" w:rsidRDefault="00B034CC" w:rsidP="00B034CC">
      <w:pPr>
        <w:pStyle w:val="BodyText"/>
        <w:spacing w:line="434" w:lineRule="auto"/>
        <w:ind w:right="7082"/>
        <w:rPr>
          <w:rFonts w:ascii="Courier New" w:hAnsi="Courier New" w:cs="Courier New"/>
        </w:rPr>
      </w:pPr>
      <w:r w:rsidRPr="003311F4">
        <w:rPr>
          <w:rFonts w:ascii="Courier New" w:hAnsi="Courier New" w:cs="Courier New"/>
          <w:w w:val="85"/>
        </w:rPr>
        <w:t xml:space="preserve">$err = </w:t>
      </w:r>
      <w:proofErr w:type="spellStart"/>
      <w:r w:rsidRPr="003311F4">
        <w:rPr>
          <w:rFonts w:ascii="Courier New" w:hAnsi="Courier New" w:cs="Courier New"/>
          <w:w w:val="85"/>
        </w:rPr>
        <w:t>curl_error</w:t>
      </w:r>
      <w:proofErr w:type="spellEnd"/>
      <w:r w:rsidRPr="003311F4">
        <w:rPr>
          <w:rFonts w:ascii="Courier New" w:hAnsi="Courier New" w:cs="Courier New"/>
          <w:w w:val="85"/>
        </w:rPr>
        <w:t xml:space="preserve">($curl); </w:t>
      </w:r>
      <w:proofErr w:type="spellStart"/>
      <w:r w:rsidRPr="003311F4">
        <w:rPr>
          <w:rFonts w:ascii="Courier New" w:hAnsi="Courier New" w:cs="Courier New"/>
          <w:w w:val="90"/>
        </w:rPr>
        <w:t>curl_close</w:t>
      </w:r>
      <w:proofErr w:type="spellEnd"/>
      <w:r w:rsidRPr="003311F4">
        <w:rPr>
          <w:rFonts w:ascii="Courier New" w:hAnsi="Courier New" w:cs="Courier New"/>
          <w:w w:val="90"/>
        </w:rPr>
        <w:t>($curl);</w:t>
      </w:r>
    </w:p>
    <w:p w14:paraId="1B96B285" w14:textId="77777777" w:rsidR="00B034CC" w:rsidRPr="003311F4" w:rsidRDefault="00B034CC" w:rsidP="00B034CC">
      <w:pPr>
        <w:pStyle w:val="BodyText"/>
        <w:spacing w:before="12" w:line="238" w:lineRule="exact"/>
        <w:rPr>
          <w:rFonts w:ascii="Courier New" w:hAnsi="Courier New" w:cs="Courier New"/>
        </w:rPr>
      </w:pPr>
      <w:proofErr w:type="gramStart"/>
      <w:r w:rsidRPr="003311F4">
        <w:rPr>
          <w:rFonts w:ascii="Courier New" w:hAnsi="Courier New" w:cs="Courier New"/>
          <w:w w:val="74"/>
        </w:rPr>
        <w:t>if</w:t>
      </w:r>
      <w:r w:rsidRPr="003311F4">
        <w:rPr>
          <w:rFonts w:ascii="Courier New" w:hAnsi="Courier New" w:cs="Courier New"/>
        </w:rPr>
        <w:t xml:space="preserve">  </w:t>
      </w:r>
      <w:r w:rsidRPr="003311F4">
        <w:rPr>
          <w:rFonts w:ascii="Courier New" w:hAnsi="Courier New" w:cs="Courier New"/>
          <w:w w:val="152"/>
        </w:rPr>
        <w:t>(</w:t>
      </w:r>
      <w:proofErr w:type="gramEnd"/>
      <w:r w:rsidRPr="003311F4">
        <w:rPr>
          <w:rFonts w:ascii="Courier New" w:hAnsi="Courier New" w:cs="Courier New"/>
          <w:w w:val="75"/>
        </w:rPr>
        <w:t>$</w:t>
      </w:r>
      <w:r w:rsidRPr="003311F4">
        <w:rPr>
          <w:rFonts w:ascii="Courier New" w:hAnsi="Courier New" w:cs="Courier New"/>
          <w:w w:val="91"/>
        </w:rPr>
        <w:t>err)</w:t>
      </w:r>
      <w:r w:rsidRPr="003311F4">
        <w:rPr>
          <w:rFonts w:ascii="Courier New" w:hAnsi="Courier New" w:cs="Courier New"/>
        </w:rPr>
        <w:t xml:space="preserve">  </w:t>
      </w:r>
      <w:r w:rsidRPr="003311F4">
        <w:rPr>
          <w:rFonts w:ascii="Courier New" w:hAnsi="Courier New" w:cs="Courier New"/>
          <w:w w:val="79"/>
        </w:rPr>
        <w:t>{</w:t>
      </w:r>
    </w:p>
    <w:p w14:paraId="7F4B4E30" w14:textId="77777777" w:rsidR="00B034CC" w:rsidRPr="003311F4" w:rsidRDefault="00B034CC" w:rsidP="00B034CC">
      <w:pPr>
        <w:pStyle w:val="BodyText"/>
        <w:spacing w:line="227" w:lineRule="exact"/>
        <w:ind w:left="292"/>
        <w:rPr>
          <w:rFonts w:ascii="Courier New" w:hAnsi="Courier New" w:cs="Courier New"/>
        </w:rPr>
      </w:pPr>
      <w:r w:rsidRPr="003311F4">
        <w:rPr>
          <w:rFonts w:ascii="Courier New" w:hAnsi="Courier New" w:cs="Courier New"/>
          <w:w w:val="90"/>
        </w:rPr>
        <w:t>echo "</w:t>
      </w:r>
      <w:proofErr w:type="spellStart"/>
      <w:r w:rsidRPr="003311F4">
        <w:rPr>
          <w:rFonts w:ascii="Courier New" w:hAnsi="Courier New" w:cs="Courier New"/>
          <w:w w:val="90"/>
        </w:rPr>
        <w:t>cURL</w:t>
      </w:r>
      <w:proofErr w:type="spellEnd"/>
      <w:r w:rsidRPr="003311F4">
        <w:rPr>
          <w:rFonts w:ascii="Courier New" w:hAnsi="Courier New" w:cs="Courier New"/>
          <w:w w:val="90"/>
        </w:rPr>
        <w:t xml:space="preserve"> Error #:</w:t>
      </w:r>
      <w:proofErr w:type="gramStart"/>
      <w:r w:rsidRPr="003311F4">
        <w:rPr>
          <w:rFonts w:ascii="Courier New" w:hAnsi="Courier New" w:cs="Courier New"/>
          <w:w w:val="90"/>
        </w:rPr>
        <w:t>" .</w:t>
      </w:r>
      <w:proofErr w:type="gramEnd"/>
      <w:r w:rsidRPr="003311F4">
        <w:rPr>
          <w:rFonts w:ascii="Courier New" w:hAnsi="Courier New" w:cs="Courier New"/>
          <w:w w:val="90"/>
        </w:rPr>
        <w:t xml:space="preserve"> $err;</w:t>
      </w:r>
    </w:p>
    <w:p w14:paraId="07037849" w14:textId="77777777" w:rsidR="00B034CC" w:rsidRPr="003311F4" w:rsidRDefault="00B034CC" w:rsidP="00B034CC">
      <w:pPr>
        <w:pStyle w:val="BodyText"/>
        <w:spacing w:line="227" w:lineRule="exact"/>
        <w:rPr>
          <w:rFonts w:ascii="Courier New" w:hAnsi="Courier New" w:cs="Courier New"/>
        </w:rPr>
      </w:pPr>
      <w:r w:rsidRPr="003311F4">
        <w:rPr>
          <w:rFonts w:ascii="Courier New" w:hAnsi="Courier New" w:cs="Courier New"/>
          <w:w w:val="90"/>
        </w:rPr>
        <w:t>} else {</w:t>
      </w:r>
    </w:p>
    <w:p w14:paraId="2B2A2AEA" w14:textId="77777777" w:rsidR="00B034CC" w:rsidRPr="003311F4" w:rsidRDefault="00B034CC" w:rsidP="00B034CC">
      <w:pPr>
        <w:pStyle w:val="BodyText"/>
        <w:spacing w:line="227" w:lineRule="exact"/>
        <w:ind w:left="292"/>
        <w:rPr>
          <w:rFonts w:ascii="Courier New" w:hAnsi="Courier New" w:cs="Courier New"/>
        </w:rPr>
      </w:pPr>
      <w:proofErr w:type="gramStart"/>
      <w:r w:rsidRPr="003311F4">
        <w:rPr>
          <w:rFonts w:ascii="Courier New" w:hAnsi="Courier New" w:cs="Courier New"/>
          <w:w w:val="75"/>
        </w:rPr>
        <w:t>echo  $</w:t>
      </w:r>
      <w:proofErr w:type="gramEnd"/>
      <w:r w:rsidRPr="003311F4">
        <w:rPr>
          <w:rFonts w:ascii="Courier New" w:hAnsi="Courier New" w:cs="Courier New"/>
          <w:w w:val="75"/>
        </w:rPr>
        <w:t>response;</w:t>
      </w:r>
    </w:p>
    <w:p w14:paraId="0BBD14CC" w14:textId="77777777" w:rsidR="00B034CC" w:rsidRPr="003311F4" w:rsidRDefault="00B034CC" w:rsidP="00B034CC">
      <w:pPr>
        <w:pStyle w:val="BodyText"/>
        <w:spacing w:line="236" w:lineRule="exact"/>
        <w:rPr>
          <w:rFonts w:ascii="Courier New" w:hAnsi="Courier New" w:cs="Courier New"/>
        </w:rPr>
      </w:pPr>
      <w:r w:rsidRPr="003311F4">
        <w:rPr>
          <w:rFonts w:ascii="Courier New" w:hAnsi="Courier New" w:cs="Courier New"/>
          <w:w w:val="79"/>
        </w:rPr>
        <w:t>}</w:t>
      </w:r>
    </w:p>
    <w:p w14:paraId="6FD39C04" w14:textId="77777777" w:rsidR="00B034CC" w:rsidRDefault="00B034CC" w:rsidP="00B034CC">
      <w:pPr>
        <w:rPr>
          <w:rFonts w:asciiTheme="minorHAnsi" w:hAnsiTheme="minorHAnsi" w:cstheme="minorHAnsi"/>
        </w:rPr>
      </w:pPr>
    </w:p>
    <w:p w14:paraId="2415315A" w14:textId="77777777" w:rsidR="00B034CC" w:rsidRDefault="00B034CC" w:rsidP="00B034CC">
      <w:pPr>
        <w:pStyle w:val="BodyText"/>
        <w:spacing w:before="43"/>
        <w:ind w:left="0"/>
        <w:rPr>
          <w:rFonts w:asciiTheme="minorHAnsi" w:hAnsiTheme="minorHAnsi" w:cstheme="minorHAnsi"/>
          <w:b/>
          <w:bCs/>
        </w:rPr>
      </w:pPr>
    </w:p>
    <w:p w14:paraId="5C1312C0" w14:textId="77777777" w:rsidR="00B034CC" w:rsidRPr="00531838" w:rsidRDefault="00B034CC" w:rsidP="00B034CC">
      <w:pPr>
        <w:pStyle w:val="BodyText"/>
        <w:spacing w:before="43"/>
        <w:ind w:left="0"/>
        <w:rPr>
          <w:rFonts w:asciiTheme="minorHAnsi" w:hAnsiTheme="minorHAnsi" w:cstheme="minorHAnsi"/>
        </w:rPr>
      </w:pPr>
      <w:r w:rsidRPr="003311F4">
        <w:rPr>
          <w:rFonts w:asciiTheme="minorHAnsi" w:hAnsiTheme="minorHAnsi" w:cstheme="minorHAnsi"/>
          <w:b/>
          <w:bCs/>
        </w:rPr>
        <w:t>P</w:t>
      </w:r>
      <w:r>
        <w:rPr>
          <w:rFonts w:asciiTheme="minorHAnsi" w:hAnsiTheme="minorHAnsi" w:cstheme="minorHAnsi"/>
          <w:b/>
          <w:bCs/>
        </w:rPr>
        <w:t>ATCH</w:t>
      </w:r>
      <w:r w:rsidRPr="003311F4">
        <w:rPr>
          <w:rFonts w:asciiTheme="minorHAnsi" w:hAnsiTheme="minorHAnsi" w:cstheme="minorHAnsi"/>
          <w:b/>
          <w:bCs/>
        </w:rPr>
        <w:t xml:space="preserve"> </w:t>
      </w:r>
      <w:r>
        <w:rPr>
          <w:rFonts w:asciiTheme="minorHAnsi" w:hAnsiTheme="minorHAnsi" w:cstheme="minorHAnsi"/>
          <w:b/>
          <w:bCs/>
        </w:rPr>
        <w:t xml:space="preserve">Using </w:t>
      </w:r>
      <w:proofErr w:type="spellStart"/>
      <w:r>
        <w:rPr>
          <w:rFonts w:asciiTheme="minorHAnsi" w:hAnsiTheme="minorHAnsi" w:cstheme="minorHAnsi"/>
          <w:b/>
          <w:bCs/>
        </w:rPr>
        <w:t>cURL</w:t>
      </w:r>
      <w:proofErr w:type="spellEnd"/>
      <w:r>
        <w:rPr>
          <w:rFonts w:asciiTheme="minorHAnsi" w:hAnsiTheme="minorHAnsi" w:cstheme="minorHAnsi"/>
          <w:b/>
          <w:bCs/>
        </w:rPr>
        <w:t xml:space="preserve"> CLI </w:t>
      </w:r>
      <w:r w:rsidRPr="003311F4">
        <w:rPr>
          <w:rFonts w:asciiTheme="minorHAnsi" w:hAnsiTheme="minorHAnsi" w:cstheme="minorHAnsi"/>
          <w:b/>
          <w:bCs/>
        </w:rPr>
        <w:t>Example</w:t>
      </w:r>
      <w:r>
        <w:rPr>
          <w:rFonts w:asciiTheme="minorHAnsi" w:hAnsiTheme="minorHAnsi" w:cstheme="minorHAnsi"/>
          <w:b/>
          <w:bCs/>
        </w:rPr>
        <w:t>:</w:t>
      </w:r>
      <w:r w:rsidRPr="00531838">
        <w:rPr>
          <w:rFonts w:asciiTheme="minorHAnsi" w:hAnsiTheme="minorHAnsi" w:cstheme="minorHAnsi"/>
          <w:w w:val="90"/>
        </w:rPr>
        <w:t xml:space="preserve"> </w:t>
      </w:r>
    </w:p>
    <w:p w14:paraId="62C32D69" w14:textId="77777777" w:rsidR="00B034CC" w:rsidRDefault="00B034CC" w:rsidP="00B034CC">
      <w:pPr>
        <w:rPr>
          <w:rFonts w:asciiTheme="minorHAnsi" w:hAnsiTheme="minorHAnsi" w:cstheme="minorHAnsi"/>
        </w:rPr>
      </w:pPr>
    </w:p>
    <w:p w14:paraId="74B1F0EE" w14:textId="77777777" w:rsidR="00B034CC" w:rsidRPr="00531838" w:rsidRDefault="00B034CC" w:rsidP="00B034CC">
      <w:pPr>
        <w:pStyle w:val="BodyText"/>
        <w:ind w:left="0"/>
        <w:rPr>
          <w:rFonts w:asciiTheme="minorHAnsi" w:hAnsiTheme="minorHAnsi" w:cstheme="minorHAnsi"/>
        </w:rPr>
      </w:pPr>
    </w:p>
    <w:p w14:paraId="6974C7DB" w14:textId="77777777" w:rsidR="00B034CC" w:rsidRPr="003311F4" w:rsidRDefault="00B034CC" w:rsidP="00B034CC">
      <w:pPr>
        <w:pStyle w:val="BodyText"/>
        <w:spacing w:line="228" w:lineRule="exact"/>
        <w:ind w:left="292" w:right="5171" w:hanging="192"/>
        <w:rPr>
          <w:rFonts w:ascii="Courier New" w:hAnsi="Courier New" w:cs="Courier New"/>
        </w:rPr>
      </w:pPr>
      <w:r w:rsidRPr="003311F4">
        <w:rPr>
          <w:rFonts w:ascii="Courier New" w:hAnsi="Courier New" w:cs="Courier New"/>
        </w:rPr>
        <w:t xml:space="preserve">curl -X PATCH </w:t>
      </w:r>
      <w:r w:rsidRPr="003311F4">
        <w:rPr>
          <w:rFonts w:ascii="Courier New" w:hAnsi="Courier New" w:cs="Courier New"/>
          <w:w w:val="115"/>
        </w:rPr>
        <w:t xml:space="preserve">\ </w:t>
      </w:r>
      <w:r w:rsidRPr="003311F4">
        <w:rPr>
          <w:rFonts w:ascii="Courier New" w:hAnsi="Courier New" w:cs="Courier New"/>
          <w:w w:val="85"/>
        </w:rPr>
        <w:t>https://api.sandbox.ecrimex.net/</w:t>
      </w:r>
      <w:commentRangeStart w:id="535"/>
      <w:r w:rsidRPr="003311F4">
        <w:rPr>
          <w:rFonts w:ascii="Courier New" w:hAnsi="Courier New" w:cs="Courier New"/>
          <w:w w:val="85"/>
        </w:rPr>
        <w:t>phish</w:t>
      </w:r>
      <w:commentRangeEnd w:id="535"/>
      <w:r w:rsidR="00126CE7">
        <w:rPr>
          <w:rStyle w:val="CommentReference"/>
        </w:rPr>
        <w:commentReference w:id="535"/>
      </w:r>
      <w:r w:rsidRPr="003311F4">
        <w:rPr>
          <w:rFonts w:ascii="Courier New" w:hAnsi="Courier New" w:cs="Courier New"/>
          <w:w w:val="85"/>
        </w:rPr>
        <w:t>/87104669 \</w:t>
      </w:r>
    </w:p>
    <w:p w14:paraId="4023FDE4" w14:textId="77777777" w:rsidR="00B034CC" w:rsidRPr="003311F4" w:rsidRDefault="00B034CC" w:rsidP="00B034CC">
      <w:pPr>
        <w:pStyle w:val="BodyText"/>
        <w:spacing w:line="214" w:lineRule="exact"/>
        <w:ind w:left="292"/>
        <w:rPr>
          <w:rFonts w:ascii="Courier New" w:hAnsi="Courier New" w:cs="Courier New"/>
        </w:rPr>
      </w:pPr>
      <w:r w:rsidRPr="003311F4">
        <w:rPr>
          <w:rFonts w:ascii="Courier New" w:hAnsi="Courier New" w:cs="Courier New"/>
          <w:w w:val="85"/>
        </w:rPr>
        <w:t xml:space="preserve">-H 'Authorization: </w:t>
      </w:r>
      <w:r w:rsidRPr="003311F4">
        <w:rPr>
          <w:rFonts w:ascii="Courier New" w:hAnsi="Courier New" w:cs="Courier New"/>
          <w:w w:val="85"/>
          <w:u w:val="single"/>
        </w:rPr>
        <w:t>&lt;your eCX API Token Key goes here&gt;</w:t>
      </w:r>
      <w:proofErr w:type="gramStart"/>
      <w:r w:rsidRPr="003311F4">
        <w:rPr>
          <w:rFonts w:ascii="Courier New" w:hAnsi="Courier New" w:cs="Courier New"/>
          <w:w w:val="85"/>
        </w:rPr>
        <w:t>'  \</w:t>
      </w:r>
      <w:proofErr w:type="gramEnd"/>
    </w:p>
    <w:p w14:paraId="3FCFEBCB" w14:textId="77777777" w:rsidR="00B034CC" w:rsidRPr="003311F4" w:rsidRDefault="00B034CC" w:rsidP="00B034CC">
      <w:pPr>
        <w:pStyle w:val="BodyText"/>
        <w:spacing w:line="226" w:lineRule="exact"/>
        <w:ind w:left="292"/>
        <w:rPr>
          <w:rFonts w:ascii="Courier New" w:hAnsi="Courier New" w:cs="Courier New"/>
        </w:rPr>
      </w:pPr>
      <w:r w:rsidRPr="003311F4">
        <w:rPr>
          <w:rFonts w:ascii="Courier New" w:hAnsi="Courier New" w:cs="Courier New"/>
          <w:w w:val="85"/>
        </w:rPr>
        <w:t>-H 'Content-Type: application/json' \</w:t>
      </w:r>
    </w:p>
    <w:p w14:paraId="2695AE07" w14:textId="77777777" w:rsidR="00B034CC" w:rsidRPr="003311F4" w:rsidRDefault="00B034CC" w:rsidP="00B034CC">
      <w:pPr>
        <w:pStyle w:val="BodyText"/>
        <w:spacing w:line="226" w:lineRule="exact"/>
        <w:ind w:left="292"/>
        <w:rPr>
          <w:rFonts w:ascii="Courier New" w:hAnsi="Courier New" w:cs="Courier New"/>
        </w:rPr>
      </w:pPr>
      <w:r w:rsidRPr="003311F4">
        <w:rPr>
          <w:rFonts w:ascii="Courier New" w:hAnsi="Courier New" w:cs="Courier New"/>
        </w:rPr>
        <w:t>-d '{</w:t>
      </w:r>
    </w:p>
    <w:p w14:paraId="57420FDE" w14:textId="77777777" w:rsidR="00B034CC" w:rsidRPr="003311F4" w:rsidRDefault="00B034CC" w:rsidP="00B034CC">
      <w:pPr>
        <w:pStyle w:val="BodyText"/>
        <w:spacing w:line="227" w:lineRule="exact"/>
        <w:ind w:left="292"/>
        <w:rPr>
          <w:rFonts w:ascii="Courier New" w:hAnsi="Courier New" w:cs="Courier New"/>
        </w:rPr>
      </w:pPr>
      <w:r w:rsidRPr="003311F4">
        <w:rPr>
          <w:rFonts w:ascii="Courier New" w:hAnsi="Courier New" w:cs="Courier New"/>
          <w:w w:val="80"/>
        </w:rPr>
        <w:t>"brand":  "</w:t>
      </w:r>
      <w:proofErr w:type="spellStart"/>
      <w:r w:rsidRPr="003311F4">
        <w:rPr>
          <w:rFonts w:ascii="Courier New" w:hAnsi="Courier New" w:cs="Courier New"/>
          <w:w w:val="80"/>
        </w:rPr>
        <w:t>Daves</w:t>
      </w:r>
      <w:proofErr w:type="spellEnd"/>
      <w:r w:rsidRPr="003311F4">
        <w:rPr>
          <w:rFonts w:ascii="Courier New" w:hAnsi="Courier New" w:cs="Courier New"/>
          <w:w w:val="80"/>
        </w:rPr>
        <w:t xml:space="preserve"> Brand"</w:t>
      </w:r>
    </w:p>
    <w:p w14:paraId="1C67A2E0" w14:textId="77777777" w:rsidR="00B034CC" w:rsidRPr="003311F4" w:rsidRDefault="00B034CC" w:rsidP="00B034CC">
      <w:pPr>
        <w:pStyle w:val="BodyText"/>
        <w:spacing w:line="236" w:lineRule="exact"/>
        <w:rPr>
          <w:rFonts w:ascii="Courier New" w:hAnsi="Courier New" w:cs="Courier New"/>
        </w:rPr>
      </w:pPr>
      <w:r w:rsidRPr="003311F4">
        <w:rPr>
          <w:rFonts w:ascii="Courier New" w:hAnsi="Courier New" w:cs="Courier New"/>
          <w:w w:val="90"/>
        </w:rPr>
        <w:t>}'</w:t>
      </w:r>
    </w:p>
    <w:p w14:paraId="4EE01C14" w14:textId="77777777" w:rsidR="00B034CC" w:rsidRPr="00531838" w:rsidRDefault="00B034CC" w:rsidP="00B034CC">
      <w:pPr>
        <w:pStyle w:val="BodyText"/>
        <w:ind w:left="0"/>
        <w:rPr>
          <w:rFonts w:asciiTheme="minorHAnsi" w:hAnsiTheme="minorHAnsi" w:cstheme="minorHAnsi"/>
        </w:rPr>
      </w:pPr>
    </w:p>
    <w:p w14:paraId="06A207A8" w14:textId="77777777" w:rsidR="00B034CC" w:rsidRDefault="00B034CC" w:rsidP="00B034CC">
      <w:pPr>
        <w:pStyle w:val="BodyText"/>
        <w:spacing w:before="189"/>
        <w:rPr>
          <w:rFonts w:asciiTheme="minorHAnsi" w:hAnsiTheme="minorHAnsi" w:cstheme="minorHAnsi"/>
          <w:w w:val="90"/>
        </w:rPr>
      </w:pPr>
    </w:p>
    <w:p w14:paraId="30C447E0" w14:textId="77777777" w:rsidR="00CB0EDE" w:rsidRDefault="00CB0EDE" w:rsidP="00B034CC">
      <w:pPr>
        <w:pStyle w:val="BodyText"/>
        <w:spacing w:before="43"/>
        <w:ind w:left="0"/>
        <w:rPr>
          <w:ins w:id="536" w:author="Greg Aaron" w:date="2021-09-10T15:57:00Z"/>
          <w:rFonts w:asciiTheme="minorHAnsi" w:hAnsiTheme="minorHAnsi" w:cstheme="minorHAnsi"/>
          <w:b/>
          <w:bCs/>
        </w:rPr>
      </w:pPr>
    </w:p>
    <w:p w14:paraId="0B3243F5" w14:textId="77777777" w:rsidR="00CB0EDE" w:rsidRDefault="00CB0EDE" w:rsidP="00B034CC">
      <w:pPr>
        <w:pStyle w:val="BodyText"/>
        <w:spacing w:before="43"/>
        <w:ind w:left="0"/>
        <w:rPr>
          <w:ins w:id="537" w:author="Greg Aaron" w:date="2021-09-10T15:57:00Z"/>
          <w:rFonts w:asciiTheme="minorHAnsi" w:hAnsiTheme="minorHAnsi" w:cstheme="minorHAnsi"/>
          <w:b/>
          <w:bCs/>
        </w:rPr>
      </w:pPr>
    </w:p>
    <w:p w14:paraId="345AA1C1" w14:textId="77777777" w:rsidR="00CB0EDE" w:rsidRDefault="00CB0EDE" w:rsidP="00B034CC">
      <w:pPr>
        <w:pStyle w:val="BodyText"/>
        <w:spacing w:before="43"/>
        <w:ind w:left="0"/>
        <w:rPr>
          <w:ins w:id="538" w:author="Greg Aaron" w:date="2021-09-10T15:57:00Z"/>
          <w:rFonts w:asciiTheme="minorHAnsi" w:hAnsiTheme="minorHAnsi" w:cstheme="minorHAnsi"/>
          <w:b/>
          <w:bCs/>
        </w:rPr>
      </w:pPr>
    </w:p>
    <w:p w14:paraId="110C6A16" w14:textId="2265BEEF" w:rsidR="00B034CC" w:rsidRDefault="00B034CC" w:rsidP="00B034CC">
      <w:pPr>
        <w:pStyle w:val="BodyText"/>
        <w:spacing w:before="43"/>
        <w:ind w:left="0"/>
        <w:rPr>
          <w:rFonts w:asciiTheme="minorHAnsi" w:hAnsiTheme="minorHAnsi" w:cstheme="minorHAnsi"/>
          <w:w w:val="90"/>
        </w:rPr>
      </w:pPr>
      <w:r w:rsidRPr="003311F4">
        <w:rPr>
          <w:rFonts w:asciiTheme="minorHAnsi" w:hAnsiTheme="minorHAnsi" w:cstheme="minorHAnsi"/>
          <w:b/>
          <w:bCs/>
        </w:rPr>
        <w:lastRenderedPageBreak/>
        <w:t>P</w:t>
      </w:r>
      <w:r>
        <w:rPr>
          <w:rFonts w:asciiTheme="minorHAnsi" w:hAnsiTheme="minorHAnsi" w:cstheme="minorHAnsi"/>
          <w:b/>
          <w:bCs/>
        </w:rPr>
        <w:t>ATCH</w:t>
      </w:r>
      <w:r w:rsidRPr="003311F4">
        <w:rPr>
          <w:rFonts w:asciiTheme="minorHAnsi" w:hAnsiTheme="minorHAnsi" w:cstheme="minorHAnsi"/>
          <w:b/>
          <w:bCs/>
        </w:rPr>
        <w:t xml:space="preserve"> </w:t>
      </w:r>
      <w:r>
        <w:rPr>
          <w:rFonts w:asciiTheme="minorHAnsi" w:hAnsiTheme="minorHAnsi" w:cstheme="minorHAnsi"/>
          <w:b/>
          <w:bCs/>
        </w:rPr>
        <w:t xml:space="preserve">Using Postman </w:t>
      </w:r>
      <w:r w:rsidRPr="003311F4">
        <w:rPr>
          <w:rFonts w:asciiTheme="minorHAnsi" w:hAnsiTheme="minorHAnsi" w:cstheme="minorHAnsi"/>
          <w:b/>
          <w:bCs/>
        </w:rPr>
        <w:t>Example</w:t>
      </w:r>
      <w:r>
        <w:rPr>
          <w:rFonts w:asciiTheme="minorHAnsi" w:hAnsiTheme="minorHAnsi" w:cstheme="minorHAnsi"/>
          <w:b/>
          <w:bCs/>
        </w:rPr>
        <w:t>:</w:t>
      </w:r>
    </w:p>
    <w:p w14:paraId="244E8E5C" w14:textId="77777777" w:rsidR="00B034CC" w:rsidRDefault="00B034CC" w:rsidP="00B034CC">
      <w:pPr>
        <w:pStyle w:val="BodyText"/>
        <w:spacing w:before="43"/>
        <w:ind w:left="0"/>
        <w:rPr>
          <w:rFonts w:asciiTheme="minorHAnsi" w:hAnsiTheme="minorHAnsi" w:cstheme="minorHAnsi"/>
          <w:w w:val="90"/>
        </w:rPr>
      </w:pPr>
    </w:p>
    <w:p w14:paraId="74B81405" w14:textId="77777777" w:rsidR="00B034CC" w:rsidRDefault="00B034CC" w:rsidP="00B034CC">
      <w:pPr>
        <w:pStyle w:val="BodyText"/>
        <w:spacing w:before="43"/>
        <w:ind w:left="0"/>
        <w:rPr>
          <w:rFonts w:asciiTheme="minorHAnsi" w:hAnsiTheme="minorHAnsi" w:cstheme="minorHAnsi"/>
          <w:w w:val="90"/>
        </w:rPr>
      </w:pPr>
      <w:r w:rsidRPr="00531838">
        <w:rPr>
          <w:rFonts w:asciiTheme="minorHAnsi" w:hAnsiTheme="minorHAnsi" w:cstheme="minorHAnsi"/>
          <w:noProof/>
        </w:rPr>
        <w:drawing>
          <wp:anchor distT="0" distB="0" distL="0" distR="0" simplePos="0" relativeHeight="251668480" behindDoc="0" locked="0" layoutInCell="1" allowOverlap="1" wp14:anchorId="766D9C66" wp14:editId="6615FBD9">
            <wp:simplePos x="0" y="0"/>
            <wp:positionH relativeFrom="page">
              <wp:posOffset>850900</wp:posOffset>
            </wp:positionH>
            <wp:positionV relativeFrom="paragraph">
              <wp:posOffset>199390</wp:posOffset>
            </wp:positionV>
            <wp:extent cx="5923974" cy="1340739"/>
            <wp:effectExtent l="0" t="0" r="0" b="0"/>
            <wp:wrapTopAndBottom/>
            <wp:docPr id="38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33" cstate="print"/>
                    <a:stretch>
                      <a:fillRect/>
                    </a:stretch>
                  </pic:blipFill>
                  <pic:spPr>
                    <a:xfrm>
                      <a:off x="0" y="0"/>
                      <a:ext cx="5923974" cy="1340739"/>
                    </a:xfrm>
                    <a:prstGeom prst="rect">
                      <a:avLst/>
                    </a:prstGeom>
                  </pic:spPr>
                </pic:pic>
              </a:graphicData>
            </a:graphic>
          </wp:anchor>
        </w:drawing>
      </w:r>
    </w:p>
    <w:p w14:paraId="54E4F149" w14:textId="226D12DE" w:rsidR="00B034CC" w:rsidRDefault="00B034CC" w:rsidP="00B034CC">
      <w:pPr>
        <w:pStyle w:val="BodyText"/>
        <w:spacing w:before="43"/>
        <w:ind w:left="0"/>
        <w:rPr>
          <w:rFonts w:asciiTheme="minorHAnsi" w:hAnsiTheme="minorHAnsi" w:cstheme="minorHAnsi"/>
          <w:w w:val="90"/>
        </w:rPr>
      </w:pPr>
    </w:p>
    <w:p w14:paraId="4D7995AF" w14:textId="77777777" w:rsidR="000C647C" w:rsidRDefault="000C647C" w:rsidP="00B034CC">
      <w:pPr>
        <w:pStyle w:val="BodyText"/>
        <w:spacing w:before="43"/>
        <w:ind w:left="0"/>
        <w:rPr>
          <w:rFonts w:asciiTheme="minorHAnsi" w:hAnsiTheme="minorHAnsi" w:cstheme="minorHAnsi"/>
          <w:w w:val="90"/>
        </w:rPr>
      </w:pPr>
    </w:p>
    <w:p w14:paraId="7996DD00" w14:textId="77777777" w:rsidR="00B034CC" w:rsidRPr="00531838" w:rsidRDefault="00B034CC" w:rsidP="00B034CC">
      <w:pPr>
        <w:pStyle w:val="Heading2"/>
      </w:pPr>
      <w:bookmarkStart w:id="539" w:name="_Toc82181969"/>
      <w:r>
        <w:rPr>
          <w:w w:val="90"/>
        </w:rPr>
        <w:t xml:space="preserve">Phishing Module: </w:t>
      </w:r>
      <w:r w:rsidRPr="00531838">
        <w:rPr>
          <w:w w:val="90"/>
        </w:rPr>
        <w:t>GET</w:t>
      </w:r>
      <w:bookmarkEnd w:id="539"/>
    </w:p>
    <w:p w14:paraId="2BA94EE6" w14:textId="77777777" w:rsidR="00B034CC" w:rsidRDefault="00B034CC" w:rsidP="00B034CC">
      <w:pPr>
        <w:pStyle w:val="BodyText"/>
        <w:spacing w:before="165"/>
        <w:ind w:left="0"/>
        <w:rPr>
          <w:rFonts w:asciiTheme="minorHAnsi" w:hAnsiTheme="minorHAnsi" w:cstheme="minorHAnsi"/>
        </w:rPr>
      </w:pPr>
      <w:r w:rsidRPr="00146CDE">
        <w:rPr>
          <w:rFonts w:asciiTheme="minorHAnsi" w:hAnsiTheme="minorHAnsi" w:cstheme="minorHAnsi"/>
        </w:rPr>
        <w:t>GET queries the eCX API for data. You can query for a complete result set, or for as little as one record. Below are differ</w:t>
      </w:r>
      <w:r>
        <w:rPr>
          <w:rFonts w:asciiTheme="minorHAnsi" w:hAnsiTheme="minorHAnsi" w:cstheme="minorHAnsi"/>
        </w:rPr>
        <w:t>e</w:t>
      </w:r>
      <w:r w:rsidRPr="00146CDE">
        <w:rPr>
          <w:rFonts w:asciiTheme="minorHAnsi" w:hAnsiTheme="minorHAnsi" w:cstheme="minorHAnsi"/>
        </w:rPr>
        <w:t xml:space="preserve">nt ways to retrieve data -- consider which ones are right for your </w:t>
      </w:r>
      <w:r>
        <w:rPr>
          <w:rFonts w:asciiTheme="minorHAnsi" w:hAnsiTheme="minorHAnsi" w:cstheme="minorHAnsi"/>
        </w:rPr>
        <w:t>purposes</w:t>
      </w:r>
      <w:r w:rsidRPr="00146CDE">
        <w:rPr>
          <w:rFonts w:asciiTheme="minorHAnsi" w:hAnsiTheme="minorHAnsi" w:cstheme="minorHAnsi"/>
        </w:rPr>
        <w:t>.</w:t>
      </w:r>
    </w:p>
    <w:p w14:paraId="194497D0" w14:textId="77777777" w:rsidR="00B034CC" w:rsidRDefault="00B034CC" w:rsidP="00B034CC">
      <w:pPr>
        <w:pStyle w:val="BodyText"/>
        <w:ind w:left="0"/>
        <w:rPr>
          <w:rFonts w:asciiTheme="minorHAnsi" w:hAnsiTheme="minorHAnsi" w:cstheme="minorHAnsi"/>
        </w:rPr>
      </w:pPr>
    </w:p>
    <w:p w14:paraId="7780BA43" w14:textId="77777777" w:rsidR="00B034CC" w:rsidRDefault="00B034CC" w:rsidP="00B034CC"/>
    <w:p w14:paraId="207682EB" w14:textId="77777777" w:rsidR="00B034CC" w:rsidRPr="003311F4" w:rsidRDefault="00B034CC" w:rsidP="00B034CC">
      <w:pPr>
        <w:rPr>
          <w:rFonts w:asciiTheme="minorHAnsi" w:hAnsiTheme="minorHAnsi" w:cstheme="minorHAnsi"/>
          <w:b/>
          <w:bCs/>
        </w:rPr>
      </w:pPr>
      <w:r w:rsidRPr="003311F4">
        <w:rPr>
          <w:rFonts w:asciiTheme="minorHAnsi" w:hAnsiTheme="minorHAnsi" w:cstheme="minorHAnsi"/>
          <w:b/>
          <w:bCs/>
        </w:rPr>
        <w:t>Query for the most recent data since a previous query:</w:t>
      </w:r>
    </w:p>
    <w:p w14:paraId="7D893E78" w14:textId="77777777" w:rsidR="00B034CC" w:rsidRDefault="00B034CC" w:rsidP="00B034CC"/>
    <w:p w14:paraId="152E7E47" w14:textId="77777777" w:rsidR="00B034CC" w:rsidRDefault="00B034CC" w:rsidP="00B034CC">
      <w:pPr>
        <w:rPr>
          <w:rFonts w:asciiTheme="minorHAnsi" w:hAnsiTheme="minorHAnsi" w:cstheme="minorHAnsi"/>
        </w:rPr>
      </w:pPr>
      <w:r w:rsidRPr="003311F4">
        <w:rPr>
          <w:rFonts w:asciiTheme="minorHAnsi" w:hAnsiTheme="minorHAnsi" w:cstheme="minorHAnsi"/>
        </w:rPr>
        <w:t>This is a common use case.  As a user you want to fetch new data since the last time you fetched data.  The correct way to do this is to use the “</w:t>
      </w:r>
      <w:proofErr w:type="spellStart"/>
      <w:r w:rsidRPr="003311F4">
        <w:rPr>
          <w:rFonts w:asciiTheme="minorHAnsi" w:hAnsiTheme="minorHAnsi" w:cstheme="minorHAnsi"/>
        </w:rPr>
        <w:t>mod_date_start</w:t>
      </w:r>
      <w:proofErr w:type="spellEnd"/>
      <w:r w:rsidRPr="003311F4">
        <w:rPr>
          <w:rFonts w:asciiTheme="minorHAnsi" w:hAnsiTheme="minorHAnsi" w:cstheme="minorHAnsi"/>
        </w:rPr>
        <w:t xml:space="preserve">” parameter.  If you are pulling data once per day at the same time of day, for example midnight UTC, use the following query and update the </w:t>
      </w:r>
      <w:proofErr w:type="spellStart"/>
      <w:r w:rsidRPr="003311F4">
        <w:rPr>
          <w:rFonts w:asciiTheme="minorHAnsi" w:hAnsiTheme="minorHAnsi" w:cstheme="minorHAnsi"/>
        </w:rPr>
        <w:t>mod_date_start</w:t>
      </w:r>
      <w:proofErr w:type="spellEnd"/>
      <w:r w:rsidRPr="003311F4">
        <w:rPr>
          <w:rFonts w:asciiTheme="minorHAnsi" w:hAnsiTheme="minorHAnsi" w:cstheme="minorHAnsi"/>
        </w:rPr>
        <w:t xml:space="preserve"> with the current date minus one day</w:t>
      </w:r>
      <w:r>
        <w:rPr>
          <w:rFonts w:asciiTheme="minorHAnsi" w:hAnsiTheme="minorHAnsi" w:cstheme="minorHAnsi"/>
        </w:rPr>
        <w:t>:</w:t>
      </w:r>
    </w:p>
    <w:p w14:paraId="33AF26DC" w14:textId="77777777" w:rsidR="00B034CC" w:rsidRDefault="00B034CC" w:rsidP="00B034CC">
      <w:pPr>
        <w:rPr>
          <w:rFonts w:asciiTheme="minorHAnsi" w:hAnsiTheme="minorHAnsi" w:cstheme="minorHAnsi"/>
        </w:rPr>
      </w:pPr>
    </w:p>
    <w:p w14:paraId="6172A12F" w14:textId="77777777" w:rsidR="00B034CC" w:rsidRPr="003311F4" w:rsidRDefault="00B034CC" w:rsidP="00B034CC">
      <w:pPr>
        <w:ind w:firstLine="720"/>
        <w:rPr>
          <w:rFonts w:ascii="Courier New" w:hAnsi="Courier New" w:cs="Courier New"/>
        </w:rPr>
      </w:pPr>
      <w:r w:rsidRPr="003311F4">
        <w:rPr>
          <w:rFonts w:ascii="Courier New" w:hAnsi="Courier New" w:cs="Courier New"/>
        </w:rPr>
        <w:t>https://api.ecrimex.net/phish?mod_date_start=1626760800</w:t>
      </w:r>
    </w:p>
    <w:p w14:paraId="059E6B0F" w14:textId="77777777" w:rsidR="00B034CC" w:rsidRDefault="00B034CC" w:rsidP="00B034CC">
      <w:pPr>
        <w:rPr>
          <w:rFonts w:asciiTheme="minorHAnsi" w:hAnsiTheme="minorHAnsi" w:cstheme="minorHAnsi"/>
        </w:rPr>
      </w:pPr>
    </w:p>
    <w:p w14:paraId="297DCFE7" w14:textId="77777777" w:rsidR="00B034CC" w:rsidRDefault="00B034CC" w:rsidP="00B034CC">
      <w:pPr>
        <w:rPr>
          <w:rFonts w:asciiTheme="minorHAnsi" w:hAnsiTheme="minorHAnsi" w:cstheme="minorHAnsi"/>
        </w:rPr>
      </w:pPr>
    </w:p>
    <w:p w14:paraId="5A9DA643" w14:textId="77777777" w:rsidR="00B034CC" w:rsidRPr="00531838" w:rsidRDefault="00B034CC" w:rsidP="00B034CC">
      <w:pPr>
        <w:rPr>
          <w:rFonts w:asciiTheme="minorHAnsi" w:hAnsiTheme="minorHAnsi" w:cstheme="minorHAnsi"/>
        </w:rPr>
      </w:pPr>
      <w:r w:rsidRPr="003311F4">
        <w:rPr>
          <w:rFonts w:asciiTheme="minorHAnsi" w:hAnsiTheme="minorHAnsi" w:cstheme="minorHAnsi"/>
          <w:b/>
          <w:bCs/>
        </w:rPr>
        <w:t xml:space="preserve">GET using PHP </w:t>
      </w:r>
      <w:proofErr w:type="spellStart"/>
      <w:r w:rsidRPr="003311F4">
        <w:rPr>
          <w:rFonts w:asciiTheme="minorHAnsi" w:hAnsiTheme="minorHAnsi" w:cstheme="minorHAnsi"/>
          <w:b/>
          <w:bCs/>
        </w:rPr>
        <w:t>cURL</w:t>
      </w:r>
      <w:proofErr w:type="spellEnd"/>
      <w:r w:rsidRPr="003311F4">
        <w:rPr>
          <w:rFonts w:asciiTheme="minorHAnsi" w:hAnsiTheme="minorHAnsi" w:cstheme="minorHAnsi"/>
          <w:b/>
          <w:bCs/>
        </w:rPr>
        <w:t xml:space="preserve"> Example</w:t>
      </w:r>
      <w:r>
        <w:rPr>
          <w:rFonts w:asciiTheme="minorHAnsi" w:hAnsiTheme="minorHAnsi" w:cstheme="minorHAnsi"/>
          <w:b/>
          <w:bCs/>
        </w:rPr>
        <w:t>:</w:t>
      </w:r>
    </w:p>
    <w:p w14:paraId="6D002DE8" w14:textId="77777777" w:rsidR="00B034CC" w:rsidRPr="00531838" w:rsidRDefault="00B034CC" w:rsidP="00B034CC">
      <w:pPr>
        <w:pStyle w:val="BodyText"/>
        <w:spacing w:before="9"/>
        <w:ind w:left="0"/>
        <w:rPr>
          <w:rFonts w:asciiTheme="minorHAnsi" w:hAnsiTheme="minorHAnsi" w:cstheme="minorHAnsi"/>
        </w:rPr>
      </w:pPr>
    </w:p>
    <w:p w14:paraId="3AEE07C1" w14:textId="77777777" w:rsidR="00B034CC" w:rsidRPr="003311F4" w:rsidRDefault="00B034CC" w:rsidP="00B034CC">
      <w:pPr>
        <w:pStyle w:val="BodyText"/>
        <w:ind w:left="820"/>
        <w:rPr>
          <w:rFonts w:ascii="Courier New" w:hAnsi="Courier New" w:cs="Courier New"/>
        </w:rPr>
      </w:pPr>
      <w:r w:rsidRPr="003311F4">
        <w:rPr>
          <w:rFonts w:ascii="Courier New" w:hAnsi="Courier New" w:cs="Courier New"/>
          <w:w w:val="95"/>
        </w:rPr>
        <w:t>&lt;?php</w:t>
      </w:r>
    </w:p>
    <w:p w14:paraId="58AC554C" w14:textId="77777777" w:rsidR="00B034CC" w:rsidRPr="003311F4" w:rsidRDefault="00B034CC" w:rsidP="00B034CC">
      <w:pPr>
        <w:pStyle w:val="BodyText"/>
        <w:spacing w:line="450" w:lineRule="atLeast"/>
        <w:ind w:left="820" w:right="6302"/>
        <w:rPr>
          <w:rFonts w:ascii="Courier New" w:hAnsi="Courier New" w:cs="Courier New"/>
        </w:rPr>
      </w:pPr>
      <w:r w:rsidRPr="003311F4">
        <w:rPr>
          <w:rFonts w:ascii="Courier New" w:hAnsi="Courier New" w:cs="Courier New"/>
          <w:w w:val="75"/>
        </w:rPr>
        <w:t>$</w:t>
      </w:r>
      <w:proofErr w:type="gramStart"/>
      <w:r w:rsidRPr="003311F4">
        <w:rPr>
          <w:rFonts w:ascii="Courier New" w:hAnsi="Courier New" w:cs="Courier New"/>
          <w:w w:val="74"/>
        </w:rPr>
        <w:t>curl</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ini</w:t>
      </w:r>
      <w:r w:rsidRPr="003311F4">
        <w:rPr>
          <w:rFonts w:ascii="Courier New" w:hAnsi="Courier New" w:cs="Courier New"/>
          <w:w w:val="116"/>
        </w:rPr>
        <w:t>t</w:t>
      </w:r>
      <w:proofErr w:type="spellEnd"/>
      <w:r w:rsidRPr="003311F4">
        <w:rPr>
          <w:rFonts w:ascii="Courier New" w:hAnsi="Courier New" w:cs="Courier New"/>
          <w:w w:val="116"/>
        </w:rPr>
        <w:t>(</w:t>
      </w:r>
      <w:r w:rsidRPr="003311F4">
        <w:rPr>
          <w:rFonts w:ascii="Courier New" w:hAnsi="Courier New" w:cs="Courier New"/>
          <w:w w:val="152"/>
        </w:rPr>
        <w:t>)</w:t>
      </w:r>
      <w:r w:rsidRPr="003311F4">
        <w:rPr>
          <w:rFonts w:ascii="Courier New" w:hAnsi="Courier New" w:cs="Courier New"/>
          <w:w w:val="86"/>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setop</w:t>
      </w:r>
      <w:r w:rsidRPr="003311F4">
        <w:rPr>
          <w:rFonts w:ascii="Courier New" w:hAnsi="Courier New" w:cs="Courier New"/>
          <w:w w:val="81"/>
        </w:rPr>
        <w:t>t_array</w:t>
      </w:r>
      <w:proofErr w:type="spellEnd"/>
      <w:r w:rsidRPr="003311F4">
        <w:rPr>
          <w:rFonts w:ascii="Courier New" w:hAnsi="Courier New" w:cs="Courier New"/>
          <w:w w:val="81"/>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77"/>
        </w:rPr>
        <w:t>url,</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66512ACF" w14:textId="77777777" w:rsidR="00B034CC" w:rsidRPr="003311F4" w:rsidRDefault="00B034CC" w:rsidP="00B034CC">
      <w:pPr>
        <w:pStyle w:val="BodyText"/>
        <w:spacing w:line="226" w:lineRule="exact"/>
        <w:ind w:left="820" w:right="1598" w:firstLine="192"/>
        <w:rPr>
          <w:rFonts w:ascii="Courier New" w:hAnsi="Courier New" w:cs="Courier New"/>
        </w:rPr>
      </w:pPr>
      <w:r w:rsidRPr="003311F4">
        <w:rPr>
          <w:rFonts w:ascii="Courier New" w:hAnsi="Courier New" w:cs="Courier New"/>
          <w:w w:val="76"/>
        </w:rPr>
        <w:t>CURLOPT</w:t>
      </w:r>
      <w:r w:rsidRPr="003311F4">
        <w:rPr>
          <w:rFonts w:ascii="Courier New" w:hAnsi="Courier New" w:cs="Courier New"/>
          <w:w w:val="70"/>
        </w:rPr>
        <w:t>_</w:t>
      </w:r>
      <w:proofErr w:type="gramStart"/>
      <w:r w:rsidRPr="003311F4">
        <w:rPr>
          <w:rFonts w:ascii="Courier New" w:hAnsi="Courier New" w:cs="Courier New"/>
          <w:w w:val="76"/>
        </w:rPr>
        <w:t>URL</w:t>
      </w:r>
      <w:r w:rsidRPr="003311F4">
        <w:rPr>
          <w:rFonts w:ascii="Courier New" w:hAnsi="Courier New" w:cs="Courier New"/>
        </w:rPr>
        <w:t xml:space="preserve">  </w:t>
      </w:r>
      <w:r w:rsidRPr="003311F4">
        <w:rPr>
          <w:rFonts w:ascii="Courier New" w:hAnsi="Courier New" w:cs="Courier New"/>
          <w:w w:val="86"/>
        </w:rPr>
        <w:t>=</w:t>
      </w:r>
      <w:proofErr w:type="gramEnd"/>
      <w:r w:rsidRPr="003311F4">
        <w:rPr>
          <w:rFonts w:ascii="Courier New" w:hAnsi="Courier New" w:cs="Courier New"/>
          <w:w w:val="86"/>
        </w:rPr>
        <w:t>&gt;</w:t>
      </w:r>
      <w:r w:rsidRPr="003311F4">
        <w:rPr>
          <w:rFonts w:ascii="Courier New" w:hAnsi="Courier New" w:cs="Courier New"/>
        </w:rPr>
        <w:t xml:space="preserve">  </w:t>
      </w:r>
      <w:r w:rsidRPr="003311F4">
        <w:rPr>
          <w:rFonts w:ascii="Courier New" w:hAnsi="Courier New" w:cs="Courier New"/>
          <w:w w:val="99"/>
        </w:rPr>
        <w:t>"</w:t>
      </w:r>
      <w:r w:rsidRPr="003311F4">
        <w:rPr>
          <w:rFonts w:ascii="Courier New" w:hAnsi="Courier New" w:cs="Courier New"/>
          <w:w w:val="74"/>
        </w:rPr>
        <w:t>https</w:t>
      </w:r>
      <w:r w:rsidRPr="003311F4">
        <w:rPr>
          <w:rFonts w:ascii="Courier New" w:hAnsi="Courier New" w:cs="Courier New"/>
          <w:w w:val="121"/>
        </w:rPr>
        <w:t>:/</w:t>
      </w:r>
      <w:r w:rsidRPr="003311F4">
        <w:rPr>
          <w:rFonts w:ascii="Courier New" w:hAnsi="Courier New" w:cs="Courier New"/>
          <w:w w:val="88"/>
        </w:rPr>
        <w:t>/api.</w:t>
      </w:r>
      <w:r w:rsidRPr="003311F4">
        <w:rPr>
          <w:rFonts w:ascii="Courier New" w:hAnsi="Courier New" w:cs="Courier New"/>
          <w:w w:val="74"/>
        </w:rPr>
        <w:t>sandbox</w:t>
      </w:r>
      <w:r w:rsidRPr="003311F4">
        <w:rPr>
          <w:rFonts w:ascii="Courier New" w:hAnsi="Courier New" w:cs="Courier New"/>
          <w:w w:val="86"/>
        </w:rPr>
        <w:t>.</w:t>
      </w:r>
      <w:r w:rsidRPr="003311F4">
        <w:rPr>
          <w:rFonts w:ascii="Courier New" w:hAnsi="Courier New" w:cs="Courier New"/>
          <w:w w:val="74"/>
        </w:rPr>
        <w:t>ecrimex</w:t>
      </w:r>
      <w:r w:rsidRPr="003311F4">
        <w:rPr>
          <w:rFonts w:ascii="Courier New" w:hAnsi="Courier New" w:cs="Courier New"/>
          <w:w w:val="76"/>
        </w:rPr>
        <w:t>.net</w:t>
      </w:r>
      <w:r w:rsidRPr="003311F4">
        <w:rPr>
          <w:rFonts w:ascii="Courier New" w:hAnsi="Courier New" w:cs="Courier New"/>
          <w:w w:val="83"/>
        </w:rPr>
        <w:t>/phish</w:t>
      </w:r>
      <w:r w:rsidRPr="003311F4">
        <w:rPr>
          <w:rFonts w:ascii="Courier New" w:hAnsi="Courier New" w:cs="Courier New"/>
          <w:w w:val="102"/>
        </w:rPr>
        <w:t>?</w:t>
      </w:r>
      <w:r w:rsidRPr="003311F4">
        <w:rPr>
          <w:rFonts w:ascii="Courier New" w:hAnsi="Courier New" w:cs="Courier New"/>
          <w:w w:val="73"/>
        </w:rPr>
        <w:t>url_</w:t>
      </w:r>
      <w:r w:rsidRPr="003311F4">
        <w:rPr>
          <w:rFonts w:ascii="Courier New" w:hAnsi="Courier New" w:cs="Courier New"/>
          <w:w w:val="74"/>
        </w:rPr>
        <w:t>exact=https</w:t>
      </w:r>
      <w:r w:rsidRPr="003311F4">
        <w:rPr>
          <w:rFonts w:ascii="Courier New" w:hAnsi="Courier New" w:cs="Courier New"/>
          <w:w w:val="121"/>
        </w:rPr>
        <w:t>:/</w:t>
      </w:r>
      <w:r w:rsidRPr="003311F4">
        <w:rPr>
          <w:rFonts w:ascii="Courier New" w:hAnsi="Courier New" w:cs="Courier New"/>
          <w:w w:val="156"/>
        </w:rPr>
        <w:t>/</w:t>
      </w:r>
      <w:r w:rsidRPr="003311F4">
        <w:rPr>
          <w:rFonts w:ascii="Courier New" w:hAnsi="Courier New" w:cs="Courier New"/>
          <w:w w:val="74"/>
        </w:rPr>
        <w:t>refunssd</w:t>
      </w:r>
      <w:r w:rsidRPr="003311F4">
        <w:rPr>
          <w:rFonts w:ascii="Courier New" w:hAnsi="Courier New" w:cs="Courier New"/>
          <w:w w:val="134"/>
        </w:rPr>
        <w:t xml:space="preserve">- </w:t>
      </w:r>
      <w:r w:rsidRPr="003311F4">
        <w:rPr>
          <w:rFonts w:ascii="Courier New" w:hAnsi="Courier New" w:cs="Courier New"/>
          <w:w w:val="90"/>
        </w:rPr>
        <w:t>authorised.getrefundnikestore.com/</w:t>
      </w:r>
      <w:proofErr w:type="spellStart"/>
      <w:r w:rsidRPr="003311F4">
        <w:rPr>
          <w:rFonts w:ascii="Courier New" w:hAnsi="Courier New" w:cs="Courier New"/>
          <w:w w:val="90"/>
        </w:rPr>
        <w:t>signin</w:t>
      </w:r>
      <w:proofErr w:type="spellEnd"/>
      <w:r w:rsidRPr="003311F4">
        <w:rPr>
          <w:rFonts w:ascii="Courier New" w:hAnsi="Courier New" w:cs="Courier New"/>
          <w:w w:val="90"/>
        </w:rPr>
        <w:t>/",</w:t>
      </w:r>
    </w:p>
    <w:p w14:paraId="52E43E1C" w14:textId="77777777" w:rsidR="00B034CC" w:rsidRPr="003311F4" w:rsidRDefault="00B034CC" w:rsidP="00B034CC">
      <w:pPr>
        <w:pStyle w:val="BodyText"/>
        <w:spacing w:line="226" w:lineRule="exact"/>
        <w:ind w:left="1012" w:right="3721"/>
        <w:rPr>
          <w:rFonts w:ascii="Courier New" w:hAnsi="Courier New" w:cs="Courier New"/>
        </w:rPr>
      </w:pPr>
      <w:r w:rsidRPr="003311F4">
        <w:rPr>
          <w:rFonts w:ascii="Courier New" w:hAnsi="Courier New" w:cs="Courier New"/>
          <w:w w:val="75"/>
        </w:rPr>
        <w:t xml:space="preserve">CURLOPT_RETURNTRANSFER =&gt; true, </w:t>
      </w:r>
      <w:r w:rsidRPr="003311F4">
        <w:rPr>
          <w:rFonts w:ascii="Courier New" w:hAnsi="Courier New" w:cs="Courier New"/>
          <w:w w:val="95"/>
        </w:rPr>
        <w:t xml:space="preserve">CURLOPT_ENCODING =&gt; "", </w:t>
      </w:r>
      <w:r w:rsidRPr="003311F4">
        <w:rPr>
          <w:rFonts w:ascii="Courier New" w:hAnsi="Courier New" w:cs="Courier New"/>
          <w:w w:val="80"/>
        </w:rPr>
        <w:lastRenderedPageBreak/>
        <w:t>CURLOPT_MAXREDIRS =&gt; 10,</w:t>
      </w:r>
    </w:p>
    <w:p w14:paraId="192F9C21" w14:textId="77777777" w:rsidR="00B034CC" w:rsidRPr="003311F4" w:rsidRDefault="00B034CC" w:rsidP="00B034CC">
      <w:pPr>
        <w:pStyle w:val="BodyText"/>
        <w:spacing w:line="215" w:lineRule="exact"/>
        <w:ind w:left="1012"/>
        <w:rPr>
          <w:rFonts w:ascii="Courier New" w:hAnsi="Courier New" w:cs="Courier New"/>
        </w:rPr>
      </w:pPr>
      <w:r w:rsidRPr="003311F4">
        <w:rPr>
          <w:rFonts w:ascii="Courier New" w:hAnsi="Courier New" w:cs="Courier New"/>
          <w:w w:val="80"/>
        </w:rPr>
        <w:t>CURLOPT_</w:t>
      </w:r>
      <w:proofErr w:type="gramStart"/>
      <w:r w:rsidRPr="003311F4">
        <w:rPr>
          <w:rFonts w:ascii="Courier New" w:hAnsi="Courier New" w:cs="Courier New"/>
          <w:w w:val="80"/>
        </w:rPr>
        <w:t>TIMEOUT  =</w:t>
      </w:r>
      <w:proofErr w:type="gramEnd"/>
      <w:r w:rsidRPr="003311F4">
        <w:rPr>
          <w:rFonts w:ascii="Courier New" w:hAnsi="Courier New" w:cs="Courier New"/>
          <w:w w:val="80"/>
        </w:rPr>
        <w:t>&gt; 30,</w:t>
      </w:r>
    </w:p>
    <w:p w14:paraId="52855D4D" w14:textId="77777777" w:rsidR="00B034CC" w:rsidRPr="003311F4" w:rsidRDefault="00B034CC" w:rsidP="00B034CC">
      <w:pPr>
        <w:pStyle w:val="BodyText"/>
        <w:spacing w:before="6" w:line="218" w:lineRule="auto"/>
        <w:ind w:left="1012" w:right="3721"/>
        <w:rPr>
          <w:rFonts w:ascii="Courier New" w:hAnsi="Courier New" w:cs="Courier New"/>
        </w:rPr>
      </w:pPr>
      <w:r w:rsidRPr="003311F4">
        <w:rPr>
          <w:rFonts w:ascii="Courier New" w:hAnsi="Courier New" w:cs="Courier New"/>
          <w:w w:val="75"/>
        </w:rPr>
        <w:t xml:space="preserve">CURLOPT_HTTP_VERSION =&gt; CURL_HTTP_VERSION_1_1, </w:t>
      </w:r>
      <w:r w:rsidRPr="003311F4">
        <w:rPr>
          <w:rFonts w:ascii="Courier New" w:hAnsi="Courier New" w:cs="Courier New"/>
          <w:w w:val="90"/>
        </w:rPr>
        <w:t xml:space="preserve">CURLOPT_CUSTOMREQUEST =&gt; "GET", </w:t>
      </w:r>
      <w:r w:rsidRPr="003311F4">
        <w:rPr>
          <w:rFonts w:ascii="Courier New" w:hAnsi="Courier New" w:cs="Courier New"/>
          <w:w w:val="76"/>
        </w:rPr>
        <w:t>CURLOPT</w:t>
      </w:r>
      <w:r w:rsidRPr="003311F4">
        <w:rPr>
          <w:rFonts w:ascii="Courier New" w:hAnsi="Courier New" w:cs="Courier New"/>
          <w:w w:val="70"/>
        </w:rPr>
        <w:t>_</w:t>
      </w:r>
      <w:proofErr w:type="gramStart"/>
      <w:r w:rsidRPr="003311F4">
        <w:rPr>
          <w:rFonts w:ascii="Courier New" w:hAnsi="Courier New" w:cs="Courier New"/>
          <w:w w:val="76"/>
        </w:rPr>
        <w:t>HTTPHEADER</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w w:val="101"/>
        </w:rPr>
        <w:t>&gt;</w:t>
      </w:r>
      <w:r w:rsidRPr="003311F4">
        <w:rPr>
          <w:rFonts w:ascii="Courier New" w:hAnsi="Courier New" w:cs="Courier New"/>
        </w:rPr>
        <w:t xml:space="preserve">  </w:t>
      </w:r>
      <w:r w:rsidRPr="003311F4">
        <w:rPr>
          <w:rFonts w:ascii="Courier New" w:hAnsi="Courier New" w:cs="Courier New"/>
          <w:w w:val="74"/>
        </w:rPr>
        <w:t>array</w:t>
      </w:r>
      <w:r w:rsidRPr="003311F4">
        <w:rPr>
          <w:rFonts w:ascii="Courier New" w:hAnsi="Courier New" w:cs="Courier New"/>
          <w:w w:val="152"/>
        </w:rPr>
        <w:t>(</w:t>
      </w:r>
    </w:p>
    <w:p w14:paraId="61593F78" w14:textId="77777777" w:rsidR="00B034CC" w:rsidRPr="003311F4" w:rsidRDefault="00B034CC" w:rsidP="00B034CC">
      <w:pPr>
        <w:pStyle w:val="BodyText"/>
        <w:spacing w:line="219" w:lineRule="exact"/>
        <w:ind w:left="1204"/>
        <w:rPr>
          <w:rFonts w:ascii="Courier New" w:hAnsi="Courier New" w:cs="Courier New"/>
        </w:rPr>
      </w:pPr>
      <w:r w:rsidRPr="003311F4">
        <w:rPr>
          <w:rFonts w:ascii="Courier New" w:hAnsi="Courier New" w:cs="Courier New"/>
          <w:w w:val="85"/>
        </w:rPr>
        <w:t xml:space="preserve">"Authorization: </w:t>
      </w:r>
      <w:r w:rsidRPr="003311F4">
        <w:rPr>
          <w:rFonts w:ascii="Courier New" w:hAnsi="Courier New" w:cs="Courier New"/>
          <w:w w:val="85"/>
          <w:u w:val="single"/>
        </w:rPr>
        <w:t>&lt;your eCX API Token Key goes here&gt;</w:t>
      </w:r>
      <w:r w:rsidRPr="003311F4">
        <w:rPr>
          <w:rFonts w:ascii="Courier New" w:hAnsi="Courier New" w:cs="Courier New"/>
          <w:w w:val="85"/>
        </w:rPr>
        <w:t>"</w:t>
      </w:r>
    </w:p>
    <w:p w14:paraId="37E4B908" w14:textId="77777777" w:rsidR="00B034CC" w:rsidRPr="003311F4" w:rsidRDefault="00B034CC" w:rsidP="00B034CC">
      <w:pPr>
        <w:pStyle w:val="BodyText"/>
        <w:spacing w:line="224" w:lineRule="exact"/>
        <w:ind w:left="1012"/>
        <w:rPr>
          <w:rFonts w:ascii="Courier New" w:hAnsi="Courier New" w:cs="Courier New"/>
        </w:rPr>
      </w:pPr>
      <w:r w:rsidRPr="003311F4">
        <w:rPr>
          <w:rFonts w:ascii="Courier New" w:hAnsi="Courier New" w:cs="Courier New"/>
          <w:w w:val="120"/>
        </w:rPr>
        <w:t>),</w:t>
      </w:r>
    </w:p>
    <w:p w14:paraId="5C9B4AF6" w14:textId="77777777" w:rsidR="00B034CC" w:rsidRPr="003311F4" w:rsidRDefault="00B034CC" w:rsidP="00B034CC">
      <w:pPr>
        <w:pStyle w:val="BodyText"/>
        <w:spacing w:line="237" w:lineRule="exact"/>
        <w:ind w:left="820"/>
        <w:rPr>
          <w:rFonts w:ascii="Courier New" w:hAnsi="Courier New" w:cs="Courier New"/>
        </w:rPr>
      </w:pPr>
      <w:r w:rsidRPr="003311F4">
        <w:rPr>
          <w:rFonts w:ascii="Courier New" w:hAnsi="Courier New" w:cs="Courier New"/>
          <w:w w:val="135"/>
        </w:rPr>
        <w:t>));</w:t>
      </w:r>
    </w:p>
    <w:p w14:paraId="4C979E27" w14:textId="77777777" w:rsidR="00B034CC" w:rsidRPr="003311F4" w:rsidRDefault="00B034CC" w:rsidP="00B034CC">
      <w:pPr>
        <w:pStyle w:val="BodyText"/>
        <w:spacing w:before="9"/>
        <w:ind w:left="0"/>
        <w:rPr>
          <w:rFonts w:ascii="Courier New" w:hAnsi="Courier New" w:cs="Courier New"/>
        </w:rPr>
      </w:pPr>
    </w:p>
    <w:p w14:paraId="6F9B0F63" w14:textId="77777777" w:rsidR="00B034CC" w:rsidRPr="003311F4" w:rsidRDefault="00B034CC" w:rsidP="00B034CC">
      <w:pPr>
        <w:pStyle w:val="BodyText"/>
        <w:spacing w:line="237" w:lineRule="exact"/>
        <w:ind w:left="820"/>
        <w:rPr>
          <w:rFonts w:ascii="Courier New" w:hAnsi="Courier New" w:cs="Courier New"/>
        </w:rPr>
      </w:pPr>
      <w:r w:rsidRPr="003311F4">
        <w:rPr>
          <w:rFonts w:ascii="Courier New" w:hAnsi="Courier New" w:cs="Courier New"/>
          <w:w w:val="75"/>
        </w:rPr>
        <w:t>$</w:t>
      </w:r>
      <w:proofErr w:type="gramStart"/>
      <w:r w:rsidRPr="003311F4">
        <w:rPr>
          <w:rFonts w:ascii="Courier New" w:hAnsi="Courier New" w:cs="Courier New"/>
          <w:w w:val="74"/>
        </w:rPr>
        <w:t>response</w:t>
      </w:r>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exec</w:t>
      </w:r>
      <w:proofErr w:type="spellEnd"/>
      <w:r w:rsidRPr="003311F4">
        <w:rPr>
          <w:rFonts w:ascii="Courier New" w:hAnsi="Courier New" w:cs="Courier New"/>
          <w:w w:val="152"/>
        </w:rPr>
        <w:t>(</w:t>
      </w:r>
      <w:r w:rsidRPr="003311F4">
        <w:rPr>
          <w:rFonts w:ascii="Courier New" w:hAnsi="Courier New" w:cs="Courier New"/>
          <w:w w:val="75"/>
        </w:rPr>
        <w:t>$</w:t>
      </w:r>
      <w:r w:rsidRPr="003311F4">
        <w:rPr>
          <w:rFonts w:ascii="Courier New" w:hAnsi="Courier New" w:cs="Courier New"/>
          <w:w w:val="74"/>
        </w:rPr>
        <w:t>c</w:t>
      </w:r>
      <w:r w:rsidRPr="003311F4">
        <w:rPr>
          <w:rFonts w:ascii="Courier New" w:hAnsi="Courier New" w:cs="Courier New"/>
          <w:w w:val="91"/>
        </w:rPr>
        <w:t>url);</w:t>
      </w:r>
    </w:p>
    <w:p w14:paraId="2AAA4546" w14:textId="77777777" w:rsidR="00B034CC" w:rsidRPr="003311F4" w:rsidRDefault="00B034CC" w:rsidP="00B034CC">
      <w:pPr>
        <w:pStyle w:val="BodyText"/>
        <w:spacing w:line="227" w:lineRule="exact"/>
        <w:ind w:left="820"/>
        <w:rPr>
          <w:rFonts w:ascii="Courier New" w:hAnsi="Courier New" w:cs="Courier New"/>
        </w:rPr>
      </w:pPr>
      <w:r w:rsidRPr="003311F4">
        <w:rPr>
          <w:rFonts w:ascii="Courier New" w:hAnsi="Courier New" w:cs="Courier New"/>
          <w:w w:val="85"/>
        </w:rPr>
        <w:t xml:space="preserve">$err = </w:t>
      </w:r>
      <w:proofErr w:type="spellStart"/>
      <w:r w:rsidRPr="003311F4">
        <w:rPr>
          <w:rFonts w:ascii="Courier New" w:hAnsi="Courier New" w:cs="Courier New"/>
          <w:w w:val="85"/>
        </w:rPr>
        <w:t>curl_error</w:t>
      </w:r>
      <w:proofErr w:type="spellEnd"/>
      <w:r w:rsidRPr="003311F4">
        <w:rPr>
          <w:rFonts w:ascii="Courier New" w:hAnsi="Courier New" w:cs="Courier New"/>
          <w:w w:val="85"/>
        </w:rPr>
        <w:t>($curl);</w:t>
      </w:r>
    </w:p>
    <w:p w14:paraId="61304F17" w14:textId="77777777" w:rsidR="00B034CC" w:rsidRPr="003311F4" w:rsidRDefault="00B034CC" w:rsidP="00B034CC">
      <w:pPr>
        <w:pStyle w:val="BodyText"/>
        <w:spacing w:line="434" w:lineRule="auto"/>
        <w:ind w:left="820" w:right="3831"/>
        <w:rPr>
          <w:rFonts w:ascii="Courier New" w:hAnsi="Courier New" w:cs="Courier New"/>
        </w:rPr>
      </w:pPr>
      <w:r w:rsidRPr="003311F4">
        <w:rPr>
          <w:rFonts w:ascii="Courier New" w:hAnsi="Courier New" w:cs="Courier New"/>
          <w:w w:val="75"/>
        </w:rPr>
        <w:t>$</w:t>
      </w:r>
      <w:proofErr w:type="spellStart"/>
      <w:r w:rsidRPr="003311F4">
        <w:rPr>
          <w:rFonts w:ascii="Courier New" w:hAnsi="Courier New" w:cs="Courier New"/>
          <w:w w:val="74"/>
        </w:rPr>
        <w:t>http</w:t>
      </w:r>
      <w:r w:rsidRPr="003311F4">
        <w:rPr>
          <w:rFonts w:ascii="Courier New" w:hAnsi="Courier New" w:cs="Courier New"/>
          <w:w w:val="70"/>
        </w:rPr>
        <w:t>_</w:t>
      </w:r>
      <w:proofErr w:type="gramStart"/>
      <w:r w:rsidRPr="003311F4">
        <w:rPr>
          <w:rFonts w:ascii="Courier New" w:hAnsi="Courier New" w:cs="Courier New"/>
          <w:w w:val="74"/>
        </w:rPr>
        <w:t>status</w:t>
      </w:r>
      <w:proofErr w:type="spellEnd"/>
      <w:r w:rsidRPr="003311F4">
        <w:rPr>
          <w:rFonts w:ascii="Courier New" w:hAnsi="Courier New" w:cs="Courier New"/>
        </w:rPr>
        <w:t xml:space="preserve">  </w:t>
      </w:r>
      <w:r w:rsidRPr="003311F4">
        <w:rPr>
          <w:rFonts w:ascii="Courier New" w:hAnsi="Courier New" w:cs="Courier New"/>
          <w:w w:val="72"/>
        </w:rPr>
        <w:t>=</w:t>
      </w:r>
      <w:proofErr w:type="gramEnd"/>
      <w:r w:rsidRPr="003311F4">
        <w:rPr>
          <w:rFonts w:ascii="Courier New" w:hAnsi="Courier New" w:cs="Courier New"/>
        </w:rPr>
        <w:t xml:space="preserve">  </w:t>
      </w:r>
      <w:proofErr w:type="spellStart"/>
      <w:r w:rsidRPr="003311F4">
        <w:rPr>
          <w:rFonts w:ascii="Courier New" w:hAnsi="Courier New" w:cs="Courier New"/>
          <w:w w:val="74"/>
        </w:rPr>
        <w:t>c</w:t>
      </w:r>
      <w:r w:rsidRPr="003311F4">
        <w:rPr>
          <w:rFonts w:ascii="Courier New" w:hAnsi="Courier New" w:cs="Courier New"/>
          <w:w w:val="73"/>
        </w:rPr>
        <w:t>url_</w:t>
      </w:r>
      <w:r w:rsidRPr="003311F4">
        <w:rPr>
          <w:rFonts w:ascii="Courier New" w:hAnsi="Courier New" w:cs="Courier New"/>
          <w:w w:val="74"/>
        </w:rPr>
        <w:t>ge</w:t>
      </w:r>
      <w:r w:rsidRPr="003311F4">
        <w:rPr>
          <w:rFonts w:ascii="Courier New" w:hAnsi="Courier New" w:cs="Courier New"/>
          <w:w w:val="86"/>
        </w:rPr>
        <w:t>tinfo</w:t>
      </w:r>
      <w:proofErr w:type="spellEnd"/>
      <w:r w:rsidRPr="003311F4">
        <w:rPr>
          <w:rFonts w:ascii="Courier New" w:hAnsi="Courier New" w:cs="Courier New"/>
          <w:w w:val="86"/>
        </w:rPr>
        <w:t>(</w:t>
      </w:r>
      <w:r w:rsidRPr="003311F4">
        <w:rPr>
          <w:rFonts w:ascii="Courier New" w:hAnsi="Courier New" w:cs="Courier New"/>
          <w:w w:val="75"/>
        </w:rPr>
        <w:t>$</w:t>
      </w:r>
      <w:r w:rsidRPr="003311F4">
        <w:rPr>
          <w:rFonts w:ascii="Courier New" w:hAnsi="Courier New" w:cs="Courier New"/>
          <w:w w:val="74"/>
        </w:rPr>
        <w:t>http</w:t>
      </w:r>
      <w:r w:rsidRPr="003311F4">
        <w:rPr>
          <w:rFonts w:ascii="Courier New" w:hAnsi="Courier New" w:cs="Courier New"/>
          <w:w w:val="86"/>
        </w:rPr>
        <w:t>,</w:t>
      </w:r>
      <w:r w:rsidRPr="003311F4">
        <w:rPr>
          <w:rFonts w:ascii="Courier New" w:hAnsi="Courier New" w:cs="Courier New"/>
        </w:rPr>
        <w:t xml:space="preserve">  </w:t>
      </w:r>
      <w:r w:rsidRPr="003311F4">
        <w:rPr>
          <w:rFonts w:ascii="Courier New" w:hAnsi="Courier New" w:cs="Courier New"/>
          <w:w w:val="76"/>
        </w:rPr>
        <w:t>CURLINFO</w:t>
      </w:r>
      <w:r w:rsidRPr="003311F4">
        <w:rPr>
          <w:rFonts w:ascii="Courier New" w:hAnsi="Courier New" w:cs="Courier New"/>
          <w:w w:val="70"/>
        </w:rPr>
        <w:t>_</w:t>
      </w:r>
      <w:r w:rsidRPr="003311F4">
        <w:rPr>
          <w:rFonts w:ascii="Courier New" w:hAnsi="Courier New" w:cs="Courier New"/>
          <w:w w:val="76"/>
        </w:rPr>
        <w:t>HTTP</w:t>
      </w:r>
      <w:r w:rsidRPr="003311F4">
        <w:rPr>
          <w:rFonts w:ascii="Courier New" w:hAnsi="Courier New" w:cs="Courier New"/>
          <w:w w:val="70"/>
        </w:rPr>
        <w:t>_</w:t>
      </w:r>
      <w:r w:rsidRPr="003311F4">
        <w:rPr>
          <w:rFonts w:ascii="Courier New" w:hAnsi="Courier New" w:cs="Courier New"/>
          <w:w w:val="76"/>
        </w:rPr>
        <w:t>CODE</w:t>
      </w:r>
      <w:r w:rsidRPr="003311F4">
        <w:rPr>
          <w:rFonts w:ascii="Courier New" w:hAnsi="Courier New" w:cs="Courier New"/>
          <w:w w:val="152"/>
        </w:rPr>
        <w:t>)</w:t>
      </w:r>
      <w:r w:rsidRPr="003311F4">
        <w:rPr>
          <w:rFonts w:ascii="Courier New" w:hAnsi="Courier New" w:cs="Courier New"/>
          <w:w w:val="86"/>
        </w:rPr>
        <w:t xml:space="preserve">; </w:t>
      </w:r>
      <w:proofErr w:type="spellStart"/>
      <w:r w:rsidRPr="003311F4">
        <w:rPr>
          <w:rFonts w:ascii="Courier New" w:hAnsi="Courier New" w:cs="Courier New"/>
          <w:w w:val="90"/>
        </w:rPr>
        <w:t>curl_close</w:t>
      </w:r>
      <w:proofErr w:type="spellEnd"/>
      <w:r w:rsidRPr="003311F4">
        <w:rPr>
          <w:rFonts w:ascii="Courier New" w:hAnsi="Courier New" w:cs="Courier New"/>
          <w:w w:val="90"/>
        </w:rPr>
        <w:t>($curl);</w:t>
      </w:r>
    </w:p>
    <w:p w14:paraId="15571C32" w14:textId="77777777" w:rsidR="00B034CC" w:rsidRPr="003311F4" w:rsidRDefault="00B034CC" w:rsidP="00B034CC">
      <w:pPr>
        <w:pStyle w:val="BodyText"/>
        <w:spacing w:before="11" w:line="237" w:lineRule="exact"/>
        <w:ind w:left="820"/>
        <w:rPr>
          <w:rFonts w:ascii="Courier New" w:hAnsi="Courier New" w:cs="Courier New"/>
        </w:rPr>
      </w:pPr>
      <w:proofErr w:type="gramStart"/>
      <w:r w:rsidRPr="003311F4">
        <w:rPr>
          <w:rFonts w:ascii="Courier New" w:hAnsi="Courier New" w:cs="Courier New"/>
          <w:w w:val="74"/>
        </w:rPr>
        <w:t>if</w:t>
      </w:r>
      <w:r w:rsidRPr="003311F4">
        <w:rPr>
          <w:rFonts w:ascii="Courier New" w:hAnsi="Courier New" w:cs="Courier New"/>
        </w:rPr>
        <w:t xml:space="preserve">  </w:t>
      </w:r>
      <w:r w:rsidRPr="003311F4">
        <w:rPr>
          <w:rFonts w:ascii="Courier New" w:hAnsi="Courier New" w:cs="Courier New"/>
          <w:w w:val="152"/>
        </w:rPr>
        <w:t>(</w:t>
      </w:r>
      <w:proofErr w:type="gramEnd"/>
      <w:r w:rsidRPr="003311F4">
        <w:rPr>
          <w:rFonts w:ascii="Courier New" w:hAnsi="Courier New" w:cs="Courier New"/>
          <w:w w:val="75"/>
        </w:rPr>
        <w:t>$</w:t>
      </w:r>
      <w:r w:rsidRPr="003311F4">
        <w:rPr>
          <w:rFonts w:ascii="Courier New" w:hAnsi="Courier New" w:cs="Courier New"/>
          <w:w w:val="91"/>
        </w:rPr>
        <w:t>err)</w:t>
      </w:r>
      <w:r w:rsidRPr="003311F4">
        <w:rPr>
          <w:rFonts w:ascii="Courier New" w:hAnsi="Courier New" w:cs="Courier New"/>
        </w:rPr>
        <w:t xml:space="preserve">  </w:t>
      </w:r>
      <w:r w:rsidRPr="003311F4">
        <w:rPr>
          <w:rFonts w:ascii="Courier New" w:hAnsi="Courier New" w:cs="Courier New"/>
          <w:w w:val="79"/>
        </w:rPr>
        <w:t>{</w:t>
      </w:r>
    </w:p>
    <w:p w14:paraId="49E160C9" w14:textId="77777777" w:rsidR="00B034CC" w:rsidRPr="003311F4" w:rsidRDefault="00B034CC" w:rsidP="00B034CC">
      <w:pPr>
        <w:pStyle w:val="BodyText"/>
        <w:spacing w:line="226" w:lineRule="exact"/>
        <w:ind w:left="1012"/>
        <w:rPr>
          <w:rFonts w:ascii="Courier New" w:hAnsi="Courier New" w:cs="Courier New"/>
        </w:rPr>
      </w:pPr>
      <w:r w:rsidRPr="003311F4">
        <w:rPr>
          <w:rFonts w:ascii="Courier New" w:hAnsi="Courier New" w:cs="Courier New"/>
          <w:w w:val="90"/>
        </w:rPr>
        <w:t>echo "</w:t>
      </w:r>
      <w:proofErr w:type="spellStart"/>
      <w:r w:rsidRPr="003311F4">
        <w:rPr>
          <w:rFonts w:ascii="Courier New" w:hAnsi="Courier New" w:cs="Courier New"/>
          <w:w w:val="90"/>
        </w:rPr>
        <w:t>cURL</w:t>
      </w:r>
      <w:proofErr w:type="spellEnd"/>
      <w:r w:rsidRPr="003311F4">
        <w:rPr>
          <w:rFonts w:ascii="Courier New" w:hAnsi="Courier New" w:cs="Courier New"/>
          <w:w w:val="90"/>
        </w:rPr>
        <w:t xml:space="preserve"> Error #:</w:t>
      </w:r>
      <w:proofErr w:type="gramStart"/>
      <w:r w:rsidRPr="003311F4">
        <w:rPr>
          <w:rFonts w:ascii="Courier New" w:hAnsi="Courier New" w:cs="Courier New"/>
          <w:w w:val="90"/>
        </w:rPr>
        <w:t>" .</w:t>
      </w:r>
      <w:proofErr w:type="gramEnd"/>
      <w:r w:rsidRPr="003311F4">
        <w:rPr>
          <w:rFonts w:ascii="Courier New" w:hAnsi="Courier New" w:cs="Courier New"/>
          <w:w w:val="90"/>
        </w:rPr>
        <w:t xml:space="preserve"> $err;</w:t>
      </w:r>
    </w:p>
    <w:p w14:paraId="664AE8D1" w14:textId="77777777" w:rsidR="00B034CC" w:rsidRPr="003311F4" w:rsidRDefault="00B034CC" w:rsidP="00B034CC">
      <w:pPr>
        <w:pStyle w:val="BodyText"/>
        <w:spacing w:line="226" w:lineRule="exact"/>
        <w:ind w:left="820"/>
        <w:rPr>
          <w:rFonts w:ascii="Courier New" w:hAnsi="Courier New" w:cs="Courier New"/>
        </w:rPr>
      </w:pPr>
      <w:r w:rsidRPr="003311F4">
        <w:rPr>
          <w:rFonts w:ascii="Courier New" w:hAnsi="Courier New" w:cs="Courier New"/>
          <w:w w:val="90"/>
        </w:rPr>
        <w:t>} else {</w:t>
      </w:r>
    </w:p>
    <w:p w14:paraId="62D2860C" w14:textId="77777777" w:rsidR="00B034CC" w:rsidRPr="003311F4" w:rsidRDefault="00B034CC" w:rsidP="00B034CC">
      <w:pPr>
        <w:pStyle w:val="BodyText"/>
        <w:spacing w:line="229" w:lineRule="exact"/>
        <w:ind w:left="1012"/>
        <w:rPr>
          <w:rFonts w:ascii="Courier New" w:hAnsi="Courier New" w:cs="Courier New"/>
        </w:rPr>
      </w:pPr>
      <w:proofErr w:type="gramStart"/>
      <w:r w:rsidRPr="003311F4">
        <w:rPr>
          <w:rFonts w:ascii="Courier New" w:hAnsi="Courier New" w:cs="Courier New"/>
          <w:w w:val="75"/>
        </w:rPr>
        <w:t>echo  $</w:t>
      </w:r>
      <w:proofErr w:type="gramEnd"/>
      <w:r w:rsidRPr="003311F4">
        <w:rPr>
          <w:rFonts w:ascii="Courier New" w:hAnsi="Courier New" w:cs="Courier New"/>
          <w:w w:val="75"/>
        </w:rPr>
        <w:t>response;</w:t>
      </w:r>
    </w:p>
    <w:p w14:paraId="416D5852" w14:textId="77777777" w:rsidR="00B034CC" w:rsidRPr="003311F4" w:rsidRDefault="00B034CC" w:rsidP="00B034CC">
      <w:pPr>
        <w:pStyle w:val="BodyText"/>
        <w:spacing w:line="236" w:lineRule="exact"/>
        <w:ind w:left="820"/>
        <w:rPr>
          <w:rFonts w:ascii="Courier New" w:hAnsi="Courier New" w:cs="Courier New"/>
        </w:rPr>
      </w:pPr>
      <w:r w:rsidRPr="003311F4">
        <w:rPr>
          <w:rFonts w:ascii="Courier New" w:hAnsi="Courier New" w:cs="Courier New"/>
          <w:w w:val="79"/>
        </w:rPr>
        <w:t>}</w:t>
      </w:r>
    </w:p>
    <w:p w14:paraId="1AE21317" w14:textId="77777777" w:rsidR="00B034CC" w:rsidRPr="00531838" w:rsidRDefault="00B034CC" w:rsidP="00B034CC">
      <w:pPr>
        <w:pStyle w:val="BodyText"/>
        <w:ind w:left="0"/>
        <w:rPr>
          <w:rFonts w:asciiTheme="minorHAnsi" w:hAnsiTheme="minorHAnsi" w:cstheme="minorHAnsi"/>
        </w:rPr>
      </w:pPr>
    </w:p>
    <w:p w14:paraId="6E030FE7" w14:textId="77777777" w:rsidR="00B034CC" w:rsidRPr="003311F4" w:rsidRDefault="00B034CC" w:rsidP="00B034CC">
      <w:pPr>
        <w:pStyle w:val="BodyText"/>
        <w:ind w:left="0"/>
        <w:rPr>
          <w:rFonts w:asciiTheme="minorHAnsi" w:hAnsiTheme="minorHAnsi" w:cstheme="minorHAnsi"/>
          <w:b/>
          <w:bCs/>
        </w:rPr>
      </w:pPr>
      <w:r w:rsidRPr="003311F4">
        <w:rPr>
          <w:rFonts w:asciiTheme="minorHAnsi" w:hAnsiTheme="minorHAnsi" w:cstheme="minorHAnsi"/>
          <w:b/>
          <w:bCs/>
        </w:rPr>
        <w:t xml:space="preserve">GET using </w:t>
      </w:r>
      <w:proofErr w:type="spellStart"/>
      <w:r w:rsidRPr="003311F4">
        <w:rPr>
          <w:rFonts w:asciiTheme="minorHAnsi" w:hAnsiTheme="minorHAnsi" w:cstheme="minorHAnsi"/>
          <w:b/>
          <w:bCs/>
        </w:rPr>
        <w:t>cURL</w:t>
      </w:r>
      <w:proofErr w:type="spellEnd"/>
      <w:r w:rsidRPr="003311F4">
        <w:rPr>
          <w:rFonts w:asciiTheme="minorHAnsi" w:hAnsiTheme="minorHAnsi" w:cstheme="minorHAnsi"/>
          <w:b/>
          <w:bCs/>
        </w:rPr>
        <w:t xml:space="preserve"> CLI Example</w:t>
      </w:r>
      <w:r>
        <w:rPr>
          <w:rFonts w:asciiTheme="minorHAnsi" w:hAnsiTheme="minorHAnsi" w:cstheme="minorHAnsi"/>
          <w:b/>
          <w:bCs/>
        </w:rPr>
        <w:t>:</w:t>
      </w:r>
    </w:p>
    <w:p w14:paraId="0685F3C1" w14:textId="77777777" w:rsidR="00B034CC" w:rsidRPr="00531838" w:rsidRDefault="00B034CC" w:rsidP="00B034CC">
      <w:pPr>
        <w:pStyle w:val="BodyText"/>
        <w:ind w:left="0"/>
        <w:rPr>
          <w:rFonts w:asciiTheme="minorHAnsi" w:hAnsiTheme="minorHAnsi" w:cstheme="minorHAnsi"/>
        </w:rPr>
      </w:pPr>
    </w:p>
    <w:p w14:paraId="5BE4D6B4" w14:textId="77777777" w:rsidR="00B034CC" w:rsidRPr="003311F4" w:rsidRDefault="00B034CC" w:rsidP="00B034CC">
      <w:pPr>
        <w:pStyle w:val="BodyText"/>
        <w:spacing w:before="187" w:line="238" w:lineRule="exact"/>
        <w:rPr>
          <w:rFonts w:ascii="Courier New" w:hAnsi="Courier New" w:cs="Courier New"/>
        </w:rPr>
      </w:pPr>
      <w:r w:rsidRPr="003311F4">
        <w:rPr>
          <w:rFonts w:ascii="Courier New" w:hAnsi="Courier New" w:cs="Courier New"/>
        </w:rPr>
        <w:t xml:space="preserve">curl -X GET </w:t>
      </w:r>
      <w:r w:rsidRPr="003311F4">
        <w:rPr>
          <w:rFonts w:ascii="Courier New" w:hAnsi="Courier New" w:cs="Courier New"/>
          <w:w w:val="115"/>
        </w:rPr>
        <w:t>\</w:t>
      </w:r>
    </w:p>
    <w:p w14:paraId="750D9BF1" w14:textId="77777777" w:rsidR="00B034CC" w:rsidRPr="003311F4" w:rsidRDefault="00B034CC" w:rsidP="00B034CC">
      <w:pPr>
        <w:pStyle w:val="BodyText"/>
        <w:spacing w:line="226" w:lineRule="exact"/>
        <w:ind w:left="292"/>
        <w:rPr>
          <w:rFonts w:ascii="Courier New" w:hAnsi="Courier New" w:cs="Courier New"/>
        </w:rPr>
      </w:pPr>
      <w:r w:rsidRPr="003311F4">
        <w:rPr>
          <w:rFonts w:ascii="Courier New" w:hAnsi="Courier New" w:cs="Courier New"/>
          <w:w w:val="80"/>
        </w:rPr>
        <w:t>'https://api.sandbox.ecrimex.net/phish?url_exact=https://refunssd-authorised.getrefundnikestore.com/signin/'    \</w:t>
      </w:r>
    </w:p>
    <w:p w14:paraId="2624639D" w14:textId="77777777" w:rsidR="00B034CC" w:rsidRPr="003311F4" w:rsidRDefault="00B034CC" w:rsidP="00B034CC">
      <w:pPr>
        <w:pStyle w:val="BodyText"/>
        <w:spacing w:line="237" w:lineRule="exact"/>
        <w:ind w:left="292"/>
        <w:rPr>
          <w:rFonts w:ascii="Courier New" w:hAnsi="Courier New" w:cs="Courier New"/>
        </w:rPr>
      </w:pPr>
      <w:r w:rsidRPr="003311F4">
        <w:rPr>
          <w:rFonts w:ascii="Courier New" w:hAnsi="Courier New" w:cs="Courier New"/>
          <w:w w:val="85"/>
        </w:rPr>
        <w:t xml:space="preserve">-H 'Authorization: </w:t>
      </w:r>
      <w:r w:rsidRPr="003311F4">
        <w:rPr>
          <w:rFonts w:ascii="Courier New" w:hAnsi="Courier New" w:cs="Courier New"/>
          <w:w w:val="85"/>
          <w:u w:val="single"/>
        </w:rPr>
        <w:t>&lt;your eCX API Token Key goes here&gt;</w:t>
      </w:r>
      <w:r w:rsidRPr="003311F4">
        <w:rPr>
          <w:rFonts w:ascii="Courier New" w:hAnsi="Courier New" w:cs="Courier New"/>
          <w:w w:val="85"/>
        </w:rPr>
        <w:t>\</w:t>
      </w:r>
    </w:p>
    <w:p w14:paraId="5D0E49A3" w14:textId="77777777" w:rsidR="00B034CC" w:rsidRDefault="00B034CC" w:rsidP="00B034CC">
      <w:pPr>
        <w:spacing w:line="237" w:lineRule="exact"/>
        <w:rPr>
          <w:rFonts w:asciiTheme="minorHAnsi" w:hAnsiTheme="minorHAnsi" w:cstheme="minorHAnsi"/>
        </w:rPr>
      </w:pPr>
    </w:p>
    <w:p w14:paraId="082BD69F" w14:textId="77777777" w:rsidR="00B034CC" w:rsidRDefault="00B034CC" w:rsidP="00B034CC">
      <w:pPr>
        <w:spacing w:line="237" w:lineRule="exact"/>
        <w:rPr>
          <w:rFonts w:asciiTheme="minorHAnsi" w:hAnsiTheme="minorHAnsi" w:cstheme="minorHAnsi"/>
        </w:rPr>
      </w:pPr>
    </w:p>
    <w:p w14:paraId="14D55487" w14:textId="77777777" w:rsidR="00B034CC" w:rsidRPr="003311F4" w:rsidRDefault="00B034CC" w:rsidP="00B034CC">
      <w:pPr>
        <w:spacing w:line="237" w:lineRule="exact"/>
        <w:rPr>
          <w:rFonts w:asciiTheme="minorHAnsi" w:hAnsiTheme="minorHAnsi" w:cstheme="minorHAnsi"/>
          <w:b/>
          <w:bCs/>
        </w:rPr>
      </w:pPr>
      <w:r w:rsidRPr="003311F4">
        <w:rPr>
          <w:rFonts w:asciiTheme="minorHAnsi" w:hAnsiTheme="minorHAnsi" w:cstheme="minorHAnsi"/>
          <w:b/>
          <w:bCs/>
        </w:rPr>
        <w:t>GET Using Postman Example:</w:t>
      </w:r>
    </w:p>
    <w:p w14:paraId="57186C73" w14:textId="77777777" w:rsidR="00B034CC" w:rsidRDefault="00B034CC" w:rsidP="00B034CC">
      <w:pPr>
        <w:spacing w:line="237" w:lineRule="exact"/>
        <w:rPr>
          <w:rFonts w:asciiTheme="minorHAnsi" w:hAnsiTheme="minorHAnsi" w:cstheme="minorHAnsi"/>
        </w:rPr>
      </w:pPr>
      <w:r w:rsidRPr="00531838">
        <w:rPr>
          <w:rFonts w:asciiTheme="minorHAnsi" w:hAnsiTheme="minorHAnsi" w:cstheme="minorHAnsi"/>
          <w:noProof/>
        </w:rPr>
        <w:drawing>
          <wp:anchor distT="0" distB="0" distL="0" distR="0" simplePos="0" relativeHeight="251669504" behindDoc="0" locked="0" layoutInCell="1" allowOverlap="1" wp14:anchorId="746BAB57" wp14:editId="61991DF1">
            <wp:simplePos x="0" y="0"/>
            <wp:positionH relativeFrom="page">
              <wp:posOffset>850900</wp:posOffset>
            </wp:positionH>
            <wp:positionV relativeFrom="paragraph">
              <wp:posOffset>152400</wp:posOffset>
            </wp:positionV>
            <wp:extent cx="5885051" cy="1263777"/>
            <wp:effectExtent l="0" t="0" r="0" b="0"/>
            <wp:wrapTopAndBottom/>
            <wp:docPr id="388"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34" cstate="print"/>
                    <a:stretch>
                      <a:fillRect/>
                    </a:stretch>
                  </pic:blipFill>
                  <pic:spPr>
                    <a:xfrm>
                      <a:off x="0" y="0"/>
                      <a:ext cx="5885051" cy="1263777"/>
                    </a:xfrm>
                    <a:prstGeom prst="rect">
                      <a:avLst/>
                    </a:prstGeom>
                  </pic:spPr>
                </pic:pic>
              </a:graphicData>
            </a:graphic>
          </wp:anchor>
        </w:drawing>
      </w:r>
    </w:p>
    <w:p w14:paraId="5F055476" w14:textId="77777777" w:rsidR="00B034CC" w:rsidRDefault="00B034CC" w:rsidP="00B034CC">
      <w:pPr>
        <w:pStyle w:val="BodyText"/>
        <w:spacing w:line="237" w:lineRule="exact"/>
        <w:ind w:left="484"/>
        <w:rPr>
          <w:rFonts w:asciiTheme="minorHAnsi" w:hAnsiTheme="minorHAnsi" w:cstheme="minorHAnsi"/>
          <w:w w:val="79"/>
        </w:rPr>
      </w:pPr>
    </w:p>
    <w:p w14:paraId="6A862727" w14:textId="77777777" w:rsidR="00B034CC" w:rsidRDefault="00B034CC" w:rsidP="00B034CC">
      <w:pPr>
        <w:pStyle w:val="BodyText"/>
        <w:spacing w:line="237" w:lineRule="exact"/>
        <w:ind w:left="484"/>
        <w:rPr>
          <w:rFonts w:asciiTheme="minorHAnsi" w:hAnsiTheme="minorHAnsi" w:cstheme="minorHAnsi"/>
          <w:w w:val="79"/>
        </w:rPr>
      </w:pPr>
    </w:p>
    <w:p w14:paraId="3798FFC6" w14:textId="77777777" w:rsidR="00B034CC" w:rsidRDefault="00B034CC" w:rsidP="00B034CC">
      <w:pPr>
        <w:pStyle w:val="BodyText"/>
        <w:spacing w:line="237" w:lineRule="exact"/>
        <w:ind w:left="484"/>
        <w:rPr>
          <w:rFonts w:asciiTheme="minorHAnsi" w:hAnsiTheme="minorHAnsi" w:cstheme="minorHAnsi"/>
          <w:w w:val="79"/>
        </w:rPr>
      </w:pPr>
    </w:p>
    <w:p w14:paraId="03992B65" w14:textId="77777777" w:rsidR="00B034CC" w:rsidRDefault="00B034CC" w:rsidP="00B034CC">
      <w:pPr>
        <w:pStyle w:val="BodyText"/>
        <w:spacing w:line="237" w:lineRule="exact"/>
        <w:ind w:left="484"/>
        <w:rPr>
          <w:rFonts w:asciiTheme="minorHAnsi" w:hAnsiTheme="minorHAnsi" w:cstheme="minorHAnsi"/>
          <w:w w:val="79"/>
        </w:rPr>
      </w:pPr>
    </w:p>
    <w:p w14:paraId="26227AB7" w14:textId="77777777" w:rsidR="00B034CC" w:rsidRDefault="00B034CC" w:rsidP="00B034CC">
      <w:pPr>
        <w:pStyle w:val="BodyText"/>
        <w:spacing w:line="237" w:lineRule="exact"/>
        <w:ind w:left="484"/>
        <w:rPr>
          <w:rFonts w:asciiTheme="minorHAnsi" w:hAnsiTheme="minorHAnsi" w:cstheme="minorHAnsi"/>
          <w:w w:val="79"/>
        </w:rPr>
      </w:pPr>
    </w:p>
    <w:p w14:paraId="13CA7ABA" w14:textId="77777777" w:rsidR="00B034CC" w:rsidRDefault="00B034CC" w:rsidP="00B034CC">
      <w:pPr>
        <w:pStyle w:val="BodyText"/>
        <w:spacing w:line="237" w:lineRule="exact"/>
        <w:ind w:left="484"/>
        <w:rPr>
          <w:rFonts w:asciiTheme="minorHAnsi" w:hAnsiTheme="minorHAnsi" w:cstheme="minorHAnsi"/>
          <w:w w:val="79"/>
        </w:rPr>
      </w:pPr>
    </w:p>
    <w:p w14:paraId="59D2E68B" w14:textId="77777777" w:rsidR="00B034CC" w:rsidRDefault="00B034CC" w:rsidP="00B034CC">
      <w:pPr>
        <w:rPr>
          <w:rFonts w:asciiTheme="minorHAnsi" w:hAnsiTheme="minorHAnsi" w:cstheme="minorHAnsi"/>
          <w:w w:val="79"/>
        </w:rPr>
      </w:pPr>
      <w:r>
        <w:rPr>
          <w:rFonts w:asciiTheme="minorHAnsi" w:hAnsiTheme="minorHAnsi" w:cstheme="minorHAnsi"/>
          <w:w w:val="79"/>
        </w:rPr>
        <w:br w:type="page"/>
      </w:r>
    </w:p>
    <w:p w14:paraId="0AE34C73" w14:textId="77777777" w:rsidR="00B034CC" w:rsidRPr="003311F4" w:rsidRDefault="00B034CC" w:rsidP="00B034CC">
      <w:pPr>
        <w:pStyle w:val="Heading1"/>
        <w:rPr>
          <w:w w:val="90"/>
        </w:rPr>
      </w:pPr>
      <w:bookmarkStart w:id="540" w:name="_Toc82181970"/>
      <w:r>
        <w:rPr>
          <w:w w:val="90"/>
        </w:rPr>
        <w:lastRenderedPageBreak/>
        <w:t>Cryptocurrency Module</w:t>
      </w:r>
      <w:bookmarkEnd w:id="540"/>
    </w:p>
    <w:p w14:paraId="4CF8851C" w14:textId="77777777" w:rsidR="00B034CC" w:rsidRDefault="00B034CC" w:rsidP="00B034CC">
      <w:pPr>
        <w:rPr>
          <w:rFonts w:asciiTheme="minorHAnsi" w:hAnsiTheme="minorHAnsi" w:cstheme="minorHAnsi"/>
        </w:rPr>
      </w:pPr>
    </w:p>
    <w:p w14:paraId="751758E3" w14:textId="50F1603A" w:rsidR="00B034CC" w:rsidRPr="0009166A" w:rsidRDefault="00B034CC" w:rsidP="00B034CC">
      <w:pPr>
        <w:rPr>
          <w:rFonts w:asciiTheme="minorHAnsi" w:hAnsiTheme="minorHAnsi" w:cstheme="minorHAnsi"/>
        </w:rPr>
      </w:pPr>
      <w:r w:rsidRPr="0009166A">
        <w:rPr>
          <w:rFonts w:asciiTheme="minorHAnsi" w:hAnsiTheme="minorHAnsi" w:cstheme="minorHAnsi"/>
        </w:rPr>
        <w:t>The Cryptocurrency module</w:t>
      </w:r>
      <w:r w:rsidR="00CD7388" w:rsidRPr="0009166A">
        <w:rPr>
          <w:rFonts w:asciiTheme="minorHAnsi" w:hAnsiTheme="minorHAnsi" w:cstheme="minorHAnsi"/>
        </w:rPr>
        <w:t>’s</w:t>
      </w:r>
      <w:r w:rsidRPr="0009166A">
        <w:rPr>
          <w:rFonts w:asciiTheme="minorHAnsi" w:hAnsiTheme="minorHAnsi" w:cstheme="minorHAnsi"/>
        </w:rPr>
        <w:t xml:space="preserve"> API endpoint is: </w:t>
      </w:r>
      <w:r w:rsidRPr="0009166A">
        <w:rPr>
          <w:rFonts w:asciiTheme="minorHAnsi" w:hAnsiTheme="minorHAnsi" w:cstheme="minorHAnsi"/>
          <w:i/>
          <w:iCs/>
        </w:rPr>
        <w:t>https://api.ecx2.ecrimex.net/crypto/entry</w:t>
      </w:r>
    </w:p>
    <w:p w14:paraId="1BB9F4E1" w14:textId="77777777" w:rsidR="00B034CC" w:rsidRPr="0009166A" w:rsidRDefault="00B034CC" w:rsidP="00B034CC">
      <w:pPr>
        <w:rPr>
          <w:rFonts w:asciiTheme="minorHAnsi" w:hAnsiTheme="minorHAnsi" w:cstheme="minorHAnsi"/>
        </w:rPr>
      </w:pPr>
    </w:p>
    <w:p w14:paraId="33D1B9BE" w14:textId="77777777" w:rsidR="00CD7388" w:rsidRDefault="00CD7388" w:rsidP="00B034CC">
      <w:pPr>
        <w:rPr>
          <w:rFonts w:asciiTheme="minorHAnsi" w:hAnsiTheme="minorHAnsi" w:cstheme="minorHAnsi"/>
        </w:rPr>
      </w:pPr>
      <w:r>
        <w:rPr>
          <w:rFonts w:asciiTheme="minorHAnsi" w:hAnsiTheme="minorHAnsi" w:cstheme="minorHAnsi"/>
        </w:rPr>
        <w:t>The Cryptocurrency Module was upgraded in August 2021.  Here are some notes about the attendant changes that all users should be aware of:</w:t>
      </w:r>
    </w:p>
    <w:p w14:paraId="244C011C" w14:textId="77777777" w:rsidR="00CD7388" w:rsidRDefault="00CD7388" w:rsidP="00B034CC">
      <w:pPr>
        <w:rPr>
          <w:rFonts w:asciiTheme="minorHAnsi" w:hAnsiTheme="minorHAnsi" w:cstheme="minorHAnsi"/>
        </w:rPr>
      </w:pPr>
    </w:p>
    <w:p w14:paraId="78630960" w14:textId="51961F1A" w:rsidR="00B034CC" w:rsidRDefault="00B034CC" w:rsidP="00B034CC">
      <w:pPr>
        <w:pStyle w:val="ListParagraph"/>
        <w:numPr>
          <w:ilvl w:val="0"/>
          <w:numId w:val="5"/>
        </w:numPr>
        <w:rPr>
          <w:rFonts w:asciiTheme="minorHAnsi" w:hAnsiTheme="minorHAnsi" w:cstheme="minorHAnsi"/>
        </w:rPr>
      </w:pPr>
      <w:r>
        <w:rPr>
          <w:rFonts w:asciiTheme="minorHAnsi" w:hAnsiTheme="minorHAnsi" w:cstheme="minorHAnsi"/>
        </w:rPr>
        <w:t>You must change your Authorization header value from just your API key by prefixing “</w:t>
      </w:r>
      <w:proofErr w:type="gramStart"/>
      <w:r>
        <w:rPr>
          <w:rFonts w:asciiTheme="minorHAnsi" w:hAnsiTheme="minorHAnsi" w:cstheme="minorHAnsi"/>
        </w:rPr>
        <w:t>Bearer“ to</w:t>
      </w:r>
      <w:proofErr w:type="gramEnd"/>
      <w:r>
        <w:rPr>
          <w:rFonts w:asciiTheme="minorHAnsi" w:hAnsiTheme="minorHAnsi" w:cstheme="minorHAnsi"/>
        </w:rPr>
        <w:t xml:space="preserve"> the value.  Please note the space after Bearer.  This change is necessary because we’ve fixed the OAuth2 implementation and using a Bearer token is the proper standard.</w:t>
      </w:r>
    </w:p>
    <w:p w14:paraId="0A6B97BF" w14:textId="77777777" w:rsidR="00B034CC" w:rsidRDefault="00B034CC" w:rsidP="00B034CC">
      <w:pPr>
        <w:pStyle w:val="ListParagraph"/>
        <w:numPr>
          <w:ilvl w:val="1"/>
          <w:numId w:val="5"/>
        </w:numPr>
        <w:rPr>
          <w:rFonts w:asciiTheme="minorHAnsi" w:hAnsiTheme="minorHAnsi" w:cstheme="minorHAnsi"/>
        </w:rPr>
      </w:pPr>
      <w:r>
        <w:rPr>
          <w:rFonts w:asciiTheme="minorHAnsi" w:hAnsiTheme="minorHAnsi" w:cstheme="minorHAnsi"/>
        </w:rPr>
        <w:t>Authorization: Bearer 1234567890abcdef1234567890abcdef</w:t>
      </w:r>
    </w:p>
    <w:p w14:paraId="5CA93534" w14:textId="0553415F" w:rsidR="00B034CC" w:rsidRDefault="00B034CC" w:rsidP="00B034CC">
      <w:pPr>
        <w:pStyle w:val="ListParagraph"/>
        <w:numPr>
          <w:ilvl w:val="0"/>
          <w:numId w:val="5"/>
        </w:numPr>
        <w:rPr>
          <w:rFonts w:asciiTheme="minorHAnsi" w:hAnsiTheme="minorHAnsi" w:cstheme="minorHAnsi"/>
        </w:rPr>
      </w:pPr>
      <w:r>
        <w:rPr>
          <w:rFonts w:asciiTheme="minorHAnsi" w:hAnsiTheme="minorHAnsi" w:cstheme="minorHAnsi"/>
        </w:rPr>
        <w:t xml:space="preserve">The </w:t>
      </w:r>
      <w:r w:rsidRPr="0009166A">
        <w:rPr>
          <w:rFonts w:asciiTheme="minorHAnsi" w:hAnsiTheme="minorHAnsi" w:cstheme="minorHAnsi"/>
          <w:b/>
          <w:bCs/>
        </w:rPr>
        <w:t>Price</w:t>
      </w:r>
      <w:r>
        <w:rPr>
          <w:rFonts w:asciiTheme="minorHAnsi" w:hAnsiTheme="minorHAnsi" w:cstheme="minorHAnsi"/>
        </w:rPr>
        <w:t xml:space="preserve"> field </w:t>
      </w:r>
      <w:r w:rsidR="00CD7388">
        <w:rPr>
          <w:rFonts w:asciiTheme="minorHAnsi" w:hAnsiTheme="minorHAnsi" w:cstheme="minorHAnsi"/>
        </w:rPr>
        <w:t>was</w:t>
      </w:r>
      <w:r>
        <w:rPr>
          <w:rFonts w:asciiTheme="minorHAnsi" w:hAnsiTheme="minorHAnsi" w:cstheme="minorHAnsi"/>
        </w:rPr>
        <w:t xml:space="preserve"> changed from a string to a number.  Enter values in this field in the native value of the Crypto currency for the record.  If you want to add values in USD or EUR then please do that in the Note field, via a PATCH.</w:t>
      </w:r>
    </w:p>
    <w:p w14:paraId="626AFC48" w14:textId="2E335801" w:rsidR="00B034CC"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b/>
          <w:bCs/>
        </w:rPr>
        <w:t>Crime Category</w:t>
      </w:r>
      <w:r>
        <w:rPr>
          <w:rFonts w:asciiTheme="minorHAnsi" w:hAnsiTheme="minorHAnsi" w:cstheme="minorHAnsi"/>
        </w:rPr>
        <w:t xml:space="preserve"> is </w:t>
      </w:r>
      <w:r w:rsidR="00F33E3D">
        <w:rPr>
          <w:rFonts w:asciiTheme="minorHAnsi" w:hAnsiTheme="minorHAnsi" w:cstheme="minorHAnsi"/>
        </w:rPr>
        <w:t>an optional field to submit.  The field is now</w:t>
      </w:r>
      <w:r>
        <w:rPr>
          <w:rFonts w:asciiTheme="minorHAnsi" w:hAnsiTheme="minorHAnsi" w:cstheme="minorHAnsi"/>
        </w:rPr>
        <w:t xml:space="preserve"> limited to the following values</w:t>
      </w:r>
      <w:r w:rsidR="00F33E3D">
        <w:rPr>
          <w:rFonts w:asciiTheme="minorHAnsi" w:hAnsiTheme="minorHAnsi" w:cstheme="minorHAnsi"/>
        </w:rPr>
        <w:t xml:space="preserve">.  If your submission does not fit into one of the given </w:t>
      </w:r>
      <w:r w:rsidR="009F69FA">
        <w:rPr>
          <w:rFonts w:asciiTheme="minorHAnsi" w:hAnsiTheme="minorHAnsi" w:cstheme="minorHAnsi"/>
        </w:rPr>
        <w:t>categories</w:t>
      </w:r>
      <w:r w:rsidR="00CF30B0">
        <w:rPr>
          <w:rFonts w:asciiTheme="minorHAnsi" w:hAnsiTheme="minorHAnsi" w:cstheme="minorHAnsi"/>
        </w:rPr>
        <w:t>, please</w:t>
      </w:r>
      <w:r w:rsidR="00F33E3D">
        <w:rPr>
          <w:rFonts w:asciiTheme="minorHAnsi" w:hAnsiTheme="minorHAnsi" w:cstheme="minorHAnsi"/>
        </w:rPr>
        <w:t xml:space="preserve"> use “other”</w:t>
      </w:r>
      <w:r w:rsidR="00CF30B0">
        <w:rPr>
          <w:rFonts w:asciiTheme="minorHAnsi" w:hAnsiTheme="minorHAnsi" w:cstheme="minorHAnsi"/>
        </w:rPr>
        <w:t>.</w:t>
      </w:r>
    </w:p>
    <w:p w14:paraId="3D5D41AE" w14:textId="77777777" w:rsidR="00B034CC" w:rsidRPr="004B39DD" w:rsidRDefault="00B034CC" w:rsidP="00B034CC">
      <w:pPr>
        <w:pStyle w:val="ListParagraph"/>
        <w:numPr>
          <w:ilvl w:val="1"/>
          <w:numId w:val="5"/>
        </w:numPr>
        <w:rPr>
          <w:rFonts w:asciiTheme="minorHAnsi" w:hAnsiTheme="minorHAnsi" w:cstheme="minorHAnsi"/>
        </w:rPr>
      </w:pPr>
      <w:r>
        <w:rPr>
          <w:rFonts w:asciiTheme="minorHAnsi" w:hAnsiTheme="minorHAnsi" w:cstheme="minorHAnsi"/>
        </w:rPr>
        <w:t>(empty/null)</w:t>
      </w:r>
    </w:p>
    <w:p w14:paraId="3DAD7CCA"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blackmail</w:t>
      </w:r>
    </w:p>
    <w:p w14:paraId="43991D49"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crypto generator</w:t>
      </w:r>
    </w:p>
    <w:p w14:paraId="6405536E"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darknet market</w:t>
      </w:r>
    </w:p>
    <w:p w14:paraId="3B5EA1F7"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extortion</w:t>
      </w:r>
    </w:p>
    <w:p w14:paraId="38785600"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illicit account</w:t>
      </w:r>
    </w:p>
    <w:p w14:paraId="7B880C99"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other</w:t>
      </w:r>
    </w:p>
    <w:p w14:paraId="2D58382D"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ransomware</w:t>
      </w:r>
    </w:p>
    <w:p w14:paraId="2C6FF416" w14:textId="77777777" w:rsidR="00B034CC" w:rsidRPr="004B39DD"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scam</w:t>
      </w:r>
    </w:p>
    <w:p w14:paraId="5DF3AC62" w14:textId="77777777" w:rsidR="00B034CC" w:rsidRDefault="00B034CC" w:rsidP="00B034CC">
      <w:pPr>
        <w:pStyle w:val="ListParagraph"/>
        <w:numPr>
          <w:ilvl w:val="1"/>
          <w:numId w:val="5"/>
        </w:numPr>
        <w:rPr>
          <w:rFonts w:asciiTheme="minorHAnsi" w:hAnsiTheme="minorHAnsi" w:cstheme="minorHAnsi"/>
        </w:rPr>
      </w:pPr>
      <w:r w:rsidRPr="004B39DD">
        <w:rPr>
          <w:rFonts w:asciiTheme="minorHAnsi" w:hAnsiTheme="minorHAnsi" w:cstheme="minorHAnsi"/>
        </w:rPr>
        <w:t>tumbler</w:t>
      </w:r>
    </w:p>
    <w:p w14:paraId="682914E0" w14:textId="73B2DE84" w:rsidR="00B034CC" w:rsidRPr="003311F4" w:rsidRDefault="009F69FA" w:rsidP="00B034CC">
      <w:pPr>
        <w:pStyle w:val="ListParagraph"/>
        <w:numPr>
          <w:ilvl w:val="0"/>
          <w:numId w:val="5"/>
        </w:numPr>
        <w:rPr>
          <w:rFonts w:asciiTheme="minorHAnsi" w:hAnsiTheme="minorHAnsi" w:cstheme="minorHAnsi"/>
        </w:rPr>
      </w:pPr>
      <w:r w:rsidRPr="0009166A">
        <w:rPr>
          <w:rFonts w:asciiTheme="minorHAnsi" w:hAnsiTheme="minorHAnsi" w:cstheme="minorHAnsi"/>
        </w:rPr>
        <w:t>The same</w:t>
      </w:r>
      <w:r>
        <w:rPr>
          <w:rFonts w:asciiTheme="minorHAnsi" w:hAnsiTheme="minorHAnsi" w:cstheme="minorHAnsi"/>
          <w:b/>
          <w:bCs/>
        </w:rPr>
        <w:t xml:space="preserve"> </w:t>
      </w:r>
      <w:r w:rsidR="00B034CC" w:rsidRPr="0009166A">
        <w:rPr>
          <w:rFonts w:asciiTheme="minorHAnsi" w:hAnsiTheme="minorHAnsi" w:cstheme="minorHAnsi"/>
          <w:b/>
          <w:bCs/>
        </w:rPr>
        <w:t>Address</w:t>
      </w:r>
      <w:r w:rsidR="00B034CC">
        <w:rPr>
          <w:rFonts w:asciiTheme="minorHAnsi" w:hAnsiTheme="minorHAnsi" w:cstheme="minorHAnsi"/>
        </w:rPr>
        <w:t xml:space="preserve"> can be used multiple times across entries</w:t>
      </w:r>
      <w:r>
        <w:rPr>
          <w:rFonts w:asciiTheme="minorHAnsi" w:hAnsiTheme="minorHAnsi" w:cstheme="minorHAnsi"/>
        </w:rPr>
        <w:t xml:space="preserve"> (records)</w:t>
      </w:r>
      <w:r w:rsidR="00B034CC">
        <w:rPr>
          <w:rFonts w:asciiTheme="minorHAnsi" w:hAnsiTheme="minorHAnsi" w:cstheme="minorHAnsi"/>
        </w:rPr>
        <w:t>.  Because the same address can be used in multiple schemes</w:t>
      </w:r>
      <w:r>
        <w:rPr>
          <w:rFonts w:asciiTheme="minorHAnsi" w:hAnsiTheme="minorHAnsi" w:cstheme="minorHAnsi"/>
        </w:rPr>
        <w:t xml:space="preserve"> and transactions</w:t>
      </w:r>
      <w:r w:rsidR="00B034CC">
        <w:rPr>
          <w:rFonts w:asciiTheme="minorHAnsi" w:hAnsiTheme="minorHAnsi" w:cstheme="minorHAnsi"/>
        </w:rPr>
        <w:t xml:space="preserve">, we allow duplicate address entries.  </w:t>
      </w:r>
      <w:r>
        <w:rPr>
          <w:rFonts w:asciiTheme="minorHAnsi" w:hAnsiTheme="minorHAnsi" w:cstheme="minorHAnsi"/>
        </w:rPr>
        <w:t xml:space="preserve">This is unlike in </w:t>
      </w:r>
      <w:r w:rsidR="00B034CC">
        <w:rPr>
          <w:rFonts w:asciiTheme="minorHAnsi" w:hAnsiTheme="minorHAnsi" w:cstheme="minorHAnsi"/>
        </w:rPr>
        <w:t xml:space="preserve">the Phish module, which does not allow </w:t>
      </w:r>
      <w:r>
        <w:rPr>
          <w:rFonts w:asciiTheme="minorHAnsi" w:hAnsiTheme="minorHAnsi" w:cstheme="minorHAnsi"/>
        </w:rPr>
        <w:t xml:space="preserve">submission of </w:t>
      </w:r>
      <w:r w:rsidR="00B034CC">
        <w:rPr>
          <w:rFonts w:asciiTheme="minorHAnsi" w:hAnsiTheme="minorHAnsi" w:cstheme="minorHAnsi"/>
        </w:rPr>
        <w:t>the same URL more than once</w:t>
      </w:r>
      <w:r>
        <w:rPr>
          <w:rFonts w:asciiTheme="minorHAnsi" w:hAnsiTheme="minorHAnsi" w:cstheme="minorHAnsi"/>
        </w:rPr>
        <w:t>.</w:t>
      </w:r>
    </w:p>
    <w:p w14:paraId="0B12B716" w14:textId="77777777" w:rsidR="00B034CC" w:rsidRDefault="00B034CC" w:rsidP="00B034CC">
      <w:pPr>
        <w:rPr>
          <w:highlight w:val="yellow"/>
        </w:rPr>
      </w:pPr>
    </w:p>
    <w:p w14:paraId="68067512" w14:textId="77777777" w:rsidR="00B034CC" w:rsidRPr="003311F4" w:rsidRDefault="00B034CC" w:rsidP="0009166A">
      <w:pPr>
        <w:pStyle w:val="Heading2"/>
      </w:pPr>
      <w:bookmarkStart w:id="541" w:name="_Toc82181971"/>
      <w:r w:rsidRPr="003311F4">
        <w:t>Posting Notes</w:t>
      </w:r>
      <w:bookmarkEnd w:id="541"/>
    </w:p>
    <w:p w14:paraId="5AC62893" w14:textId="77777777" w:rsidR="00B034CC" w:rsidRPr="003311F4" w:rsidRDefault="00B034CC" w:rsidP="00B034CC"/>
    <w:p w14:paraId="7F0F84F6" w14:textId="5B1B8983" w:rsidR="00B034CC" w:rsidRPr="0009166A" w:rsidRDefault="00B034CC" w:rsidP="00B034CC">
      <w:pPr>
        <w:rPr>
          <w:rFonts w:asciiTheme="minorHAnsi" w:hAnsiTheme="minorHAnsi" w:cstheme="minorHAnsi"/>
        </w:rPr>
      </w:pPr>
      <w:r w:rsidRPr="0009166A">
        <w:rPr>
          <w:rFonts w:asciiTheme="minorHAnsi" w:hAnsiTheme="minorHAnsi" w:cstheme="minorHAnsi"/>
        </w:rPr>
        <w:t xml:space="preserve">The API endpoint to create a note is </w:t>
      </w:r>
      <w:hyperlink r:id="rId35" w:history="1">
        <w:r w:rsidRPr="0009166A">
          <w:rPr>
            <w:rStyle w:val="Hyperlink"/>
            <w:rFonts w:asciiTheme="minorHAnsi" w:hAnsiTheme="minorHAnsi" w:cstheme="minorHAnsi"/>
            <w:i/>
            <w:iCs/>
          </w:rPr>
          <w:t>https://api.ecx2.ecrimex.net/crypto/note</w:t>
        </w:r>
      </w:hyperlink>
      <w:r w:rsidRPr="0009166A">
        <w:rPr>
          <w:rFonts w:asciiTheme="minorHAnsi" w:hAnsiTheme="minorHAnsi" w:cstheme="minorHAnsi"/>
        </w:rPr>
        <w:t xml:space="preserve"> and the request body should contain two fields</w:t>
      </w:r>
      <w:r w:rsidR="009F69FA" w:rsidRPr="0009166A">
        <w:rPr>
          <w:rFonts w:asciiTheme="minorHAnsi" w:hAnsiTheme="minorHAnsi" w:cstheme="minorHAnsi"/>
        </w:rPr>
        <w:t>:</w:t>
      </w:r>
    </w:p>
    <w:p w14:paraId="116CD159" w14:textId="77777777" w:rsidR="00B034CC" w:rsidRDefault="00B034CC" w:rsidP="00B034CC">
      <w:pPr>
        <w:rPr>
          <w:highlight w:val="yellow"/>
        </w:rPr>
      </w:pPr>
    </w:p>
    <w:p w14:paraId="16A8001A"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w:t>
      </w:r>
    </w:p>
    <w:p w14:paraId="4618A4D6"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 xml:space="preserve">  "entry": "1154874", </w:t>
      </w:r>
    </w:p>
    <w:p w14:paraId="3A7872D8"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 xml:space="preserve">  "description": "Note Body"</w:t>
      </w:r>
    </w:p>
    <w:p w14:paraId="39DA9EC9" w14:textId="77777777" w:rsidR="00B034CC" w:rsidRPr="003311F4" w:rsidRDefault="00B034CC" w:rsidP="00B03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24292E"/>
          <w:sz w:val="20"/>
          <w:szCs w:val="20"/>
        </w:rPr>
      </w:pPr>
      <w:r w:rsidRPr="003311F4">
        <w:rPr>
          <w:rFonts w:ascii="Courier New" w:eastAsia="Times New Roman" w:hAnsi="Courier New" w:cs="Courier New"/>
          <w:color w:val="24292E"/>
          <w:sz w:val="20"/>
          <w:szCs w:val="20"/>
        </w:rPr>
        <w:t>}</w:t>
      </w:r>
    </w:p>
    <w:p w14:paraId="130A6874" w14:textId="7960F56F" w:rsidR="00B034CC" w:rsidRDefault="00B034CC" w:rsidP="00B034CC">
      <w:pPr>
        <w:rPr>
          <w:highlight w:val="yellow"/>
        </w:rPr>
      </w:pPr>
    </w:p>
    <w:p w14:paraId="17B49298" w14:textId="77777777" w:rsidR="00CF30B0" w:rsidRDefault="00CF30B0" w:rsidP="00B034CC">
      <w:pPr>
        <w:rPr>
          <w:highlight w:val="yellow"/>
        </w:rPr>
      </w:pPr>
    </w:p>
    <w:p w14:paraId="1155DF0B" w14:textId="77777777" w:rsidR="00B034CC" w:rsidRPr="003311F4" w:rsidRDefault="00B034CC" w:rsidP="0009166A">
      <w:pPr>
        <w:pStyle w:val="Heading2"/>
      </w:pPr>
      <w:bookmarkStart w:id="542" w:name="_Toc82181972"/>
      <w:r w:rsidRPr="003311F4">
        <w:lastRenderedPageBreak/>
        <w:t>Querying the Crypto Module</w:t>
      </w:r>
      <w:bookmarkEnd w:id="542"/>
    </w:p>
    <w:p w14:paraId="2C9F6135" w14:textId="77777777" w:rsidR="00CF30B0" w:rsidRDefault="00CF30B0" w:rsidP="00B034CC"/>
    <w:p w14:paraId="265A659D" w14:textId="08C5F046" w:rsidR="00B034CC" w:rsidRPr="0009166A" w:rsidRDefault="00B034CC" w:rsidP="00B034CC">
      <w:pPr>
        <w:rPr>
          <w:rFonts w:asciiTheme="minorHAnsi" w:hAnsiTheme="minorHAnsi" w:cstheme="minorHAnsi"/>
        </w:rPr>
      </w:pPr>
      <w:r w:rsidRPr="0009166A">
        <w:rPr>
          <w:rFonts w:asciiTheme="minorHAnsi" w:hAnsiTheme="minorHAnsi" w:cstheme="minorHAnsi"/>
        </w:rPr>
        <w:t>You may use any combination of the following fields to perform a GET query against the Crypto module.</w:t>
      </w:r>
    </w:p>
    <w:p w14:paraId="74F90FD9" w14:textId="77777777" w:rsidR="00B034CC" w:rsidRPr="0009166A" w:rsidRDefault="00B034CC" w:rsidP="00B034CC">
      <w:pPr>
        <w:rPr>
          <w:rFonts w:asciiTheme="minorHAnsi" w:hAnsiTheme="minorHAnsi" w:cstheme="minorHAnsi"/>
        </w:rPr>
      </w:pPr>
    </w:p>
    <w:p w14:paraId="11E1F38B"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String Fields</w:t>
      </w:r>
    </w:p>
    <w:p w14:paraId="2448CAC7" w14:textId="372C532F"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currency</w:t>
      </w:r>
      <w:r w:rsidR="008D7F42">
        <w:rPr>
          <w:rFonts w:asciiTheme="minorHAnsi" w:hAnsiTheme="minorHAnsi" w:cstheme="minorHAnsi"/>
        </w:rPr>
        <w:t xml:space="preserve">: </w:t>
      </w:r>
      <w:r w:rsidRPr="0009166A">
        <w:rPr>
          <w:rFonts w:asciiTheme="minorHAnsi" w:hAnsiTheme="minorHAnsi" w:cstheme="minorHAnsi"/>
        </w:rPr>
        <w:t>The crypto currency the entry is valued in</w:t>
      </w:r>
      <w:r w:rsidR="0052485F">
        <w:rPr>
          <w:rFonts w:asciiTheme="minorHAnsi" w:hAnsiTheme="minorHAnsi" w:cstheme="minorHAnsi"/>
        </w:rPr>
        <w:t>.</w:t>
      </w:r>
    </w:p>
    <w:p w14:paraId="1797FF60" w14:textId="0CFC7A1E"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source</w:t>
      </w:r>
      <w:r w:rsidR="008D7F42">
        <w:rPr>
          <w:rFonts w:asciiTheme="minorHAnsi" w:hAnsiTheme="minorHAnsi" w:cstheme="minorHAnsi"/>
        </w:rPr>
        <w:t xml:space="preserve">: </w:t>
      </w:r>
      <w:r w:rsidRPr="0009166A">
        <w:rPr>
          <w:rFonts w:asciiTheme="minorHAnsi" w:hAnsiTheme="minorHAnsi" w:cstheme="minorHAnsi"/>
        </w:rPr>
        <w:t>Where the entry was found</w:t>
      </w:r>
      <w:r w:rsidR="008D7F42">
        <w:rPr>
          <w:rFonts w:asciiTheme="minorHAnsi" w:hAnsiTheme="minorHAnsi" w:cstheme="minorHAnsi"/>
        </w:rPr>
        <w:t>,</w:t>
      </w:r>
      <w:r w:rsidRPr="0009166A">
        <w:rPr>
          <w:rFonts w:asciiTheme="minorHAnsi" w:hAnsiTheme="minorHAnsi" w:cstheme="minorHAnsi"/>
        </w:rPr>
        <w:t xml:space="preserve"> e.g. bitcoinabuse.com</w:t>
      </w:r>
    </w:p>
    <w:p w14:paraId="3D2CB980" w14:textId="1F670245"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procedure</w:t>
      </w:r>
      <w:r w:rsidR="008D7F42">
        <w:rPr>
          <w:rFonts w:asciiTheme="minorHAnsi" w:hAnsiTheme="minorHAnsi" w:cstheme="minorHAnsi"/>
        </w:rPr>
        <w:t xml:space="preserve">: </w:t>
      </w:r>
      <w:r w:rsidRPr="0009166A">
        <w:rPr>
          <w:rFonts w:asciiTheme="minorHAnsi" w:hAnsiTheme="minorHAnsi" w:cstheme="minorHAnsi"/>
        </w:rPr>
        <w:t>One of automated or manual</w:t>
      </w:r>
    </w:p>
    <w:p w14:paraId="77D5431B" w14:textId="11708D7F"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address</w:t>
      </w:r>
      <w:r w:rsidR="008D7F42">
        <w:rPr>
          <w:rFonts w:asciiTheme="minorHAnsi" w:hAnsiTheme="minorHAnsi" w:cstheme="minorHAnsi"/>
        </w:rPr>
        <w:t xml:space="preserve">: </w:t>
      </w:r>
      <w:r w:rsidRPr="0009166A">
        <w:rPr>
          <w:rFonts w:asciiTheme="minorHAnsi" w:hAnsiTheme="minorHAnsi" w:cstheme="minorHAnsi"/>
        </w:rPr>
        <w:t>The wallet address of the currency</w:t>
      </w:r>
    </w:p>
    <w:p w14:paraId="4B7C5A52" w14:textId="2A8B5E30" w:rsidR="00B034CC" w:rsidRPr="0009166A" w:rsidRDefault="00B034CC" w:rsidP="00B034CC">
      <w:pPr>
        <w:pStyle w:val="ListParagraph"/>
        <w:numPr>
          <w:ilvl w:val="0"/>
          <w:numId w:val="5"/>
        </w:numPr>
        <w:rPr>
          <w:rFonts w:asciiTheme="minorHAnsi" w:hAnsiTheme="minorHAnsi" w:cstheme="minorHAnsi"/>
        </w:rPr>
      </w:pPr>
      <w:proofErr w:type="spellStart"/>
      <w:r w:rsidRPr="0009166A">
        <w:rPr>
          <w:rFonts w:asciiTheme="minorHAnsi" w:hAnsiTheme="minorHAnsi" w:cstheme="minorHAnsi"/>
        </w:rPr>
        <w:t>crimeCategory</w:t>
      </w:r>
      <w:proofErr w:type="spellEnd"/>
      <w:r w:rsidR="008D7F42">
        <w:rPr>
          <w:rFonts w:asciiTheme="minorHAnsi" w:hAnsiTheme="minorHAnsi" w:cstheme="minorHAnsi"/>
        </w:rPr>
        <w:t xml:space="preserve">: </w:t>
      </w:r>
      <w:r w:rsidRPr="0009166A">
        <w:rPr>
          <w:rFonts w:asciiTheme="minorHAnsi" w:hAnsiTheme="minorHAnsi" w:cstheme="minorHAnsi"/>
        </w:rPr>
        <w:t>The crime category for the entry</w:t>
      </w:r>
    </w:p>
    <w:p w14:paraId="7CA1CAD6" w14:textId="56BD9A85" w:rsidR="00B034CC" w:rsidRPr="0009166A" w:rsidRDefault="00B034CC" w:rsidP="00B034CC">
      <w:pPr>
        <w:pStyle w:val="ListParagraph"/>
        <w:numPr>
          <w:ilvl w:val="0"/>
          <w:numId w:val="5"/>
        </w:numPr>
        <w:rPr>
          <w:rFonts w:asciiTheme="minorHAnsi" w:hAnsiTheme="minorHAnsi" w:cstheme="minorHAnsi"/>
        </w:rPr>
      </w:pPr>
      <w:proofErr w:type="spellStart"/>
      <w:r w:rsidRPr="0009166A">
        <w:rPr>
          <w:rFonts w:asciiTheme="minorHAnsi" w:hAnsiTheme="minorHAnsi" w:cstheme="minorHAnsi"/>
        </w:rPr>
        <w:t>actorCategory</w:t>
      </w:r>
      <w:proofErr w:type="spellEnd"/>
      <w:r w:rsidR="008D7F42">
        <w:rPr>
          <w:rFonts w:asciiTheme="minorHAnsi" w:hAnsiTheme="minorHAnsi" w:cstheme="minorHAnsi"/>
        </w:rPr>
        <w:t xml:space="preserve">: </w:t>
      </w:r>
      <w:r w:rsidRPr="0009166A">
        <w:rPr>
          <w:rFonts w:asciiTheme="minorHAnsi" w:hAnsiTheme="minorHAnsi" w:cstheme="minorHAnsi"/>
        </w:rPr>
        <w:t>The actor category for the entry</w:t>
      </w:r>
    </w:p>
    <w:p w14:paraId="65EF65C8" w14:textId="4F0D6446" w:rsidR="00B034CC" w:rsidRPr="0009166A" w:rsidRDefault="00B034CC" w:rsidP="00B034CC">
      <w:pPr>
        <w:pStyle w:val="ListParagraph"/>
        <w:numPr>
          <w:ilvl w:val="0"/>
          <w:numId w:val="5"/>
        </w:numPr>
        <w:rPr>
          <w:rFonts w:asciiTheme="minorHAnsi" w:hAnsiTheme="minorHAnsi" w:cstheme="minorHAnsi"/>
        </w:rPr>
      </w:pPr>
      <w:proofErr w:type="spellStart"/>
      <w:r w:rsidRPr="0009166A">
        <w:rPr>
          <w:rFonts w:asciiTheme="minorHAnsi" w:hAnsiTheme="minorHAnsi" w:cstheme="minorHAnsi"/>
        </w:rPr>
        <w:t>siteLink</w:t>
      </w:r>
      <w:proofErr w:type="spellEnd"/>
      <w:r w:rsidR="008D7F42">
        <w:rPr>
          <w:rFonts w:asciiTheme="minorHAnsi" w:hAnsiTheme="minorHAnsi" w:cstheme="minorHAnsi"/>
        </w:rPr>
        <w:t xml:space="preserve">: </w:t>
      </w:r>
      <w:r w:rsidRPr="0009166A">
        <w:rPr>
          <w:rFonts w:asciiTheme="minorHAnsi" w:hAnsiTheme="minorHAnsi" w:cstheme="minorHAnsi"/>
        </w:rPr>
        <w:t>Any URL used in the execution of the entry</w:t>
      </w:r>
    </w:p>
    <w:p w14:paraId="2C20952E" w14:textId="78241B22"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email</w:t>
      </w:r>
      <w:r w:rsidR="008D7F42">
        <w:rPr>
          <w:rFonts w:asciiTheme="minorHAnsi" w:hAnsiTheme="minorHAnsi" w:cstheme="minorHAnsi"/>
        </w:rPr>
        <w:t xml:space="preserve">: </w:t>
      </w:r>
      <w:r w:rsidRPr="0009166A">
        <w:rPr>
          <w:rFonts w:asciiTheme="minorHAnsi" w:hAnsiTheme="minorHAnsi" w:cstheme="minorHAnsi"/>
        </w:rPr>
        <w:t>Any email address used in the execution of the entry</w:t>
      </w:r>
    </w:p>
    <w:p w14:paraId="7907D249" w14:textId="77777777" w:rsidR="00B034CC" w:rsidRPr="0009166A" w:rsidRDefault="00B034CC" w:rsidP="00B034CC">
      <w:pPr>
        <w:rPr>
          <w:rFonts w:asciiTheme="minorHAnsi" w:hAnsiTheme="minorHAnsi" w:cstheme="minorHAnsi"/>
        </w:rPr>
      </w:pPr>
    </w:p>
    <w:p w14:paraId="3C1B2CC9"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Number Fields</w:t>
      </w:r>
    </w:p>
    <w:p w14:paraId="7991F501" w14:textId="42227D9C"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id</w:t>
      </w:r>
      <w:r w:rsidR="008D7F42">
        <w:rPr>
          <w:rFonts w:asciiTheme="minorHAnsi" w:hAnsiTheme="minorHAnsi" w:cstheme="minorHAnsi"/>
        </w:rPr>
        <w:t xml:space="preserve">: </w:t>
      </w:r>
      <w:r w:rsidRPr="0009166A">
        <w:rPr>
          <w:rFonts w:asciiTheme="minorHAnsi" w:hAnsiTheme="minorHAnsi" w:cstheme="minorHAnsi"/>
        </w:rPr>
        <w:t>The internal identifier of the entry.  If you wish to query for records since a specific date use created</w:t>
      </w:r>
    </w:p>
    <w:p w14:paraId="6F712D55" w14:textId="7BDE65CE"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price</w:t>
      </w:r>
      <w:r w:rsidR="008D7F42">
        <w:rPr>
          <w:rFonts w:asciiTheme="minorHAnsi" w:hAnsiTheme="minorHAnsi" w:cstheme="minorHAnsi"/>
        </w:rPr>
        <w:t xml:space="preserve">: </w:t>
      </w:r>
      <w:r w:rsidRPr="0009166A">
        <w:rPr>
          <w:rFonts w:asciiTheme="minorHAnsi" w:hAnsiTheme="minorHAnsi" w:cstheme="minorHAnsi"/>
        </w:rPr>
        <w:t>The price sought in the native currency of the entry</w:t>
      </w:r>
    </w:p>
    <w:p w14:paraId="63E50D63" w14:textId="498609F8"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confidence</w:t>
      </w:r>
      <w:r w:rsidR="008D7F42">
        <w:rPr>
          <w:rFonts w:asciiTheme="minorHAnsi" w:hAnsiTheme="minorHAnsi" w:cstheme="minorHAnsi"/>
        </w:rPr>
        <w:t xml:space="preserve">: </w:t>
      </w:r>
      <w:r w:rsidRPr="0009166A">
        <w:rPr>
          <w:rFonts w:asciiTheme="minorHAnsi" w:hAnsiTheme="minorHAnsi" w:cstheme="minorHAnsi"/>
        </w:rPr>
        <w:t>The confidence score of the entry</w:t>
      </w:r>
    </w:p>
    <w:p w14:paraId="653F8460" w14:textId="77777777" w:rsidR="00B034CC" w:rsidRPr="0009166A" w:rsidRDefault="00B034CC" w:rsidP="00B034CC">
      <w:pPr>
        <w:rPr>
          <w:rFonts w:asciiTheme="minorHAnsi" w:hAnsiTheme="minorHAnsi" w:cstheme="minorHAnsi"/>
        </w:rPr>
      </w:pPr>
    </w:p>
    <w:p w14:paraId="50C648EA" w14:textId="03D238BE" w:rsidR="00B034CC" w:rsidRPr="0009166A" w:rsidRDefault="00B034CC" w:rsidP="00B034CC">
      <w:pPr>
        <w:rPr>
          <w:rFonts w:asciiTheme="minorHAnsi" w:hAnsiTheme="minorHAnsi" w:cstheme="minorHAnsi"/>
        </w:rPr>
      </w:pPr>
      <w:proofErr w:type="spellStart"/>
      <w:r w:rsidRPr="0009166A">
        <w:rPr>
          <w:rFonts w:asciiTheme="minorHAnsi" w:hAnsiTheme="minorHAnsi" w:cstheme="minorHAnsi"/>
        </w:rPr>
        <w:t>DateTime</w:t>
      </w:r>
      <w:proofErr w:type="spellEnd"/>
      <w:r w:rsidRPr="0009166A">
        <w:rPr>
          <w:rFonts w:asciiTheme="minorHAnsi" w:hAnsiTheme="minorHAnsi" w:cstheme="minorHAnsi"/>
        </w:rPr>
        <w:t xml:space="preserve"> Fields</w:t>
      </w:r>
      <w:r w:rsidR="0052485F">
        <w:rPr>
          <w:rFonts w:asciiTheme="minorHAnsi" w:hAnsiTheme="minorHAnsi" w:cstheme="minorHAnsi"/>
        </w:rPr>
        <w:t xml:space="preserve">: </w:t>
      </w:r>
      <w:r w:rsidRPr="0009166A">
        <w:rPr>
          <w:rFonts w:asciiTheme="minorHAnsi" w:hAnsiTheme="minorHAnsi" w:cstheme="minorHAnsi"/>
        </w:rPr>
        <w:t xml:space="preserve"> may accept a </w:t>
      </w:r>
      <w:proofErr w:type="spellStart"/>
      <w:r w:rsidRPr="0009166A">
        <w:rPr>
          <w:rFonts w:asciiTheme="minorHAnsi" w:hAnsiTheme="minorHAnsi" w:cstheme="minorHAnsi"/>
        </w:rPr>
        <w:t>unix</w:t>
      </w:r>
      <w:proofErr w:type="spellEnd"/>
      <w:r w:rsidRPr="0009166A">
        <w:rPr>
          <w:rFonts w:asciiTheme="minorHAnsi" w:hAnsiTheme="minorHAnsi" w:cstheme="minorHAnsi"/>
        </w:rPr>
        <w:t xml:space="preserve"> timestamp or an ISO 8601 date e.g. 2004-02-12T15:19:21+00:00</w:t>
      </w:r>
    </w:p>
    <w:p w14:paraId="61E82461" w14:textId="4FC0DE36" w:rsidR="00B034CC" w:rsidRPr="0009166A" w:rsidRDefault="00B034CC" w:rsidP="00B034CC">
      <w:pPr>
        <w:pStyle w:val="ListParagraph"/>
        <w:numPr>
          <w:ilvl w:val="0"/>
          <w:numId w:val="7"/>
        </w:numPr>
        <w:rPr>
          <w:rFonts w:asciiTheme="minorHAnsi" w:hAnsiTheme="minorHAnsi" w:cstheme="minorHAnsi"/>
        </w:rPr>
      </w:pPr>
      <w:r w:rsidRPr="0009166A">
        <w:rPr>
          <w:rFonts w:asciiTheme="minorHAnsi" w:hAnsiTheme="minorHAnsi" w:cstheme="minorHAnsi"/>
        </w:rPr>
        <w:t>timestamp</w:t>
      </w:r>
      <w:r w:rsidR="008D7F42">
        <w:rPr>
          <w:rFonts w:asciiTheme="minorHAnsi" w:hAnsiTheme="minorHAnsi" w:cstheme="minorHAnsi"/>
        </w:rPr>
        <w:t xml:space="preserve">: </w:t>
      </w:r>
      <w:r w:rsidRPr="0009166A">
        <w:rPr>
          <w:rFonts w:asciiTheme="minorHAnsi" w:hAnsiTheme="minorHAnsi" w:cstheme="minorHAnsi"/>
        </w:rPr>
        <w:t>This is the Date Discovered</w:t>
      </w:r>
    </w:p>
    <w:p w14:paraId="21C8823E" w14:textId="30952388" w:rsidR="00B034CC" w:rsidRPr="0009166A" w:rsidRDefault="00B034CC" w:rsidP="00B034CC">
      <w:pPr>
        <w:pStyle w:val="ListParagraph"/>
        <w:numPr>
          <w:ilvl w:val="0"/>
          <w:numId w:val="7"/>
        </w:numPr>
        <w:rPr>
          <w:rFonts w:asciiTheme="minorHAnsi" w:hAnsiTheme="minorHAnsi" w:cstheme="minorHAnsi"/>
        </w:rPr>
      </w:pPr>
      <w:r w:rsidRPr="0009166A">
        <w:rPr>
          <w:rFonts w:asciiTheme="minorHAnsi" w:hAnsiTheme="minorHAnsi" w:cstheme="minorHAnsi"/>
        </w:rPr>
        <w:t>created</w:t>
      </w:r>
      <w:r w:rsidR="008D7F42">
        <w:rPr>
          <w:rFonts w:asciiTheme="minorHAnsi" w:hAnsiTheme="minorHAnsi" w:cstheme="minorHAnsi"/>
        </w:rPr>
        <w:t xml:space="preserve">: </w:t>
      </w:r>
      <w:r w:rsidRPr="0009166A">
        <w:rPr>
          <w:rFonts w:asciiTheme="minorHAnsi" w:hAnsiTheme="minorHAnsi" w:cstheme="minorHAnsi"/>
        </w:rPr>
        <w:t>The date the crypto entry was created</w:t>
      </w:r>
    </w:p>
    <w:p w14:paraId="243958AC" w14:textId="0EDFC44C" w:rsidR="00B034CC" w:rsidRPr="0009166A" w:rsidRDefault="00B034CC" w:rsidP="00B034CC">
      <w:pPr>
        <w:pStyle w:val="ListParagraph"/>
        <w:numPr>
          <w:ilvl w:val="0"/>
          <w:numId w:val="7"/>
        </w:numPr>
        <w:rPr>
          <w:rFonts w:asciiTheme="minorHAnsi" w:hAnsiTheme="minorHAnsi" w:cstheme="minorHAnsi"/>
        </w:rPr>
      </w:pPr>
      <w:r w:rsidRPr="0009166A">
        <w:rPr>
          <w:rFonts w:asciiTheme="minorHAnsi" w:hAnsiTheme="minorHAnsi" w:cstheme="minorHAnsi"/>
        </w:rPr>
        <w:t>updated</w:t>
      </w:r>
      <w:r w:rsidR="008D7F42">
        <w:rPr>
          <w:rFonts w:asciiTheme="minorHAnsi" w:hAnsiTheme="minorHAnsi" w:cstheme="minorHAnsi"/>
        </w:rPr>
        <w:t xml:space="preserve">: </w:t>
      </w:r>
      <w:r w:rsidRPr="0009166A">
        <w:rPr>
          <w:rFonts w:asciiTheme="minorHAnsi" w:hAnsiTheme="minorHAnsi" w:cstheme="minorHAnsi"/>
        </w:rPr>
        <w:t>The date the crypto entry was updated.  Aliased as modified</w:t>
      </w:r>
      <w:r w:rsidR="0052485F">
        <w:rPr>
          <w:rFonts w:asciiTheme="minorHAnsi" w:hAnsiTheme="minorHAnsi" w:cstheme="minorHAnsi"/>
        </w:rPr>
        <w:t>.</w:t>
      </w:r>
    </w:p>
    <w:p w14:paraId="470B7149" w14:textId="77777777" w:rsidR="00B034CC" w:rsidRPr="0009166A" w:rsidRDefault="00B034CC" w:rsidP="00B034CC">
      <w:pPr>
        <w:rPr>
          <w:rFonts w:asciiTheme="minorHAnsi" w:hAnsiTheme="minorHAnsi" w:cstheme="minorHAnsi"/>
        </w:rPr>
      </w:pPr>
    </w:p>
    <w:p w14:paraId="1D05DD35"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Range Queries</w:t>
      </w:r>
    </w:p>
    <w:p w14:paraId="0503EC03" w14:textId="7B47DC6A"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Suffix</w:t>
      </w:r>
      <w:r w:rsidR="0052485F">
        <w:rPr>
          <w:rFonts w:asciiTheme="minorHAnsi" w:hAnsiTheme="minorHAnsi" w:cstheme="minorHAnsi"/>
        </w:rPr>
        <w:t>:</w:t>
      </w:r>
      <w:r w:rsidRPr="0009166A">
        <w:rPr>
          <w:rFonts w:asciiTheme="minorHAnsi" w:hAnsiTheme="minorHAnsi" w:cstheme="minorHAnsi"/>
        </w:rPr>
        <w:t xml:space="preserve"> any Number or </w:t>
      </w:r>
      <w:proofErr w:type="spellStart"/>
      <w:r w:rsidRPr="0009166A">
        <w:rPr>
          <w:rFonts w:asciiTheme="minorHAnsi" w:hAnsiTheme="minorHAnsi" w:cstheme="minorHAnsi"/>
        </w:rPr>
        <w:t>DateTime</w:t>
      </w:r>
      <w:proofErr w:type="spellEnd"/>
      <w:r w:rsidRPr="0009166A">
        <w:rPr>
          <w:rFonts w:asciiTheme="minorHAnsi" w:hAnsiTheme="minorHAnsi" w:cstheme="minorHAnsi"/>
        </w:rPr>
        <w:t xml:space="preserve"> field with _start or _end to create an inclusive range.  </w:t>
      </w:r>
      <w:r w:rsidR="0052485F">
        <w:rPr>
          <w:rFonts w:asciiTheme="minorHAnsi" w:hAnsiTheme="minorHAnsi" w:cstheme="minorHAnsi"/>
        </w:rPr>
        <w:t>For example:</w:t>
      </w:r>
      <w:r w:rsidRPr="0009166A">
        <w:rPr>
          <w:rFonts w:asciiTheme="minorHAnsi" w:hAnsiTheme="minorHAnsi" w:cstheme="minorHAnsi"/>
        </w:rPr>
        <w:t xml:space="preserve"> </w:t>
      </w:r>
      <w:proofErr w:type="spellStart"/>
      <w:r w:rsidRPr="0009166A">
        <w:rPr>
          <w:rFonts w:asciiTheme="minorHAnsi" w:hAnsiTheme="minorHAnsi" w:cstheme="minorHAnsi"/>
        </w:rPr>
        <w:t>timestamp_start</w:t>
      </w:r>
      <w:proofErr w:type="spellEnd"/>
      <w:r w:rsidRPr="0009166A">
        <w:rPr>
          <w:rFonts w:asciiTheme="minorHAnsi" w:hAnsiTheme="minorHAnsi" w:cstheme="minorHAnsi"/>
        </w:rPr>
        <w:t>=123456789&amp;timestamp_end=987654321</w:t>
      </w:r>
    </w:p>
    <w:p w14:paraId="0281D396" w14:textId="77777777" w:rsidR="00B034CC" w:rsidRPr="0009166A" w:rsidRDefault="00B034CC" w:rsidP="00B034CC">
      <w:pPr>
        <w:rPr>
          <w:rFonts w:asciiTheme="minorHAnsi" w:hAnsiTheme="minorHAnsi" w:cstheme="minorHAnsi"/>
        </w:rPr>
      </w:pPr>
    </w:p>
    <w:p w14:paraId="499EC036" w14:textId="77777777" w:rsidR="00B034CC" w:rsidRPr="0009166A" w:rsidRDefault="00B034CC" w:rsidP="00B034CC">
      <w:pPr>
        <w:rPr>
          <w:rFonts w:asciiTheme="minorHAnsi" w:hAnsiTheme="minorHAnsi" w:cstheme="minorHAnsi"/>
        </w:rPr>
      </w:pPr>
      <w:r w:rsidRPr="0009166A">
        <w:rPr>
          <w:rFonts w:asciiTheme="minorHAnsi" w:hAnsiTheme="minorHAnsi" w:cstheme="minorHAnsi"/>
        </w:rPr>
        <w:t>Query String</w:t>
      </w:r>
    </w:p>
    <w:p w14:paraId="6A40C397" w14:textId="63AA2DD7" w:rsidR="00B034CC" w:rsidRPr="0009166A" w:rsidRDefault="0052485F" w:rsidP="00B034CC">
      <w:pPr>
        <w:pStyle w:val="ListParagraph"/>
        <w:numPr>
          <w:ilvl w:val="0"/>
          <w:numId w:val="5"/>
        </w:numPr>
        <w:rPr>
          <w:rFonts w:asciiTheme="minorHAnsi" w:hAnsiTheme="minorHAnsi" w:cstheme="minorHAnsi"/>
        </w:rPr>
      </w:pPr>
      <w:r w:rsidRPr="0009166A">
        <w:rPr>
          <w:rFonts w:asciiTheme="minorHAnsi" w:hAnsiTheme="minorHAnsi" w:cstheme="minorHAnsi"/>
        </w:rPr>
        <w:t>Q</w:t>
      </w:r>
      <w:r w:rsidR="00B034CC" w:rsidRPr="0009166A">
        <w:rPr>
          <w:rFonts w:asciiTheme="minorHAnsi" w:hAnsiTheme="minorHAnsi" w:cstheme="minorHAnsi"/>
        </w:rPr>
        <w:t>uery</w:t>
      </w:r>
      <w:r>
        <w:rPr>
          <w:rFonts w:asciiTheme="minorHAnsi" w:hAnsiTheme="minorHAnsi" w:cstheme="minorHAnsi"/>
        </w:rPr>
        <w:t>:</w:t>
      </w:r>
      <w:r w:rsidR="00B034CC" w:rsidRPr="0009166A">
        <w:rPr>
          <w:rFonts w:asciiTheme="minorHAnsi" w:hAnsiTheme="minorHAnsi" w:cstheme="minorHAnsi"/>
        </w:rPr>
        <w:t xml:space="preserve"> This special field is used for raw queries.   See </w:t>
      </w:r>
      <w:hyperlink r:id="rId36" w:anchor="query-string-syntax" w:history="1">
        <w:r w:rsidRPr="0009166A">
          <w:rPr>
            <w:rStyle w:val="Hyperlink"/>
            <w:rFonts w:asciiTheme="minorHAnsi" w:hAnsiTheme="minorHAnsi" w:cstheme="minorHAnsi"/>
          </w:rPr>
          <w:t>https://www.elastic.co/guide/en/elasticsearch/reference/current/query-dsl-query-string-query.html#query-string-syntax</w:t>
        </w:r>
      </w:hyperlink>
      <w:r>
        <w:rPr>
          <w:rFonts w:asciiTheme="minorHAnsi" w:hAnsiTheme="minorHAnsi" w:cstheme="minorHAnsi"/>
        </w:rPr>
        <w:t xml:space="preserve"> </w:t>
      </w:r>
    </w:p>
    <w:p w14:paraId="519C5EE2" w14:textId="77777777" w:rsidR="00B034CC" w:rsidRPr="0009166A" w:rsidRDefault="00B034CC" w:rsidP="00B034CC">
      <w:pPr>
        <w:rPr>
          <w:rFonts w:asciiTheme="minorHAnsi" w:hAnsiTheme="minorHAnsi" w:cstheme="minorHAnsi"/>
          <w:highlight w:val="yellow"/>
        </w:rPr>
      </w:pPr>
    </w:p>
    <w:p w14:paraId="76F0D492" w14:textId="137615B6" w:rsidR="00B034CC" w:rsidRPr="0009166A" w:rsidRDefault="00B034CC" w:rsidP="00B034CC">
      <w:pPr>
        <w:rPr>
          <w:rFonts w:asciiTheme="minorHAnsi" w:hAnsiTheme="minorHAnsi" w:cstheme="minorHAnsi"/>
        </w:rPr>
      </w:pPr>
      <w:r w:rsidRPr="0009166A">
        <w:rPr>
          <w:rFonts w:asciiTheme="minorHAnsi" w:hAnsiTheme="minorHAnsi" w:cstheme="minorHAnsi"/>
        </w:rPr>
        <w:t>Sorting</w:t>
      </w:r>
      <w:r w:rsidR="008D7F42">
        <w:rPr>
          <w:rFonts w:asciiTheme="minorHAnsi" w:hAnsiTheme="minorHAnsi" w:cstheme="minorHAnsi"/>
        </w:rPr>
        <w:t xml:space="preserve">: </w:t>
      </w:r>
      <w:r w:rsidRPr="0009166A">
        <w:rPr>
          <w:rFonts w:asciiTheme="minorHAnsi" w:hAnsiTheme="minorHAnsi" w:cstheme="minorHAnsi"/>
        </w:rPr>
        <w:t>available to only one column at a time</w:t>
      </w:r>
    </w:p>
    <w:p w14:paraId="1017E864" w14:textId="067ABA8B" w:rsidR="00B034CC" w:rsidRPr="0009166A" w:rsidRDefault="00B034CC" w:rsidP="00B034CC">
      <w:pPr>
        <w:pStyle w:val="ListParagraph"/>
        <w:numPr>
          <w:ilvl w:val="0"/>
          <w:numId w:val="5"/>
        </w:numPr>
        <w:rPr>
          <w:rFonts w:asciiTheme="minorHAnsi" w:hAnsiTheme="minorHAnsi" w:cstheme="minorHAnsi"/>
        </w:rPr>
      </w:pPr>
      <w:r w:rsidRPr="0009166A">
        <w:rPr>
          <w:rFonts w:asciiTheme="minorHAnsi" w:hAnsiTheme="minorHAnsi" w:cstheme="minorHAnsi"/>
        </w:rPr>
        <w:t>order</w:t>
      </w:r>
      <w:r w:rsidR="008D7F42">
        <w:rPr>
          <w:rFonts w:asciiTheme="minorHAnsi" w:hAnsiTheme="minorHAnsi" w:cstheme="minorHAnsi"/>
        </w:rPr>
        <w:t xml:space="preserve">: </w:t>
      </w:r>
      <w:r w:rsidRPr="0009166A">
        <w:rPr>
          <w:rFonts w:asciiTheme="minorHAnsi" w:hAnsiTheme="minorHAnsi" w:cstheme="minorHAnsi"/>
        </w:rPr>
        <w:t xml:space="preserve">one of </w:t>
      </w:r>
      <w:proofErr w:type="spellStart"/>
      <w:r w:rsidRPr="0009166A">
        <w:rPr>
          <w:rFonts w:asciiTheme="minorHAnsi" w:hAnsiTheme="minorHAnsi" w:cstheme="minorHAnsi"/>
        </w:rPr>
        <w:t>asc</w:t>
      </w:r>
      <w:proofErr w:type="spellEnd"/>
      <w:r w:rsidRPr="0009166A">
        <w:rPr>
          <w:rFonts w:asciiTheme="minorHAnsi" w:hAnsiTheme="minorHAnsi" w:cstheme="minorHAnsi"/>
        </w:rPr>
        <w:t xml:space="preserve"> or desc</w:t>
      </w:r>
    </w:p>
    <w:p w14:paraId="003B07D8" w14:textId="68041808" w:rsidR="00B034CC" w:rsidRPr="0009166A" w:rsidRDefault="00B034CC" w:rsidP="00B034CC">
      <w:pPr>
        <w:pStyle w:val="ListParagraph"/>
        <w:numPr>
          <w:ilvl w:val="0"/>
          <w:numId w:val="5"/>
        </w:numPr>
        <w:rPr>
          <w:rFonts w:asciiTheme="minorHAnsi" w:hAnsiTheme="minorHAnsi" w:cstheme="minorHAnsi"/>
        </w:rPr>
      </w:pPr>
      <w:proofErr w:type="spellStart"/>
      <w:r w:rsidRPr="0009166A">
        <w:rPr>
          <w:rFonts w:asciiTheme="minorHAnsi" w:hAnsiTheme="minorHAnsi" w:cstheme="minorHAnsi"/>
        </w:rPr>
        <w:t>order_by</w:t>
      </w:r>
      <w:proofErr w:type="spellEnd"/>
      <w:r w:rsidR="008D7F42">
        <w:rPr>
          <w:rFonts w:asciiTheme="minorHAnsi" w:hAnsiTheme="minorHAnsi" w:cstheme="minorHAnsi"/>
        </w:rPr>
        <w:t xml:space="preserve">: </w:t>
      </w:r>
      <w:r w:rsidRPr="0009166A">
        <w:rPr>
          <w:rFonts w:asciiTheme="minorHAnsi" w:hAnsiTheme="minorHAnsi" w:cstheme="minorHAnsi"/>
        </w:rPr>
        <w:t>the field to sort on</w:t>
      </w:r>
    </w:p>
    <w:p w14:paraId="73A88FD4" w14:textId="77777777" w:rsidR="00B034CC" w:rsidRDefault="00B034CC" w:rsidP="00B034CC"/>
    <w:p w14:paraId="24A2B839" w14:textId="13FC352B" w:rsidR="00B034CC" w:rsidRDefault="00B034CC" w:rsidP="00B034CC">
      <w:pPr>
        <w:rPr>
          <w:ins w:id="543" w:author="Greg Aaron" w:date="2021-09-10T15:57:00Z"/>
        </w:rPr>
      </w:pPr>
    </w:p>
    <w:p w14:paraId="4D90741C" w14:textId="77777777" w:rsidR="00CB0EDE" w:rsidRDefault="00CB0EDE" w:rsidP="00B034CC"/>
    <w:p w14:paraId="11821C7B" w14:textId="77777777" w:rsidR="00B034CC" w:rsidRDefault="00B034CC" w:rsidP="0009166A">
      <w:pPr>
        <w:pStyle w:val="Heading2"/>
      </w:pPr>
      <w:bookmarkStart w:id="544" w:name="_Toc82181973"/>
      <w:r>
        <w:lastRenderedPageBreak/>
        <w:t>Crypto Module Use Cases</w:t>
      </w:r>
      <w:bookmarkEnd w:id="544"/>
    </w:p>
    <w:p w14:paraId="478B4FE2" w14:textId="77777777" w:rsidR="00B034CC" w:rsidRDefault="00B034CC" w:rsidP="00B034CC"/>
    <w:p w14:paraId="46846998" w14:textId="7DEF7679" w:rsidR="00B034CC" w:rsidRPr="0009166A" w:rsidRDefault="00B034CC" w:rsidP="00B034CC">
      <w:pPr>
        <w:rPr>
          <w:rFonts w:asciiTheme="minorHAnsi" w:hAnsiTheme="minorHAnsi" w:cstheme="minorHAnsi"/>
          <w:b/>
          <w:bCs/>
        </w:rPr>
      </w:pPr>
      <w:r w:rsidRPr="0009166A">
        <w:rPr>
          <w:rFonts w:asciiTheme="minorHAnsi" w:hAnsiTheme="minorHAnsi" w:cstheme="minorHAnsi"/>
          <w:b/>
          <w:bCs/>
        </w:rPr>
        <w:t xml:space="preserve">Query for the most recent data since </w:t>
      </w:r>
      <w:r w:rsidR="0052485F">
        <w:rPr>
          <w:rFonts w:asciiTheme="minorHAnsi" w:hAnsiTheme="minorHAnsi" w:cstheme="minorHAnsi"/>
          <w:b/>
          <w:bCs/>
        </w:rPr>
        <w:t>your</w:t>
      </w:r>
      <w:r w:rsidRPr="0009166A">
        <w:rPr>
          <w:rFonts w:asciiTheme="minorHAnsi" w:hAnsiTheme="minorHAnsi" w:cstheme="minorHAnsi"/>
          <w:b/>
          <w:bCs/>
        </w:rPr>
        <w:t xml:space="preserve"> previous query:</w:t>
      </w:r>
    </w:p>
    <w:p w14:paraId="60D3B38C" w14:textId="77777777" w:rsidR="00B034CC" w:rsidRPr="0009166A" w:rsidRDefault="00B034CC" w:rsidP="00B034CC">
      <w:pPr>
        <w:rPr>
          <w:rFonts w:asciiTheme="minorHAnsi" w:hAnsiTheme="minorHAnsi" w:cstheme="minorHAnsi"/>
        </w:rPr>
      </w:pPr>
    </w:p>
    <w:p w14:paraId="349BFF11" w14:textId="6C0F6345" w:rsidR="00B034CC" w:rsidRPr="0009166A" w:rsidRDefault="00B034CC" w:rsidP="00B034CC">
      <w:pPr>
        <w:rPr>
          <w:rFonts w:asciiTheme="minorHAnsi" w:hAnsiTheme="minorHAnsi" w:cstheme="minorHAnsi"/>
        </w:rPr>
      </w:pPr>
      <w:r w:rsidRPr="0009166A">
        <w:rPr>
          <w:rFonts w:asciiTheme="minorHAnsi" w:hAnsiTheme="minorHAnsi" w:cstheme="minorHAnsi"/>
        </w:rPr>
        <w:t xml:space="preserve">This is the most common use case.  As a user you </w:t>
      </w:r>
      <w:r w:rsidR="0052485F">
        <w:rPr>
          <w:rFonts w:asciiTheme="minorHAnsi" w:hAnsiTheme="minorHAnsi" w:cstheme="minorHAnsi"/>
        </w:rPr>
        <w:t xml:space="preserve">may </w:t>
      </w:r>
      <w:r w:rsidRPr="0009166A">
        <w:rPr>
          <w:rFonts w:asciiTheme="minorHAnsi" w:hAnsiTheme="minorHAnsi" w:cstheme="minorHAnsi"/>
        </w:rPr>
        <w:t xml:space="preserve">want to fetch new </w:t>
      </w:r>
      <w:r w:rsidR="0052485F">
        <w:rPr>
          <w:rFonts w:asciiTheme="minorHAnsi" w:hAnsiTheme="minorHAnsi" w:cstheme="minorHAnsi"/>
        </w:rPr>
        <w:t>records that have been submitted to the Crypto module</w:t>
      </w:r>
      <w:r w:rsidRPr="0009166A">
        <w:rPr>
          <w:rFonts w:asciiTheme="minorHAnsi" w:hAnsiTheme="minorHAnsi" w:cstheme="minorHAnsi"/>
        </w:rPr>
        <w:t xml:space="preserve"> since the last time you fetched data.  The correct way to do this is to use the </w:t>
      </w:r>
      <w:r w:rsidR="0052485F">
        <w:rPr>
          <w:rFonts w:asciiTheme="minorHAnsi" w:hAnsiTheme="minorHAnsi" w:cstheme="minorHAnsi"/>
        </w:rPr>
        <w:t>“</w:t>
      </w:r>
      <w:r w:rsidRPr="0009166A">
        <w:rPr>
          <w:rFonts w:asciiTheme="minorHAnsi" w:hAnsiTheme="minorHAnsi" w:cstheme="minorHAnsi"/>
        </w:rPr>
        <w:t>created</w:t>
      </w:r>
      <w:r w:rsidR="0052485F">
        <w:rPr>
          <w:rFonts w:asciiTheme="minorHAnsi" w:hAnsiTheme="minorHAnsi" w:cstheme="minorHAnsi"/>
        </w:rPr>
        <w:t>”</w:t>
      </w:r>
      <w:r w:rsidRPr="0009166A">
        <w:rPr>
          <w:rFonts w:asciiTheme="minorHAnsi" w:hAnsiTheme="minorHAnsi" w:cstheme="minorHAnsi"/>
        </w:rPr>
        <w:t xml:space="preserve"> field with the suffix _start.  </w:t>
      </w:r>
      <w:r w:rsidR="0052485F">
        <w:rPr>
          <w:rFonts w:asciiTheme="minorHAnsi" w:hAnsiTheme="minorHAnsi" w:cstheme="minorHAnsi"/>
        </w:rPr>
        <w:t>In the example below we’re</w:t>
      </w:r>
      <w:r w:rsidRPr="0009166A">
        <w:rPr>
          <w:rFonts w:asciiTheme="minorHAnsi" w:hAnsiTheme="minorHAnsi" w:cstheme="minorHAnsi"/>
        </w:rPr>
        <w:t xml:space="preserve"> pulling data once per day at the same time of day</w:t>
      </w:r>
      <w:r w:rsidR="0052485F">
        <w:rPr>
          <w:rFonts w:asciiTheme="minorHAnsi" w:hAnsiTheme="minorHAnsi" w:cstheme="minorHAnsi"/>
        </w:rPr>
        <w:t xml:space="preserve"> (</w:t>
      </w:r>
      <w:r w:rsidRPr="0009166A">
        <w:rPr>
          <w:rFonts w:asciiTheme="minorHAnsi" w:hAnsiTheme="minorHAnsi" w:cstheme="minorHAnsi"/>
        </w:rPr>
        <w:t>midnight UTC</w:t>
      </w:r>
      <w:r w:rsidR="0052485F">
        <w:rPr>
          <w:rFonts w:asciiTheme="minorHAnsi" w:hAnsiTheme="minorHAnsi" w:cstheme="minorHAnsi"/>
        </w:rPr>
        <w:t>);</w:t>
      </w:r>
      <w:r w:rsidRPr="0009166A">
        <w:rPr>
          <w:rFonts w:asciiTheme="minorHAnsi" w:hAnsiTheme="minorHAnsi" w:cstheme="minorHAnsi"/>
        </w:rPr>
        <w:t xml:space="preserve"> use the following query and update the start date with the current date minus one day.</w:t>
      </w:r>
    </w:p>
    <w:p w14:paraId="5F94F6A8" w14:textId="77777777" w:rsidR="00B034CC" w:rsidRDefault="00B034CC" w:rsidP="00B034CC"/>
    <w:p w14:paraId="70C76FCF" w14:textId="77777777" w:rsidR="00B034CC" w:rsidRDefault="00B034CC" w:rsidP="0009166A">
      <w:pPr>
        <w:ind w:left="720"/>
        <w:rPr>
          <w:rFonts w:ascii="Courier New" w:hAnsi="Courier New" w:cs="Courier New"/>
        </w:rPr>
      </w:pPr>
      <w:r w:rsidRPr="003311F4">
        <w:rPr>
          <w:rFonts w:ascii="Courier New" w:hAnsi="Courier New" w:cs="Courier New"/>
        </w:rPr>
        <w:t>https://api.ecx2.ecrimex.net/crypto/entry?created_start=2021-07-20T00:00:00</w:t>
      </w:r>
    </w:p>
    <w:p w14:paraId="2E193DCE" w14:textId="77777777" w:rsidR="00B034CC" w:rsidRDefault="00B034CC" w:rsidP="00B034CC"/>
    <w:p w14:paraId="1964C701" w14:textId="6254248F" w:rsidR="00B034CC" w:rsidRPr="0009166A" w:rsidRDefault="00B034CC" w:rsidP="00B034CC">
      <w:pPr>
        <w:rPr>
          <w:rFonts w:asciiTheme="minorHAnsi" w:hAnsiTheme="minorHAnsi" w:cstheme="minorHAnsi"/>
        </w:rPr>
      </w:pPr>
      <w:r w:rsidRPr="0009166A">
        <w:rPr>
          <w:rFonts w:asciiTheme="minorHAnsi" w:hAnsiTheme="minorHAnsi" w:cstheme="minorHAnsi"/>
        </w:rPr>
        <w:t xml:space="preserve">If you want to fetch everything </w:t>
      </w:r>
      <w:r w:rsidR="0052485F">
        <w:rPr>
          <w:rFonts w:asciiTheme="minorHAnsi" w:hAnsiTheme="minorHAnsi" w:cstheme="minorHAnsi"/>
        </w:rPr>
        <w:t>that</w:t>
      </w:r>
      <w:r w:rsidRPr="0009166A">
        <w:rPr>
          <w:rFonts w:asciiTheme="minorHAnsi" w:hAnsiTheme="minorHAnsi" w:cstheme="minorHAnsi"/>
        </w:rPr>
        <w:t xml:space="preserve"> has been updated since </w:t>
      </w:r>
      <w:r w:rsidR="0052485F">
        <w:rPr>
          <w:rFonts w:asciiTheme="minorHAnsi" w:hAnsiTheme="minorHAnsi" w:cstheme="minorHAnsi"/>
        </w:rPr>
        <w:t>your</w:t>
      </w:r>
      <w:r w:rsidRPr="0009166A">
        <w:rPr>
          <w:rFonts w:asciiTheme="minorHAnsi" w:hAnsiTheme="minorHAnsi" w:cstheme="minorHAnsi"/>
        </w:rPr>
        <w:t xml:space="preserve"> last query use the </w:t>
      </w:r>
      <w:r w:rsidR="0052485F">
        <w:rPr>
          <w:rFonts w:asciiTheme="minorHAnsi" w:hAnsiTheme="minorHAnsi" w:cstheme="minorHAnsi"/>
        </w:rPr>
        <w:t>“</w:t>
      </w:r>
      <w:r w:rsidRPr="0009166A">
        <w:rPr>
          <w:rFonts w:asciiTheme="minorHAnsi" w:hAnsiTheme="minorHAnsi" w:cstheme="minorHAnsi"/>
        </w:rPr>
        <w:t>modified</w:t>
      </w:r>
      <w:r w:rsidR="0052485F">
        <w:rPr>
          <w:rFonts w:asciiTheme="minorHAnsi" w:hAnsiTheme="minorHAnsi" w:cstheme="minorHAnsi"/>
        </w:rPr>
        <w:t>”</w:t>
      </w:r>
      <w:r w:rsidRPr="0009166A">
        <w:rPr>
          <w:rFonts w:asciiTheme="minorHAnsi" w:hAnsiTheme="minorHAnsi" w:cstheme="minorHAnsi"/>
        </w:rPr>
        <w:t xml:space="preserve"> field</w:t>
      </w:r>
      <w:r w:rsidR="0052485F" w:rsidRPr="0009166A">
        <w:rPr>
          <w:rFonts w:asciiTheme="minorHAnsi" w:hAnsiTheme="minorHAnsi" w:cstheme="minorHAnsi"/>
        </w:rPr>
        <w:t>:</w:t>
      </w:r>
    </w:p>
    <w:p w14:paraId="4A33298F" w14:textId="77777777" w:rsidR="00B034CC" w:rsidRDefault="00B034CC" w:rsidP="00B034CC">
      <w:pPr>
        <w:rPr>
          <w:rFonts w:ascii="Courier New" w:hAnsi="Courier New" w:cs="Courier New"/>
        </w:rPr>
      </w:pPr>
    </w:p>
    <w:p w14:paraId="27CE35A2" w14:textId="6B1028BF" w:rsidR="00B034CC" w:rsidRDefault="00B034CC" w:rsidP="00B034CC">
      <w:pPr>
        <w:pStyle w:val="BodyText"/>
        <w:spacing w:line="237" w:lineRule="exact"/>
        <w:ind w:left="484"/>
        <w:rPr>
          <w:rFonts w:ascii="Courier New" w:hAnsi="Courier New" w:cs="Courier New"/>
        </w:rPr>
      </w:pPr>
      <w:r w:rsidRPr="0009166A">
        <w:rPr>
          <w:rFonts w:ascii="Courier New" w:hAnsi="Courier New" w:cs="Courier New"/>
        </w:rPr>
        <w:t>https://api.ecx2.ecrimex.net/crypto/entry?modified_start=2021-07-20T00:00:00</w:t>
      </w:r>
    </w:p>
    <w:p w14:paraId="57B83F69" w14:textId="377AF84A" w:rsidR="00B034CC" w:rsidRDefault="00B034CC" w:rsidP="00B034CC">
      <w:pPr>
        <w:pStyle w:val="BodyText"/>
        <w:spacing w:line="237" w:lineRule="exact"/>
        <w:ind w:left="484"/>
        <w:rPr>
          <w:rFonts w:ascii="Courier New" w:hAnsi="Courier New" w:cs="Courier New"/>
        </w:rPr>
      </w:pPr>
    </w:p>
    <w:p w14:paraId="0393FF96" w14:textId="5FC0C2A8" w:rsidR="00B034CC" w:rsidRDefault="00B034CC" w:rsidP="00B034CC">
      <w:pPr>
        <w:pStyle w:val="BodyText"/>
        <w:spacing w:line="237" w:lineRule="exact"/>
        <w:ind w:left="484"/>
        <w:rPr>
          <w:rFonts w:ascii="Courier New" w:hAnsi="Courier New" w:cs="Courier New"/>
        </w:rPr>
      </w:pPr>
    </w:p>
    <w:p w14:paraId="00F88479" w14:textId="5CF29781" w:rsidR="00B034CC" w:rsidRDefault="00B034CC" w:rsidP="00B034CC">
      <w:pPr>
        <w:pStyle w:val="BodyText"/>
        <w:spacing w:line="237" w:lineRule="exact"/>
        <w:ind w:left="484"/>
        <w:rPr>
          <w:rFonts w:asciiTheme="minorHAnsi" w:hAnsiTheme="minorHAnsi" w:cstheme="minorHAnsi"/>
        </w:rPr>
      </w:pPr>
    </w:p>
    <w:p w14:paraId="61AB1E88" w14:textId="510B671A" w:rsidR="00D37D81" w:rsidRDefault="00D37D81" w:rsidP="0009166A">
      <w:pPr>
        <w:pStyle w:val="BodyText"/>
        <w:spacing w:line="237" w:lineRule="exact"/>
        <w:ind w:left="0"/>
        <w:rPr>
          <w:rFonts w:asciiTheme="minorHAnsi" w:hAnsiTheme="minorHAnsi" w:cstheme="minorHAnsi"/>
        </w:rPr>
      </w:pPr>
    </w:p>
    <w:p w14:paraId="3D7F3287" w14:textId="57D10744" w:rsidR="00D37D81" w:rsidRDefault="00D37D81" w:rsidP="00D37D81">
      <w:pPr>
        <w:pStyle w:val="BodyText"/>
        <w:spacing w:line="237" w:lineRule="exact"/>
        <w:ind w:left="0"/>
        <w:rPr>
          <w:rFonts w:asciiTheme="minorHAnsi" w:hAnsiTheme="minorHAnsi" w:cstheme="minorHAnsi"/>
        </w:rPr>
      </w:pPr>
    </w:p>
    <w:p w14:paraId="09108F54" w14:textId="5B5731E7" w:rsidR="00D37D81" w:rsidRDefault="00D37D81">
      <w:pPr>
        <w:rPr>
          <w:rFonts w:asciiTheme="minorHAnsi" w:hAnsiTheme="minorHAnsi" w:cstheme="minorHAnsi"/>
        </w:rPr>
      </w:pPr>
      <w:r>
        <w:rPr>
          <w:rFonts w:asciiTheme="minorHAnsi" w:hAnsiTheme="minorHAnsi" w:cstheme="minorHAnsi"/>
        </w:rPr>
        <w:br w:type="page"/>
      </w:r>
    </w:p>
    <w:p w14:paraId="3B224116" w14:textId="39F71C40" w:rsidR="00D37D81" w:rsidRDefault="00D37D81" w:rsidP="0009166A">
      <w:pPr>
        <w:pStyle w:val="Heading1"/>
      </w:pPr>
      <w:bookmarkStart w:id="545" w:name="_Toc82181974"/>
      <w:r>
        <w:lastRenderedPageBreak/>
        <w:t>Malicious IP Module</w:t>
      </w:r>
      <w:bookmarkEnd w:id="545"/>
    </w:p>
    <w:p w14:paraId="47BBD2B6" w14:textId="0B8F5CD9" w:rsidR="00D37D81" w:rsidRDefault="00D37D81" w:rsidP="00D37D81">
      <w:pPr>
        <w:pStyle w:val="BodyText"/>
        <w:spacing w:line="237" w:lineRule="exact"/>
        <w:ind w:left="0"/>
        <w:rPr>
          <w:rFonts w:asciiTheme="minorHAnsi" w:hAnsiTheme="minorHAnsi" w:cstheme="minorHAnsi"/>
        </w:rPr>
      </w:pPr>
    </w:p>
    <w:p w14:paraId="6D17E080" w14:textId="57863E5F" w:rsidR="00D37D81" w:rsidRDefault="00D37D81" w:rsidP="00D37D81">
      <w:pPr>
        <w:pStyle w:val="BodyText"/>
        <w:spacing w:line="237" w:lineRule="exact"/>
        <w:ind w:left="0"/>
        <w:rPr>
          <w:rFonts w:asciiTheme="minorHAnsi" w:hAnsiTheme="minorHAnsi" w:cstheme="minorHAnsi"/>
        </w:rPr>
      </w:pPr>
      <w:r>
        <w:rPr>
          <w:rFonts w:asciiTheme="minorHAnsi" w:hAnsiTheme="minorHAnsi" w:cstheme="minorHAnsi"/>
        </w:rPr>
        <w:t xml:space="preserve">The </w:t>
      </w:r>
      <w:r w:rsidRPr="00D37D81">
        <w:rPr>
          <w:rFonts w:asciiTheme="minorHAnsi" w:hAnsiTheme="minorHAnsi" w:cstheme="minorHAnsi"/>
        </w:rPr>
        <w:t>Malicious IP (/</w:t>
      </w:r>
      <w:proofErr w:type="spellStart"/>
      <w:r w:rsidRPr="00D37D81">
        <w:rPr>
          <w:rFonts w:asciiTheme="minorHAnsi" w:hAnsiTheme="minorHAnsi" w:cstheme="minorHAnsi"/>
        </w:rPr>
        <w:t>mal_ip</w:t>
      </w:r>
      <w:proofErr w:type="spellEnd"/>
      <w:r w:rsidRPr="00D37D81">
        <w:rPr>
          <w:rFonts w:asciiTheme="minorHAnsi" w:hAnsiTheme="minorHAnsi" w:cstheme="minorHAnsi"/>
        </w:rPr>
        <w:t>)</w:t>
      </w:r>
      <w:r>
        <w:rPr>
          <w:rFonts w:asciiTheme="minorHAnsi" w:hAnsiTheme="minorHAnsi" w:cstheme="minorHAnsi"/>
        </w:rPr>
        <w:t xml:space="preserve"> module is a repository of</w:t>
      </w:r>
      <w:r w:rsidRPr="00D37D81">
        <w:rPr>
          <w:rFonts w:asciiTheme="minorHAnsi" w:hAnsiTheme="minorHAnsi" w:cstheme="minorHAnsi"/>
        </w:rPr>
        <w:t xml:space="preserve"> IP addresses that are considered dangerous or the sources of undesirable activity. </w:t>
      </w:r>
    </w:p>
    <w:p w14:paraId="5413B41A" w14:textId="12F13160" w:rsidR="008149AB" w:rsidRDefault="008149AB" w:rsidP="00D37D81">
      <w:pPr>
        <w:pStyle w:val="BodyText"/>
        <w:spacing w:line="237" w:lineRule="exact"/>
        <w:ind w:left="0"/>
        <w:rPr>
          <w:rFonts w:asciiTheme="minorHAnsi" w:hAnsiTheme="minorHAnsi" w:cstheme="minorHAnsi"/>
        </w:rPr>
      </w:pPr>
    </w:p>
    <w:p w14:paraId="49FFE0E1" w14:textId="545BA250" w:rsidR="008149AB" w:rsidRDefault="008149AB" w:rsidP="00D37D81">
      <w:pPr>
        <w:pStyle w:val="BodyText"/>
        <w:spacing w:line="237" w:lineRule="exact"/>
        <w:ind w:left="0"/>
        <w:rPr>
          <w:rFonts w:asciiTheme="minorHAnsi" w:hAnsiTheme="minorHAnsi" w:cstheme="minorHAnsi"/>
        </w:rPr>
      </w:pPr>
      <w:r w:rsidRPr="00D37D81">
        <w:rPr>
          <w:rFonts w:asciiTheme="minorHAnsi" w:hAnsiTheme="minorHAnsi" w:cstheme="minorHAnsi"/>
        </w:rPr>
        <w:t xml:space="preserve">Due to GDPR, </w:t>
      </w:r>
      <w:del w:id="546" w:author="foy shiver" w:date="2021-08-10T11:10:00Z">
        <w:r w:rsidRPr="00D37D81" w:rsidDel="002A6BCD">
          <w:rPr>
            <w:rFonts w:asciiTheme="minorHAnsi" w:hAnsiTheme="minorHAnsi" w:cstheme="minorHAnsi"/>
          </w:rPr>
          <w:delText xml:space="preserve">you </w:delText>
        </w:r>
      </w:del>
      <w:ins w:id="547" w:author="foy shiver" w:date="2021-08-10T11:10:00Z">
        <w:r w:rsidR="002A6BCD">
          <w:rPr>
            <w:rFonts w:asciiTheme="minorHAnsi" w:hAnsiTheme="minorHAnsi" w:cstheme="minorHAnsi"/>
          </w:rPr>
          <w:t>each member organization</w:t>
        </w:r>
        <w:r w:rsidR="002A6BCD" w:rsidRPr="00D37D81">
          <w:rPr>
            <w:rFonts w:asciiTheme="minorHAnsi" w:hAnsiTheme="minorHAnsi" w:cstheme="minorHAnsi"/>
          </w:rPr>
          <w:t xml:space="preserve"> </w:t>
        </w:r>
      </w:ins>
      <w:r w:rsidRPr="00D37D81">
        <w:rPr>
          <w:rFonts w:asciiTheme="minorHAnsi" w:hAnsiTheme="minorHAnsi" w:cstheme="minorHAnsi"/>
        </w:rPr>
        <w:t>must sign the code of conduct document to get access to this module.</w:t>
      </w:r>
      <w:r>
        <w:rPr>
          <w:rFonts w:asciiTheme="minorHAnsi" w:hAnsiTheme="minorHAnsi" w:cstheme="minorHAnsi"/>
        </w:rPr>
        <w:t xml:space="preserve">  Please contact </w:t>
      </w:r>
      <w:hyperlink r:id="rId37" w:history="1">
        <w:r w:rsidRPr="00C777BB">
          <w:rPr>
            <w:rStyle w:val="Hyperlink"/>
            <w:rFonts w:asciiTheme="minorHAnsi" w:hAnsiTheme="minorHAnsi" w:cstheme="minorHAnsi"/>
          </w:rPr>
          <w:t>support@ecrimex.net</w:t>
        </w:r>
      </w:hyperlink>
      <w:r>
        <w:rPr>
          <w:rFonts w:asciiTheme="minorHAnsi" w:hAnsiTheme="minorHAnsi" w:cstheme="minorHAnsi"/>
        </w:rPr>
        <w:t xml:space="preserve"> to request the paperwork.</w:t>
      </w:r>
    </w:p>
    <w:p w14:paraId="500E0E4F" w14:textId="4647D1DB" w:rsidR="00D37D81" w:rsidRDefault="00D37D81" w:rsidP="00D37D81">
      <w:pPr>
        <w:pStyle w:val="BodyText"/>
        <w:spacing w:line="237" w:lineRule="exact"/>
        <w:ind w:left="0"/>
        <w:rPr>
          <w:rFonts w:asciiTheme="minorHAnsi" w:hAnsiTheme="minorHAnsi" w:cstheme="minorHAnsi"/>
        </w:rPr>
      </w:pPr>
    </w:p>
    <w:p w14:paraId="4C4A85BD" w14:textId="2F39EE7F" w:rsidR="00D37D81" w:rsidRDefault="00D37D81" w:rsidP="00D37D81">
      <w:pPr>
        <w:pStyle w:val="BodyText"/>
        <w:spacing w:line="237" w:lineRule="exact"/>
        <w:ind w:left="0"/>
        <w:rPr>
          <w:rFonts w:asciiTheme="minorHAnsi" w:hAnsiTheme="minorHAnsi" w:cstheme="minorHAnsi"/>
        </w:rPr>
      </w:pPr>
      <w:r>
        <w:rPr>
          <w:rFonts w:asciiTheme="minorHAnsi" w:hAnsiTheme="minorHAnsi" w:cstheme="minorHAnsi"/>
        </w:rPr>
        <w:t>The module support both IPv4 and IPv6 addresses.</w:t>
      </w:r>
      <w:r w:rsidR="008149AB">
        <w:rPr>
          <w:rFonts w:asciiTheme="minorHAnsi" w:hAnsiTheme="minorHAnsi" w:cstheme="minorHAnsi"/>
        </w:rPr>
        <w:t xml:space="preserve"> The IP field support only single IP addresses, and not ranges, such as an IPv4 /24 range.</w:t>
      </w:r>
    </w:p>
    <w:p w14:paraId="289F7B72" w14:textId="094F8109" w:rsidR="00D37D81" w:rsidRDefault="00D37D81" w:rsidP="00D37D81">
      <w:pPr>
        <w:pStyle w:val="BodyText"/>
        <w:spacing w:line="237" w:lineRule="exact"/>
        <w:ind w:left="0"/>
        <w:rPr>
          <w:rFonts w:asciiTheme="minorHAnsi" w:hAnsiTheme="minorHAnsi" w:cstheme="minorHAnsi"/>
        </w:rPr>
      </w:pPr>
    </w:p>
    <w:p w14:paraId="4A15E7B9" w14:textId="134C6E01" w:rsidR="00D37D81" w:rsidRDefault="008149AB" w:rsidP="00D37D81">
      <w:pPr>
        <w:pStyle w:val="BodyText"/>
        <w:spacing w:line="237" w:lineRule="exact"/>
        <w:ind w:left="0"/>
        <w:rPr>
          <w:rFonts w:asciiTheme="minorHAnsi" w:hAnsiTheme="minorHAnsi" w:cstheme="minorHAnsi"/>
        </w:rPr>
      </w:pPr>
      <w:r>
        <w:rPr>
          <w:rFonts w:asciiTheme="minorHAnsi" w:hAnsiTheme="minorHAnsi" w:cstheme="minorHAnsi"/>
        </w:rPr>
        <w:t>Use</w:t>
      </w:r>
      <w:r w:rsidR="00D37D81">
        <w:rPr>
          <w:rFonts w:asciiTheme="minorHAnsi" w:hAnsiTheme="minorHAnsi" w:cstheme="minorHAnsi"/>
        </w:rPr>
        <w:t xml:space="preserve"> </w:t>
      </w:r>
      <w:r>
        <w:rPr>
          <w:rFonts w:asciiTheme="minorHAnsi" w:hAnsiTheme="minorHAnsi" w:cstheme="minorHAnsi"/>
        </w:rPr>
        <w:t xml:space="preserve">the </w:t>
      </w:r>
      <w:r w:rsidR="00D37D81">
        <w:rPr>
          <w:rFonts w:asciiTheme="minorHAnsi" w:hAnsiTheme="minorHAnsi" w:cstheme="minorHAnsi"/>
        </w:rPr>
        <w:t>Description field</w:t>
      </w:r>
      <w:r>
        <w:rPr>
          <w:rFonts w:asciiTheme="minorHAnsi" w:hAnsiTheme="minorHAnsi" w:cstheme="minorHAnsi"/>
        </w:rPr>
        <w:t xml:space="preserve"> to provide notes about what activity makes the IP address malicious, or other information that may be useful to other APWG members.  Examples that our members have inserted include:</w:t>
      </w:r>
    </w:p>
    <w:p w14:paraId="4EC46F18" w14:textId="129EE676" w:rsidR="008149AB" w:rsidRPr="0009166A" w:rsidRDefault="008149AB" w:rsidP="008149AB">
      <w:pPr>
        <w:pStyle w:val="BodyText"/>
        <w:numPr>
          <w:ilvl w:val="0"/>
          <w:numId w:val="16"/>
        </w:numPr>
        <w:spacing w:line="237" w:lineRule="exact"/>
        <w:rPr>
          <w:rFonts w:asciiTheme="minorHAnsi" w:hAnsiTheme="minorHAnsi" w:cstheme="minorHAnsi"/>
        </w:rPr>
      </w:pPr>
      <w:r>
        <w:rPr>
          <w:rFonts w:ascii="Verdana" w:hAnsi="Verdana"/>
          <w:color w:val="222222"/>
          <w:sz w:val="17"/>
          <w:szCs w:val="17"/>
          <w:shd w:val="clear" w:color="auto" w:fill="FFFFFF"/>
        </w:rPr>
        <w:t>exploited for large-scale scanning attacks</w:t>
      </w:r>
    </w:p>
    <w:p w14:paraId="74FC0924" w14:textId="02508DEB" w:rsidR="008149AB" w:rsidRPr="0009166A" w:rsidRDefault="008149AB" w:rsidP="008149AB">
      <w:pPr>
        <w:pStyle w:val="BodyText"/>
        <w:numPr>
          <w:ilvl w:val="0"/>
          <w:numId w:val="16"/>
        </w:numPr>
        <w:spacing w:line="237" w:lineRule="exact"/>
        <w:rPr>
          <w:rFonts w:asciiTheme="minorHAnsi" w:hAnsiTheme="minorHAnsi" w:cstheme="minorHAnsi"/>
        </w:rPr>
      </w:pPr>
      <w:proofErr w:type="spellStart"/>
      <w:proofErr w:type="gramStart"/>
      <w:r>
        <w:rPr>
          <w:rFonts w:ascii="Verdana" w:hAnsi="Verdana"/>
          <w:color w:val="222222"/>
          <w:sz w:val="17"/>
          <w:szCs w:val="17"/>
          <w:shd w:val="clear" w:color="auto" w:fill="FFFFFF"/>
        </w:rPr>
        <w:t>suricata</w:t>
      </w:r>
      <w:proofErr w:type="spellEnd"/>
      <w:r>
        <w:rPr>
          <w:rFonts w:ascii="Verdana" w:hAnsi="Verdana"/>
          <w:color w:val="222222"/>
          <w:sz w:val="17"/>
          <w:szCs w:val="17"/>
          <w:shd w:val="clear" w:color="auto" w:fill="FFFFFF"/>
        </w:rPr>
        <w:t>[</w:t>
      </w:r>
      <w:proofErr w:type="gramEnd"/>
      <w:r>
        <w:rPr>
          <w:rFonts w:ascii="Verdana" w:hAnsi="Verdana"/>
          <w:color w:val="222222"/>
          <w:sz w:val="17"/>
          <w:szCs w:val="17"/>
          <w:shd w:val="clear" w:color="auto" w:fill="FFFFFF"/>
        </w:rPr>
        <w:t>84]: [1:2001219:20] ET SCAN Potential SSH Scan [Classification: Attempted Information Leak] [Priority: 2]</w:t>
      </w:r>
    </w:p>
    <w:p w14:paraId="67612FC2" w14:textId="70A8B59E" w:rsidR="008149AB" w:rsidRDefault="008149AB" w:rsidP="0009166A">
      <w:pPr>
        <w:pStyle w:val="BodyText"/>
        <w:numPr>
          <w:ilvl w:val="0"/>
          <w:numId w:val="16"/>
        </w:numPr>
        <w:spacing w:line="237" w:lineRule="exact"/>
        <w:rPr>
          <w:rFonts w:asciiTheme="minorHAnsi" w:hAnsiTheme="minorHAnsi" w:cstheme="minorHAnsi"/>
        </w:rPr>
      </w:pPr>
      <w:r>
        <w:rPr>
          <w:rFonts w:ascii="Verdana" w:hAnsi="Verdana"/>
          <w:color w:val="222222"/>
          <w:sz w:val="17"/>
          <w:szCs w:val="17"/>
          <w:shd w:val="clear" w:color="auto" w:fill="F9F9F9"/>
        </w:rPr>
        <w:t>[3:15474:8] SERVER-OTHER Microsoft ISA Server and Forefront Threat Management Gateway invalid RST denial of service attempt [Classification: Attempted Denial of Service]</w:t>
      </w:r>
    </w:p>
    <w:p w14:paraId="214A897D" w14:textId="77777777" w:rsidR="00D37D81" w:rsidRDefault="00D37D81" w:rsidP="00D37D81">
      <w:pPr>
        <w:pStyle w:val="BodyText"/>
        <w:spacing w:line="237" w:lineRule="exact"/>
        <w:ind w:left="0"/>
        <w:rPr>
          <w:rFonts w:asciiTheme="minorHAnsi" w:hAnsiTheme="minorHAnsi" w:cstheme="minorHAnsi"/>
        </w:rPr>
      </w:pPr>
    </w:p>
    <w:p w14:paraId="5C9D2529" w14:textId="13A78D55" w:rsidR="00D37D81" w:rsidRDefault="00D37D81" w:rsidP="0009166A">
      <w:pPr>
        <w:pStyle w:val="BodyText"/>
        <w:spacing w:line="237" w:lineRule="exact"/>
        <w:ind w:left="0"/>
        <w:rPr>
          <w:rFonts w:asciiTheme="minorHAnsi" w:hAnsiTheme="minorHAnsi" w:cstheme="minorHAnsi"/>
        </w:rPr>
      </w:pPr>
    </w:p>
    <w:p w14:paraId="1DE5BDE3" w14:textId="11B2764C" w:rsidR="00D37D81" w:rsidRDefault="00D37D81" w:rsidP="0009166A">
      <w:pPr>
        <w:pStyle w:val="BodyText"/>
        <w:spacing w:line="237" w:lineRule="exact"/>
        <w:ind w:left="0"/>
        <w:rPr>
          <w:rFonts w:asciiTheme="minorHAnsi" w:hAnsiTheme="minorHAnsi" w:cstheme="minorHAnsi"/>
        </w:rPr>
      </w:pPr>
    </w:p>
    <w:p w14:paraId="06710A5E" w14:textId="1F2E6E26" w:rsidR="002817E0" w:rsidRDefault="002817E0">
      <w:pPr>
        <w:rPr>
          <w:rFonts w:asciiTheme="minorHAnsi" w:hAnsiTheme="minorHAnsi" w:cstheme="minorHAnsi"/>
        </w:rPr>
      </w:pPr>
      <w:r>
        <w:rPr>
          <w:rFonts w:asciiTheme="minorHAnsi" w:hAnsiTheme="minorHAnsi" w:cstheme="minorHAnsi"/>
        </w:rPr>
        <w:br w:type="page"/>
      </w:r>
    </w:p>
    <w:p w14:paraId="534457C2" w14:textId="7B38D14C" w:rsidR="00D37D81" w:rsidRDefault="002817E0" w:rsidP="0009166A">
      <w:pPr>
        <w:pStyle w:val="Heading1"/>
      </w:pPr>
      <w:bookmarkStart w:id="548" w:name="_Toc82181975"/>
      <w:r>
        <w:lastRenderedPageBreak/>
        <w:t>Malicious Domain</w:t>
      </w:r>
      <w:r w:rsidR="00631A8F">
        <w:t xml:space="preserve"> Module</w:t>
      </w:r>
      <w:bookmarkEnd w:id="548"/>
    </w:p>
    <w:p w14:paraId="68FDB218" w14:textId="77777777" w:rsidR="00D37D81" w:rsidRPr="0009166A" w:rsidRDefault="00D37D81" w:rsidP="0009166A">
      <w:pPr>
        <w:pStyle w:val="BodyText"/>
        <w:spacing w:line="237" w:lineRule="exact"/>
        <w:ind w:left="0"/>
        <w:rPr>
          <w:rFonts w:asciiTheme="minorHAnsi" w:hAnsiTheme="minorHAnsi" w:cstheme="minorHAnsi"/>
        </w:rPr>
      </w:pPr>
    </w:p>
    <w:p w14:paraId="3EAB39B8" w14:textId="79A4C48F" w:rsidR="00B034CC" w:rsidRDefault="00631A8F" w:rsidP="00631A8F">
      <w:pPr>
        <w:pStyle w:val="BodyText"/>
        <w:ind w:left="0"/>
        <w:rPr>
          <w:rFonts w:asciiTheme="minorHAnsi" w:hAnsiTheme="minorHAnsi" w:cstheme="minorHAnsi"/>
        </w:rPr>
      </w:pPr>
      <w:r>
        <w:rPr>
          <w:rFonts w:asciiTheme="minorHAnsi" w:hAnsiTheme="minorHAnsi" w:cstheme="minorHAnsi"/>
        </w:rPr>
        <w:t xml:space="preserve">The </w:t>
      </w:r>
      <w:r w:rsidRPr="0009166A">
        <w:rPr>
          <w:rFonts w:asciiTheme="minorHAnsi" w:hAnsiTheme="minorHAnsi" w:cstheme="minorHAnsi"/>
        </w:rPr>
        <w:t>Malicious Domain (/</w:t>
      </w:r>
      <w:proofErr w:type="spellStart"/>
      <w:r w:rsidRPr="0009166A">
        <w:rPr>
          <w:rFonts w:asciiTheme="minorHAnsi" w:hAnsiTheme="minorHAnsi" w:cstheme="minorHAnsi"/>
        </w:rPr>
        <w:t>mal_domain</w:t>
      </w:r>
      <w:proofErr w:type="spellEnd"/>
      <w:r w:rsidRPr="0009166A">
        <w:rPr>
          <w:rFonts w:asciiTheme="minorHAnsi" w:hAnsiTheme="minorHAnsi" w:cstheme="minorHAnsi"/>
        </w:rPr>
        <w:t>)</w:t>
      </w:r>
      <w:r>
        <w:rPr>
          <w:rFonts w:asciiTheme="minorHAnsi" w:hAnsiTheme="minorHAnsi" w:cstheme="minorHAnsi"/>
        </w:rPr>
        <w:t xml:space="preserve"> module holds data about s</w:t>
      </w:r>
      <w:r w:rsidRPr="0009166A">
        <w:rPr>
          <w:rFonts w:asciiTheme="minorHAnsi" w:hAnsiTheme="minorHAnsi" w:cstheme="minorHAnsi"/>
        </w:rPr>
        <w:t>uspected or known malicious domains</w:t>
      </w:r>
      <w:r>
        <w:rPr>
          <w:rFonts w:asciiTheme="minorHAnsi" w:hAnsiTheme="minorHAnsi" w:cstheme="minorHAnsi"/>
        </w:rPr>
        <w:t>.  These are d</w:t>
      </w:r>
      <w:r w:rsidRPr="0009166A">
        <w:rPr>
          <w:rFonts w:asciiTheme="minorHAnsi" w:hAnsiTheme="minorHAnsi" w:cstheme="minorHAnsi"/>
        </w:rPr>
        <w:t>omains registered by and being used by malefactors.</w:t>
      </w:r>
      <w:r>
        <w:rPr>
          <w:rFonts w:asciiTheme="minorHAnsi" w:hAnsiTheme="minorHAnsi" w:cstheme="minorHAnsi"/>
        </w:rPr>
        <w:t xml:space="preserve">  In other words, they are domains that are “totally bad” and could be considered for blocking or suspension.</w:t>
      </w:r>
      <w:r w:rsidR="00F31E53">
        <w:rPr>
          <w:rFonts w:asciiTheme="minorHAnsi" w:hAnsiTheme="minorHAnsi" w:cstheme="minorHAnsi"/>
        </w:rPr>
        <w:t xml:space="preserve">  If you believe a domain fits that description, it’s suitable for this module.  The module contains malware command-and-control domains, domains of fake stores and scam sites, etc.</w:t>
      </w:r>
    </w:p>
    <w:p w14:paraId="4F98927B" w14:textId="2B3865DB" w:rsidR="00631A8F" w:rsidRDefault="00631A8F" w:rsidP="00631A8F">
      <w:pPr>
        <w:pStyle w:val="BodyText"/>
        <w:ind w:left="0"/>
        <w:rPr>
          <w:rFonts w:asciiTheme="minorHAnsi" w:hAnsiTheme="minorHAnsi" w:cstheme="minorHAnsi"/>
        </w:rPr>
      </w:pPr>
    </w:p>
    <w:p w14:paraId="2DA84EFD" w14:textId="1D22A488" w:rsidR="00631A8F" w:rsidRDefault="00631A8F" w:rsidP="00631A8F">
      <w:pPr>
        <w:pStyle w:val="BodyText"/>
        <w:ind w:left="0"/>
        <w:rPr>
          <w:rFonts w:asciiTheme="minorHAnsi" w:hAnsiTheme="minorHAnsi" w:cstheme="minorHAnsi"/>
        </w:rPr>
      </w:pPr>
      <w:r>
        <w:rPr>
          <w:rFonts w:asciiTheme="minorHAnsi" w:hAnsiTheme="minorHAnsi" w:cstheme="minorHAnsi"/>
        </w:rPr>
        <w:t xml:space="preserve">The Domain field should contain a FQDN, such as </w:t>
      </w:r>
      <w:r w:rsidRPr="0009166A">
        <w:rPr>
          <w:rFonts w:asciiTheme="minorHAnsi" w:hAnsiTheme="minorHAnsi" w:cstheme="minorHAnsi"/>
          <w:i/>
          <w:iCs/>
        </w:rPr>
        <w:t>example.com</w:t>
      </w:r>
      <w:r>
        <w:rPr>
          <w:rFonts w:asciiTheme="minorHAnsi" w:hAnsiTheme="minorHAnsi" w:cstheme="minorHAnsi"/>
        </w:rPr>
        <w:t xml:space="preserve"> or </w:t>
      </w:r>
      <w:r w:rsidRPr="0009166A">
        <w:rPr>
          <w:rFonts w:asciiTheme="minorHAnsi" w:hAnsiTheme="minorHAnsi" w:cstheme="minorHAnsi"/>
          <w:i/>
          <w:iCs/>
        </w:rPr>
        <w:t>example.co.uk</w:t>
      </w:r>
      <w:r>
        <w:rPr>
          <w:rFonts w:asciiTheme="minorHAnsi" w:hAnsiTheme="minorHAnsi" w:cstheme="minorHAnsi"/>
        </w:rPr>
        <w:t xml:space="preserve">.  Do not include URLs, prefixes such as </w:t>
      </w:r>
      <w:r w:rsidR="00F31E53" w:rsidRPr="0009166A">
        <w:rPr>
          <w:rFonts w:asciiTheme="minorHAnsi" w:hAnsiTheme="minorHAnsi" w:cstheme="minorHAnsi"/>
        </w:rPr>
        <w:t>http://</w:t>
      </w:r>
      <w:r>
        <w:rPr>
          <w:rFonts w:asciiTheme="minorHAnsi" w:hAnsiTheme="minorHAnsi" w:cstheme="minorHAnsi"/>
        </w:rPr>
        <w:t>, and do not end the domains with a slash (/).</w:t>
      </w:r>
    </w:p>
    <w:p w14:paraId="1C407A2F" w14:textId="550EB47F" w:rsidR="00631A8F" w:rsidRDefault="00631A8F" w:rsidP="00631A8F">
      <w:pPr>
        <w:pStyle w:val="BodyText"/>
        <w:ind w:left="0"/>
        <w:rPr>
          <w:rFonts w:asciiTheme="minorHAnsi" w:hAnsiTheme="minorHAnsi" w:cstheme="minorHAnsi"/>
        </w:rPr>
      </w:pPr>
    </w:p>
    <w:p w14:paraId="302F43BB" w14:textId="20461D60" w:rsidR="00F31E53" w:rsidRDefault="00F31E53" w:rsidP="00631A8F">
      <w:pPr>
        <w:pStyle w:val="BodyText"/>
        <w:ind w:left="0"/>
        <w:rPr>
          <w:rFonts w:asciiTheme="minorHAnsi" w:hAnsiTheme="minorHAnsi" w:cstheme="minorHAnsi"/>
        </w:rPr>
      </w:pPr>
    </w:p>
    <w:p w14:paraId="3CE1A772" w14:textId="37E18367" w:rsidR="00F31E53" w:rsidRDefault="00F31E53" w:rsidP="00631A8F">
      <w:pPr>
        <w:pStyle w:val="BodyText"/>
        <w:ind w:left="0"/>
        <w:rPr>
          <w:rFonts w:asciiTheme="minorHAnsi" w:hAnsiTheme="minorHAnsi" w:cstheme="minorHAnsi"/>
        </w:rPr>
      </w:pPr>
    </w:p>
    <w:p w14:paraId="617AC8BA" w14:textId="3A41B93A" w:rsidR="00F31E53" w:rsidRDefault="00F31E53">
      <w:pPr>
        <w:rPr>
          <w:rFonts w:asciiTheme="minorHAnsi" w:hAnsiTheme="minorHAnsi" w:cstheme="minorHAnsi"/>
        </w:rPr>
      </w:pPr>
      <w:r>
        <w:rPr>
          <w:rFonts w:asciiTheme="minorHAnsi" w:hAnsiTheme="minorHAnsi" w:cstheme="minorHAnsi"/>
        </w:rPr>
        <w:br w:type="page"/>
      </w:r>
    </w:p>
    <w:p w14:paraId="066BB1FA" w14:textId="56677B3D" w:rsidR="00F31E53" w:rsidRDefault="00F31E53" w:rsidP="00631A8F">
      <w:pPr>
        <w:pStyle w:val="BodyText"/>
        <w:ind w:left="0"/>
        <w:rPr>
          <w:rFonts w:asciiTheme="minorHAnsi" w:hAnsiTheme="minorHAnsi" w:cstheme="minorHAnsi"/>
        </w:rPr>
      </w:pPr>
    </w:p>
    <w:p w14:paraId="5AEFAB80" w14:textId="0434090C" w:rsidR="005A6AF7" w:rsidRDefault="005A6AF7" w:rsidP="0009166A">
      <w:pPr>
        <w:pStyle w:val="Heading1"/>
      </w:pPr>
      <w:bookmarkStart w:id="549" w:name="_Toc82181976"/>
      <w:r>
        <w:t>Report Phishing Module</w:t>
      </w:r>
      <w:bookmarkEnd w:id="549"/>
    </w:p>
    <w:p w14:paraId="243C1C10" w14:textId="77777777" w:rsidR="005A6AF7" w:rsidRDefault="005A6AF7" w:rsidP="00631A8F">
      <w:pPr>
        <w:pStyle w:val="BodyText"/>
        <w:ind w:left="0"/>
        <w:rPr>
          <w:rFonts w:asciiTheme="minorHAnsi" w:hAnsiTheme="minorHAnsi" w:cstheme="minorHAnsi"/>
        </w:rPr>
      </w:pPr>
    </w:p>
    <w:p w14:paraId="5AAC505D" w14:textId="02A343A9" w:rsidR="005A6AF7" w:rsidRDefault="005A6AF7" w:rsidP="00631A8F">
      <w:pPr>
        <w:pStyle w:val="BodyText"/>
        <w:ind w:left="0"/>
        <w:rPr>
          <w:rFonts w:asciiTheme="minorHAnsi" w:hAnsiTheme="minorHAnsi" w:cstheme="minorHAnsi"/>
        </w:rPr>
      </w:pPr>
      <w:r>
        <w:rPr>
          <w:rFonts w:asciiTheme="minorHAnsi" w:hAnsiTheme="minorHAnsi" w:cstheme="minorHAnsi"/>
        </w:rPr>
        <w:t xml:space="preserve">The </w:t>
      </w:r>
      <w:r w:rsidRPr="005A6AF7">
        <w:rPr>
          <w:rFonts w:asciiTheme="minorHAnsi" w:hAnsiTheme="minorHAnsi" w:cstheme="minorHAnsi"/>
        </w:rPr>
        <w:t>Report Phishing (/</w:t>
      </w:r>
      <w:proofErr w:type="spellStart"/>
      <w:r w:rsidRPr="005A6AF7">
        <w:rPr>
          <w:rFonts w:asciiTheme="minorHAnsi" w:hAnsiTheme="minorHAnsi" w:cstheme="minorHAnsi"/>
        </w:rPr>
        <w:t>report_phishing</w:t>
      </w:r>
      <w:proofErr w:type="spellEnd"/>
      <w:r w:rsidRPr="005A6AF7">
        <w:rPr>
          <w:rFonts w:asciiTheme="minorHAnsi" w:hAnsiTheme="minorHAnsi" w:cstheme="minorHAnsi"/>
        </w:rPr>
        <w:t>)</w:t>
      </w:r>
      <w:r>
        <w:rPr>
          <w:rFonts w:asciiTheme="minorHAnsi" w:hAnsiTheme="minorHAnsi" w:cstheme="minorHAnsi"/>
        </w:rPr>
        <w:t xml:space="preserve"> module is a little different from the others</w:t>
      </w:r>
      <w:r w:rsidRPr="005A6AF7">
        <w:rPr>
          <w:rFonts w:asciiTheme="minorHAnsi" w:hAnsiTheme="minorHAnsi" w:cstheme="minorHAnsi"/>
        </w:rPr>
        <w:t xml:space="preserve">. </w:t>
      </w:r>
      <w:r>
        <w:rPr>
          <w:rFonts w:asciiTheme="minorHAnsi" w:hAnsiTheme="minorHAnsi" w:cstheme="minorHAnsi"/>
        </w:rPr>
        <w:t>It is a</w:t>
      </w:r>
      <w:r w:rsidRPr="005A6AF7">
        <w:rPr>
          <w:rFonts w:asciiTheme="minorHAnsi" w:hAnsiTheme="minorHAnsi" w:cstheme="minorHAnsi"/>
        </w:rPr>
        <w:t xml:space="preserve"> repository of phishing emails sent via API and also to the APWG’s reportphishing@apwg.org mailbox.  The records </w:t>
      </w:r>
      <w:proofErr w:type="spellStart"/>
      <w:ins w:id="550" w:author="Greg Aaron" w:date="2021-09-10T15:57:00Z">
        <w:r w:rsidR="00CB0EDE">
          <w:rPr>
            <w:rFonts w:asciiTheme="minorHAnsi" w:hAnsiTheme="minorHAnsi" w:cstheme="minorHAnsi"/>
          </w:rPr>
          <w:t>generally</w:t>
        </w:r>
      </w:ins>
      <w:r w:rsidRPr="005A6AF7">
        <w:rPr>
          <w:rFonts w:asciiTheme="minorHAnsi" w:hAnsiTheme="minorHAnsi" w:cstheme="minorHAnsi"/>
        </w:rPr>
        <w:t>include</w:t>
      </w:r>
      <w:proofErr w:type="spellEnd"/>
      <w:r w:rsidRPr="005A6AF7">
        <w:rPr>
          <w:rFonts w:asciiTheme="minorHAnsi" w:hAnsiTheme="minorHAnsi" w:cstheme="minorHAnsi"/>
        </w:rPr>
        <w:t xml:space="preserve"> full Internet headers and the bodies of the emails.  </w:t>
      </w:r>
    </w:p>
    <w:p w14:paraId="09B3F6E6" w14:textId="77777777" w:rsidR="005A6AF7" w:rsidRDefault="005A6AF7" w:rsidP="00631A8F">
      <w:pPr>
        <w:pStyle w:val="BodyText"/>
        <w:ind w:left="0"/>
        <w:rPr>
          <w:rFonts w:asciiTheme="minorHAnsi" w:hAnsiTheme="minorHAnsi" w:cstheme="minorHAnsi"/>
        </w:rPr>
      </w:pPr>
    </w:p>
    <w:p w14:paraId="6FBF7906" w14:textId="05A1325F" w:rsidR="00F31E53" w:rsidDel="008A0206" w:rsidRDefault="005A6AF7" w:rsidP="00631A8F">
      <w:pPr>
        <w:pStyle w:val="BodyText"/>
        <w:ind w:left="0"/>
        <w:rPr>
          <w:del w:id="551" w:author="Greg Aaron" w:date="2021-08-06T12:45:00Z"/>
          <w:rFonts w:asciiTheme="minorHAnsi" w:hAnsiTheme="minorHAnsi" w:cstheme="minorHAnsi"/>
        </w:rPr>
      </w:pPr>
      <w:r w:rsidRPr="005A6AF7">
        <w:rPr>
          <w:rFonts w:asciiTheme="minorHAnsi" w:hAnsiTheme="minorHAnsi" w:cstheme="minorHAnsi"/>
        </w:rPr>
        <w:t>These submissions do not feature a Confidence Score</w:t>
      </w:r>
      <w:r>
        <w:rPr>
          <w:rFonts w:asciiTheme="minorHAnsi" w:hAnsiTheme="minorHAnsi" w:cstheme="minorHAnsi"/>
        </w:rPr>
        <w:t>.</w:t>
      </w:r>
      <w:r w:rsidRPr="005A6AF7">
        <w:rPr>
          <w:rFonts w:asciiTheme="minorHAnsi" w:hAnsiTheme="minorHAnsi" w:cstheme="minorHAnsi"/>
        </w:rPr>
        <w:t xml:space="preserve"> </w:t>
      </w:r>
      <w:r>
        <w:rPr>
          <w:rFonts w:asciiTheme="minorHAnsi" w:hAnsiTheme="minorHAnsi" w:cstheme="minorHAnsi"/>
        </w:rPr>
        <w:t xml:space="preserve">Because the repository contains emails sent to the </w:t>
      </w:r>
      <w:r w:rsidRPr="005A6AF7">
        <w:rPr>
          <w:rFonts w:asciiTheme="minorHAnsi" w:hAnsiTheme="minorHAnsi" w:cstheme="minorHAnsi"/>
        </w:rPr>
        <w:t>reportphishing@apwg.org mailbox</w:t>
      </w:r>
      <w:r>
        <w:rPr>
          <w:rFonts w:asciiTheme="minorHAnsi" w:hAnsiTheme="minorHAnsi" w:cstheme="minorHAnsi"/>
        </w:rPr>
        <w:t xml:space="preserve">, which </w:t>
      </w:r>
      <w:r w:rsidR="00552BB2">
        <w:rPr>
          <w:rFonts w:asciiTheme="minorHAnsi" w:hAnsiTheme="minorHAnsi" w:cstheme="minorHAnsi"/>
        </w:rPr>
        <w:t xml:space="preserve">accepts submissions form the public, the module sometimes contains regular spam emails advertising various scams and products, and </w:t>
      </w:r>
      <w:del w:id="552" w:author="Greg Aaron" w:date="2021-08-06T12:46:00Z">
        <w:r w:rsidR="00552BB2" w:rsidDel="005D4507">
          <w:rPr>
            <w:rFonts w:asciiTheme="minorHAnsi" w:hAnsiTheme="minorHAnsi" w:cstheme="minorHAnsi"/>
          </w:rPr>
          <w:delText xml:space="preserve">may </w:delText>
        </w:r>
      </w:del>
      <w:r w:rsidR="00552BB2">
        <w:rPr>
          <w:rFonts w:asciiTheme="minorHAnsi" w:hAnsiTheme="minorHAnsi" w:cstheme="minorHAnsi"/>
        </w:rPr>
        <w:t>contain</w:t>
      </w:r>
      <w:ins w:id="553" w:author="Greg Aaron" w:date="2021-08-06T12:46:00Z">
        <w:r w:rsidR="005D4507">
          <w:rPr>
            <w:rFonts w:asciiTheme="minorHAnsi" w:hAnsiTheme="minorHAnsi" w:cstheme="minorHAnsi"/>
          </w:rPr>
          <w:t>s</w:t>
        </w:r>
      </w:ins>
      <w:del w:id="554" w:author="Greg Aaron" w:date="2021-08-06T12:46:00Z">
        <w:r w:rsidR="00552BB2" w:rsidDel="005D4507">
          <w:rPr>
            <w:rFonts w:asciiTheme="minorHAnsi" w:hAnsiTheme="minorHAnsi" w:cstheme="minorHAnsi"/>
          </w:rPr>
          <w:delText>s</w:delText>
        </w:r>
      </w:del>
      <w:r w:rsidR="00552BB2">
        <w:rPr>
          <w:rFonts w:asciiTheme="minorHAnsi" w:hAnsiTheme="minorHAnsi" w:cstheme="minorHAnsi"/>
        </w:rPr>
        <w:t xml:space="preserve"> false-</w:t>
      </w:r>
      <w:r w:rsidR="005D4DF4">
        <w:rPr>
          <w:rFonts w:asciiTheme="minorHAnsi" w:hAnsiTheme="minorHAnsi" w:cstheme="minorHAnsi"/>
        </w:rPr>
        <w:t>positives.</w:t>
      </w:r>
    </w:p>
    <w:p w14:paraId="5DD7C8DD" w14:textId="6045BCCE" w:rsidR="00F31E53" w:rsidDel="008A0206" w:rsidRDefault="00F31E53" w:rsidP="00631A8F">
      <w:pPr>
        <w:pStyle w:val="BodyText"/>
        <w:ind w:left="0"/>
        <w:rPr>
          <w:del w:id="555" w:author="Greg Aaron" w:date="2021-08-06T12:45:00Z"/>
          <w:rFonts w:asciiTheme="minorHAnsi" w:hAnsiTheme="minorHAnsi" w:cstheme="minorHAnsi"/>
        </w:rPr>
      </w:pPr>
    </w:p>
    <w:p w14:paraId="2E871F25" w14:textId="77777777" w:rsidR="00631A8F" w:rsidRPr="0009166A" w:rsidDel="008A0206" w:rsidRDefault="00631A8F" w:rsidP="0009166A">
      <w:pPr>
        <w:pStyle w:val="BodyText"/>
        <w:ind w:left="0"/>
        <w:rPr>
          <w:del w:id="556" w:author="Greg Aaron" w:date="2021-08-06T12:45:00Z"/>
          <w:rFonts w:asciiTheme="minorHAnsi" w:hAnsiTheme="minorHAnsi" w:cstheme="minorHAnsi"/>
        </w:rPr>
      </w:pPr>
    </w:p>
    <w:p w14:paraId="1A4F6BAF" w14:textId="73E2DC3B" w:rsidR="00B034CC" w:rsidDel="008A0206" w:rsidRDefault="00B034CC" w:rsidP="0009166A">
      <w:pPr>
        <w:pStyle w:val="BodyText"/>
        <w:spacing w:line="237" w:lineRule="exact"/>
        <w:ind w:left="0"/>
        <w:rPr>
          <w:del w:id="557" w:author="Greg Aaron" w:date="2021-08-06T12:45:00Z"/>
          <w:rFonts w:ascii="Courier New" w:hAnsi="Courier New" w:cs="Courier New"/>
        </w:rPr>
      </w:pPr>
    </w:p>
    <w:p w14:paraId="6127C475" w14:textId="4DA8B49D" w:rsidR="00B034CC" w:rsidDel="008A0206" w:rsidRDefault="00B034CC" w:rsidP="0009166A">
      <w:pPr>
        <w:pStyle w:val="BodyText"/>
        <w:spacing w:line="237" w:lineRule="exact"/>
        <w:ind w:left="0"/>
        <w:rPr>
          <w:del w:id="558" w:author="Greg Aaron" w:date="2021-08-06T12:45:00Z"/>
          <w:rFonts w:ascii="Courier New" w:hAnsi="Courier New" w:cs="Courier New"/>
        </w:rPr>
      </w:pPr>
    </w:p>
    <w:p w14:paraId="5C25CB64" w14:textId="30F8ABCC" w:rsidR="00B034CC" w:rsidDel="008A0206" w:rsidRDefault="00B034CC" w:rsidP="0009166A">
      <w:pPr>
        <w:pStyle w:val="BodyText"/>
        <w:spacing w:line="237" w:lineRule="exact"/>
        <w:ind w:left="0"/>
        <w:rPr>
          <w:del w:id="559" w:author="Greg Aaron" w:date="2021-08-06T12:45:00Z"/>
          <w:rFonts w:ascii="Courier New" w:hAnsi="Courier New" w:cs="Courier New"/>
        </w:rPr>
      </w:pPr>
    </w:p>
    <w:p w14:paraId="1B271B80" w14:textId="0FEBC2A1" w:rsidR="00F01CEB" w:rsidDel="008A0206" w:rsidRDefault="00F01CEB" w:rsidP="0009166A">
      <w:pPr>
        <w:rPr>
          <w:del w:id="560" w:author="Greg Aaron" w:date="2021-08-06T12:45:00Z"/>
          <w:rFonts w:asciiTheme="minorHAnsi" w:hAnsiTheme="minorHAnsi" w:cstheme="minorHAnsi"/>
        </w:rPr>
      </w:pPr>
    </w:p>
    <w:p w14:paraId="37C7DAC2" w14:textId="0E68D09B" w:rsidR="004D673C" w:rsidRPr="00531838" w:rsidRDefault="004D673C">
      <w:pPr>
        <w:pStyle w:val="BodyText"/>
        <w:ind w:left="0"/>
        <w:sectPr w:rsidR="004D673C" w:rsidRPr="00531838">
          <w:headerReference w:type="default" r:id="rId38"/>
          <w:footerReference w:type="default" r:id="rId39"/>
          <w:pgSz w:w="12240" w:h="15840"/>
          <w:pgMar w:top="1500" w:right="1720" w:bottom="1480" w:left="1340" w:header="0" w:footer="1281" w:gutter="0"/>
          <w:cols w:space="720"/>
        </w:sectPr>
        <w:pPrChange w:id="577" w:author="Greg Aaron" w:date="2021-08-06T12:45:00Z">
          <w:pPr>
            <w:pStyle w:val="BodyText"/>
            <w:spacing w:line="236" w:lineRule="exact"/>
            <w:ind w:left="0"/>
          </w:pPr>
        </w:pPrChange>
      </w:pPr>
    </w:p>
    <w:p w14:paraId="7409695C" w14:textId="6E690426" w:rsidR="004D673C" w:rsidDel="008A0206" w:rsidRDefault="004D673C" w:rsidP="0009166A">
      <w:pPr>
        <w:rPr>
          <w:del w:id="578" w:author="Greg Aaron" w:date="2021-08-06T12:45:00Z"/>
          <w:rFonts w:asciiTheme="minorHAnsi" w:hAnsiTheme="minorHAnsi" w:cstheme="minorHAnsi"/>
        </w:rPr>
      </w:pPr>
    </w:p>
    <w:p w14:paraId="4DD1136D" w14:textId="0E1370C3" w:rsidR="008A0206" w:rsidRPr="0009166A" w:rsidRDefault="008A0206">
      <w:pPr>
        <w:jc w:val="center"/>
        <w:rPr>
          <w:ins w:id="579" w:author="Greg Aaron" w:date="2021-08-06T12:45:00Z"/>
          <w:rFonts w:asciiTheme="minorHAnsi" w:hAnsiTheme="minorHAnsi" w:cstheme="minorHAnsi"/>
        </w:rPr>
        <w:pPrChange w:id="580" w:author="Greg Aaron" w:date="2021-08-06T12:45:00Z">
          <w:pPr/>
        </w:pPrChange>
      </w:pPr>
      <w:ins w:id="581" w:author="Greg Aaron" w:date="2021-08-06T12:45:00Z">
        <w:r>
          <w:rPr>
            <w:rFonts w:asciiTheme="minorHAnsi" w:hAnsiTheme="minorHAnsi" w:cstheme="minorHAnsi"/>
          </w:rPr>
          <w:t>#</w:t>
        </w:r>
      </w:ins>
    </w:p>
    <w:p w14:paraId="6A57BB37" w14:textId="77777777" w:rsidR="00003C72" w:rsidRPr="0009166A" w:rsidRDefault="00003C72" w:rsidP="0009166A">
      <w:pPr>
        <w:rPr>
          <w:rFonts w:ascii="Courier New" w:hAnsi="Courier New" w:cs="Courier New"/>
        </w:rPr>
      </w:pPr>
    </w:p>
    <w:sectPr w:rsidR="00003C72" w:rsidRPr="0009166A" w:rsidSect="0009166A">
      <w:footerReference w:type="default" r:id="rId40"/>
      <w:pgSz w:w="12240" w:h="15840"/>
      <w:pgMar w:top="1400" w:right="1420" w:bottom="1480" w:left="1340" w:header="0" w:footer="128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13" w:author="foy shiver" w:date="2021-08-07T13:52:00Z" w:initials="fs">
    <w:p w14:paraId="4E29DC75" w14:textId="5D190188" w:rsidR="00F663B7" w:rsidRDefault="00F663B7">
      <w:pPr>
        <w:pStyle w:val="CommentText"/>
      </w:pPr>
      <w:r>
        <w:rPr>
          <w:rStyle w:val="CommentReference"/>
        </w:rPr>
        <w:annotationRef/>
      </w:r>
      <w:r>
        <w:t>Uhhhh, we don’t actually do this.  Future feature never implemented.  Should we say so here instead of setting false expectations?</w:t>
      </w:r>
    </w:p>
  </w:comment>
  <w:comment w:id="532" w:author="foy shiver" w:date="2021-08-10T09:41:00Z" w:initials="fs">
    <w:p w14:paraId="708E2C06" w14:textId="2FDEA26A" w:rsidR="007858B2" w:rsidRDefault="007858B2">
      <w:pPr>
        <w:pStyle w:val="CommentText"/>
      </w:pPr>
      <w:r>
        <w:rPr>
          <w:rStyle w:val="CommentReference"/>
        </w:rPr>
        <w:annotationRef/>
      </w:r>
      <w:r w:rsidR="00BA643B">
        <w:t>Is the carriage return intentional?  Seems this should be on one line.</w:t>
      </w:r>
    </w:p>
  </w:comment>
  <w:comment w:id="535" w:author="foy shiver" w:date="2021-08-10T09:57:00Z" w:initials="fs">
    <w:p w14:paraId="3639BC9A" w14:textId="05E449DB" w:rsidR="00126CE7" w:rsidRDefault="00126CE7">
      <w:pPr>
        <w:pStyle w:val="CommentText"/>
      </w:pPr>
      <w:r>
        <w:rPr>
          <w:rStyle w:val="CommentReference"/>
        </w:rPr>
        <w:annotationRef/>
      </w:r>
      <w:r>
        <w:t>Is there a way to get this stupid application to NOT wrap this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29DC75" w15:done="1"/>
  <w15:commentEx w15:paraId="708E2C06" w15:done="0"/>
  <w15:commentEx w15:paraId="3639BC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29DC75" w16cid:durableId="24B90E80"/>
  <w16cid:commentId w16cid:paraId="708E2C06" w16cid:durableId="24BCC834"/>
  <w16cid:commentId w16cid:paraId="3639BC9A" w16cid:durableId="24BCC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04BED" w14:textId="77777777" w:rsidR="00C36F99" w:rsidRDefault="00C36F99">
      <w:r>
        <w:separator/>
      </w:r>
    </w:p>
  </w:endnote>
  <w:endnote w:type="continuationSeparator" w:id="0">
    <w:p w14:paraId="210DC275" w14:textId="77777777" w:rsidR="00C36F99" w:rsidRDefault="00C3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C0FD7" w14:textId="77777777" w:rsidR="00DE7EA1" w:rsidRDefault="00DE7EA1">
    <w:pPr>
      <w:pStyle w:val="Footer"/>
      <w:jc w:val="center"/>
      <w:rPr>
        <w:ins w:id="561" w:author="Greg Aaron" w:date="2021-08-17T10:19:00Z"/>
      </w:rPr>
    </w:pPr>
  </w:p>
  <w:customXmlInsRangeStart w:id="562" w:author="Greg Aaron" w:date="2021-08-17T10:19:00Z"/>
  <w:sdt>
    <w:sdtPr>
      <w:id w:val="-1018610075"/>
      <w:docPartObj>
        <w:docPartGallery w:val="Page Numbers (Bottom of Page)"/>
        <w:docPartUnique/>
      </w:docPartObj>
    </w:sdtPr>
    <w:sdtEndPr>
      <w:rPr>
        <w:rFonts w:asciiTheme="minorHAnsi" w:hAnsiTheme="minorHAnsi" w:cstheme="minorHAnsi"/>
        <w:noProof/>
      </w:rPr>
    </w:sdtEndPr>
    <w:sdtContent>
      <w:customXmlInsRangeEnd w:id="562"/>
      <w:p w14:paraId="686FD3AA" w14:textId="77777777" w:rsidR="00F4097F" w:rsidRPr="0009166A" w:rsidRDefault="00F4097F" w:rsidP="00F4097F">
        <w:pPr>
          <w:pStyle w:val="BodyText"/>
          <w:ind w:left="0"/>
          <w:jc w:val="center"/>
          <w:rPr>
            <w:ins w:id="563" w:author="Greg Aaron" w:date="2021-09-10T15:55:00Z"/>
            <w:rFonts w:asciiTheme="minorHAnsi" w:hAnsiTheme="minorHAnsi" w:cstheme="minorHAnsi"/>
            <w:sz w:val="20"/>
            <w:szCs w:val="20"/>
          </w:rPr>
        </w:pPr>
        <w:ins w:id="564" w:author="Greg Aaron" w:date="2021-09-10T15:55:00Z">
          <w:r w:rsidRPr="0009166A">
            <w:rPr>
              <w:rFonts w:asciiTheme="minorHAnsi" w:hAnsiTheme="minorHAnsi" w:cstheme="minorHAnsi"/>
              <w:sz w:val="20"/>
              <w:szCs w:val="20"/>
            </w:rPr>
            <w:t>Copyright © 2021 Anti-Phishing Working Group</w:t>
          </w:r>
        </w:ins>
      </w:p>
      <w:p w14:paraId="3FA5E13A" w14:textId="25181FC3" w:rsidR="00F4097F" w:rsidRDefault="00F4097F" w:rsidP="00F4097F">
        <w:pPr>
          <w:pStyle w:val="Footer"/>
          <w:rPr>
            <w:ins w:id="565" w:author="Greg Aaron" w:date="2021-09-10T15:55:00Z"/>
          </w:rPr>
          <w:pPrChange w:id="566" w:author="Greg Aaron" w:date="2021-09-10T15:55:00Z">
            <w:pPr>
              <w:pStyle w:val="Footer"/>
              <w:jc w:val="center"/>
            </w:pPr>
          </w:pPrChange>
        </w:pPr>
      </w:p>
      <w:p w14:paraId="59D6D829" w14:textId="0ECF3EB8" w:rsidR="00DE7EA1" w:rsidRPr="00DE7EA1" w:rsidRDefault="00DE7EA1">
        <w:pPr>
          <w:pStyle w:val="Footer"/>
          <w:jc w:val="center"/>
          <w:rPr>
            <w:ins w:id="567" w:author="Greg Aaron" w:date="2021-08-17T10:19:00Z"/>
            <w:rFonts w:asciiTheme="minorHAnsi" w:hAnsiTheme="minorHAnsi" w:cstheme="minorHAnsi"/>
            <w:rPrChange w:id="568" w:author="Greg Aaron" w:date="2021-08-17T10:19:00Z">
              <w:rPr>
                <w:ins w:id="569" w:author="Greg Aaron" w:date="2021-08-17T10:19:00Z"/>
              </w:rPr>
            </w:rPrChange>
          </w:rPr>
        </w:pPr>
        <w:ins w:id="570" w:author="Greg Aaron" w:date="2021-08-17T10:19:00Z">
          <w:r w:rsidRPr="00DE7EA1">
            <w:rPr>
              <w:rFonts w:asciiTheme="minorHAnsi" w:hAnsiTheme="minorHAnsi" w:cstheme="minorHAnsi"/>
              <w:rPrChange w:id="571" w:author="Greg Aaron" w:date="2021-08-17T10:19:00Z">
                <w:rPr/>
              </w:rPrChange>
            </w:rPr>
            <w:fldChar w:fldCharType="begin"/>
          </w:r>
          <w:r w:rsidRPr="00DE7EA1">
            <w:rPr>
              <w:rFonts w:asciiTheme="minorHAnsi" w:hAnsiTheme="minorHAnsi" w:cstheme="minorHAnsi"/>
              <w:rPrChange w:id="572" w:author="Greg Aaron" w:date="2021-08-17T10:19:00Z">
                <w:rPr/>
              </w:rPrChange>
            </w:rPr>
            <w:instrText xml:space="preserve"> PAGE   \* MERGEFORMAT </w:instrText>
          </w:r>
          <w:r w:rsidRPr="00DE7EA1">
            <w:rPr>
              <w:rFonts w:asciiTheme="minorHAnsi" w:hAnsiTheme="minorHAnsi" w:cstheme="minorHAnsi"/>
              <w:rPrChange w:id="573" w:author="Greg Aaron" w:date="2021-08-17T10:19:00Z">
                <w:rPr>
                  <w:noProof/>
                </w:rPr>
              </w:rPrChange>
            </w:rPr>
            <w:fldChar w:fldCharType="separate"/>
          </w:r>
          <w:r w:rsidRPr="00DE7EA1">
            <w:rPr>
              <w:rFonts w:asciiTheme="minorHAnsi" w:hAnsiTheme="minorHAnsi" w:cstheme="minorHAnsi"/>
              <w:noProof/>
              <w:rPrChange w:id="574" w:author="Greg Aaron" w:date="2021-08-17T10:19:00Z">
                <w:rPr>
                  <w:noProof/>
                </w:rPr>
              </w:rPrChange>
            </w:rPr>
            <w:t>2</w:t>
          </w:r>
          <w:r w:rsidRPr="00DE7EA1">
            <w:rPr>
              <w:rFonts w:asciiTheme="minorHAnsi" w:hAnsiTheme="minorHAnsi" w:cstheme="minorHAnsi"/>
              <w:noProof/>
              <w:rPrChange w:id="575" w:author="Greg Aaron" w:date="2021-08-17T10:19:00Z">
                <w:rPr>
                  <w:noProof/>
                </w:rPr>
              </w:rPrChange>
            </w:rPr>
            <w:fldChar w:fldCharType="end"/>
          </w:r>
        </w:ins>
      </w:p>
      <w:customXmlInsRangeStart w:id="576" w:author="Greg Aaron" w:date="2021-08-17T10:19:00Z"/>
    </w:sdtContent>
  </w:sdt>
  <w:customXmlInsRangeEnd w:id="576"/>
  <w:p w14:paraId="42EB68C1" w14:textId="77777777" w:rsidR="00DE7EA1" w:rsidRDefault="00DE7E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AB9F" w14:textId="77777777" w:rsidR="006C62AB" w:rsidRDefault="006C62AB">
    <w:pPr>
      <w:pStyle w:val="BodyText"/>
      <w:spacing w:line="14" w:lineRule="auto"/>
      <w:ind w:left="0"/>
      <w:rPr>
        <w:sz w:val="20"/>
      </w:rPr>
    </w:pPr>
    <w:r>
      <w:rPr>
        <w:noProof/>
      </w:rPr>
      <mc:AlternateContent>
        <mc:Choice Requires="wps">
          <w:drawing>
            <wp:anchor distT="0" distB="0" distL="114300" distR="114300" simplePos="0" relativeHeight="503298800" behindDoc="1" locked="0" layoutInCell="1" allowOverlap="1" wp14:anchorId="45244A15" wp14:editId="3824C5B9">
              <wp:simplePos x="0" y="0"/>
              <wp:positionH relativeFrom="page">
                <wp:posOffset>901700</wp:posOffset>
              </wp:positionH>
              <wp:positionV relativeFrom="page">
                <wp:posOffset>9105265</wp:posOffset>
              </wp:positionV>
              <wp:extent cx="3723640" cy="165735"/>
              <wp:effectExtent l="0" t="0" r="0" b="0"/>
              <wp:wrapNone/>
              <wp:docPr id="3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236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25F53" w14:textId="1E2EE47F" w:rsidR="006C62AB" w:rsidRDefault="006C62AB">
                          <w:pPr>
                            <w:spacing w:line="232" w:lineRule="exact"/>
                            <w:ind w:left="20"/>
                            <w:rPr>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244A15" id="_x0000_t202" coordsize="21600,21600" o:spt="202" path="m,l,21600r21600,l21600,xe">
              <v:stroke joinstyle="miter"/>
              <v:path gradientshapeok="t" o:connecttype="rect"/>
            </v:shapetype>
            <v:shape id="Text Box 5" o:spid="_x0000_s1174" type="#_x0000_t202" style="position:absolute;margin-left:71pt;margin-top:716.95pt;width:293.2pt;height:13.05pt;z-index:-1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" filled="f" stroked="f">
              <v:path arrowok="t"/>
              <v:textbox inset="0,0,0,0">
                <w:txbxContent>
                  <w:p w14:paraId="69425F53" w14:textId="1E2EE47F" w:rsidR="006C62AB" w:rsidRDefault="006C62AB">
                    <w:pPr>
                      <w:spacing w:line="232" w:lineRule="exact"/>
                      <w:ind w:left="20"/>
                      <w:rPr>
                        <w: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6A1CB" w14:textId="77777777" w:rsidR="00C36F99" w:rsidRDefault="00C36F99">
      <w:r>
        <w:separator/>
      </w:r>
    </w:p>
  </w:footnote>
  <w:footnote w:type="continuationSeparator" w:id="0">
    <w:p w14:paraId="1FB2629E" w14:textId="77777777" w:rsidR="00C36F99" w:rsidRDefault="00C36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4DA67" w14:textId="0C664D29" w:rsidR="006C62AB" w:rsidRDefault="006C62AB">
    <w:pPr>
      <w:pStyle w:val="Header"/>
    </w:pPr>
  </w:p>
  <w:p w14:paraId="4BAAC6A8" w14:textId="7193EDAD" w:rsidR="006C62AB" w:rsidRDefault="006C62AB">
    <w:pPr>
      <w:pStyle w:val="Header"/>
    </w:pPr>
  </w:p>
  <w:p w14:paraId="5311ED19" w14:textId="35CFEF20" w:rsidR="006C62AB" w:rsidRDefault="006C62AB" w:rsidP="0009166A">
    <w:pPr>
      <w:pStyle w:val="Header"/>
      <w:jc w:val="center"/>
    </w:pPr>
    <w:r>
      <w:rPr>
        <w:noProof/>
      </w:rPr>
      <w:drawing>
        <wp:inline distT="0" distB="0" distL="0" distR="0" wp14:anchorId="05157FA9" wp14:editId="3BD0B2D0">
          <wp:extent cx="1143000" cy="40005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
                    <a:extLst>
                      <a:ext uri="{28A0092B-C50C-407E-A947-70E740481C1C}">
                        <a14:useLocalDpi xmlns:a14="http://schemas.microsoft.com/office/drawing/2010/main" val="0"/>
                      </a:ext>
                    </a:extLst>
                  </a:blip>
                  <a:stretch>
                    <a:fillRect/>
                  </a:stretch>
                </pic:blipFill>
                <pic:spPr>
                  <a:xfrm>
                    <a:off x="0" y="0"/>
                    <a:ext cx="1143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4B10"/>
    <w:multiLevelType w:val="hybridMultilevel"/>
    <w:tmpl w:val="E590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A30AC"/>
    <w:multiLevelType w:val="hybridMultilevel"/>
    <w:tmpl w:val="D47C549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0CBE1167"/>
    <w:multiLevelType w:val="hybridMultilevel"/>
    <w:tmpl w:val="A4025BA2"/>
    <w:lvl w:ilvl="0" w:tplc="ADCE5D02">
      <w:numFmt w:val="bullet"/>
      <w:lvlText w:val="*"/>
      <w:lvlJc w:val="left"/>
      <w:pPr>
        <w:ind w:left="100" w:hanging="161"/>
      </w:pPr>
      <w:rPr>
        <w:rFonts w:ascii="Arial" w:eastAsia="Arial" w:hAnsi="Arial" w:cs="Arial" w:hint="default"/>
        <w:w w:val="128"/>
        <w:sz w:val="22"/>
        <w:szCs w:val="22"/>
      </w:rPr>
    </w:lvl>
    <w:lvl w:ilvl="1" w:tplc="ABD6B1D8">
      <w:numFmt w:val="bullet"/>
      <w:lvlText w:val="•"/>
      <w:lvlJc w:val="left"/>
      <w:pPr>
        <w:ind w:left="820" w:hanging="360"/>
      </w:pPr>
      <w:rPr>
        <w:rFonts w:ascii="Arial" w:eastAsia="Arial" w:hAnsi="Arial" w:cs="Arial" w:hint="default"/>
        <w:w w:val="131"/>
        <w:sz w:val="22"/>
        <w:szCs w:val="22"/>
      </w:rPr>
    </w:lvl>
    <w:lvl w:ilvl="2" w:tplc="1E806C22">
      <w:numFmt w:val="bullet"/>
      <w:lvlText w:val="•"/>
      <w:lvlJc w:val="left"/>
      <w:pPr>
        <w:ind w:left="1786" w:hanging="360"/>
      </w:pPr>
      <w:rPr>
        <w:rFonts w:hint="default"/>
      </w:rPr>
    </w:lvl>
    <w:lvl w:ilvl="3" w:tplc="E634E19A">
      <w:numFmt w:val="bullet"/>
      <w:lvlText w:val="•"/>
      <w:lvlJc w:val="left"/>
      <w:pPr>
        <w:ind w:left="2753" w:hanging="360"/>
      </w:pPr>
      <w:rPr>
        <w:rFonts w:hint="default"/>
      </w:rPr>
    </w:lvl>
    <w:lvl w:ilvl="4" w:tplc="90662374">
      <w:numFmt w:val="bullet"/>
      <w:lvlText w:val="•"/>
      <w:lvlJc w:val="left"/>
      <w:pPr>
        <w:ind w:left="3720" w:hanging="360"/>
      </w:pPr>
      <w:rPr>
        <w:rFonts w:hint="default"/>
      </w:rPr>
    </w:lvl>
    <w:lvl w:ilvl="5" w:tplc="8840890A">
      <w:numFmt w:val="bullet"/>
      <w:lvlText w:val="•"/>
      <w:lvlJc w:val="left"/>
      <w:pPr>
        <w:ind w:left="4686" w:hanging="360"/>
      </w:pPr>
      <w:rPr>
        <w:rFonts w:hint="default"/>
      </w:rPr>
    </w:lvl>
    <w:lvl w:ilvl="6" w:tplc="C8C8231C">
      <w:numFmt w:val="bullet"/>
      <w:lvlText w:val="•"/>
      <w:lvlJc w:val="left"/>
      <w:pPr>
        <w:ind w:left="5653" w:hanging="360"/>
      </w:pPr>
      <w:rPr>
        <w:rFonts w:hint="default"/>
      </w:rPr>
    </w:lvl>
    <w:lvl w:ilvl="7" w:tplc="5EB82B0A">
      <w:numFmt w:val="bullet"/>
      <w:lvlText w:val="•"/>
      <w:lvlJc w:val="left"/>
      <w:pPr>
        <w:ind w:left="6620" w:hanging="360"/>
      </w:pPr>
      <w:rPr>
        <w:rFonts w:hint="default"/>
      </w:rPr>
    </w:lvl>
    <w:lvl w:ilvl="8" w:tplc="9440F73A">
      <w:numFmt w:val="bullet"/>
      <w:lvlText w:val="•"/>
      <w:lvlJc w:val="left"/>
      <w:pPr>
        <w:ind w:left="7586" w:hanging="360"/>
      </w:pPr>
      <w:rPr>
        <w:rFonts w:hint="default"/>
      </w:rPr>
    </w:lvl>
  </w:abstractNum>
  <w:abstractNum w:abstractNumId="3" w15:restartNumberingAfterBreak="0">
    <w:nsid w:val="0F252710"/>
    <w:multiLevelType w:val="hybridMultilevel"/>
    <w:tmpl w:val="90AC8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F4E5B"/>
    <w:multiLevelType w:val="hybridMultilevel"/>
    <w:tmpl w:val="ACE2E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D4EC3"/>
    <w:multiLevelType w:val="hybridMultilevel"/>
    <w:tmpl w:val="84F4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E46C1"/>
    <w:multiLevelType w:val="hybridMultilevel"/>
    <w:tmpl w:val="5642B8CA"/>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325805"/>
    <w:multiLevelType w:val="hybridMultilevel"/>
    <w:tmpl w:val="EDA0A59C"/>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A486A"/>
    <w:multiLevelType w:val="hybridMultilevel"/>
    <w:tmpl w:val="D33095B0"/>
    <w:lvl w:ilvl="0" w:tplc="F2F06F8C">
      <w:start w:val="2"/>
      <w:numFmt w:val="bullet"/>
      <w:lvlText w:val=""/>
      <w:lvlJc w:val="left"/>
      <w:pPr>
        <w:ind w:left="720" w:hanging="360"/>
      </w:pPr>
      <w:rPr>
        <w:rFonts w:ascii="Symbol" w:eastAsia="Arial" w:hAnsi="Symbol" w:cstheme="minorHAns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2032AD"/>
    <w:multiLevelType w:val="hybridMultilevel"/>
    <w:tmpl w:val="BE10F32E"/>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6868CB"/>
    <w:multiLevelType w:val="hybridMultilevel"/>
    <w:tmpl w:val="0E80A196"/>
    <w:lvl w:ilvl="0" w:tplc="6046F06E">
      <w:numFmt w:val="bullet"/>
      <w:lvlText w:val="•"/>
      <w:lvlJc w:val="left"/>
      <w:pPr>
        <w:ind w:left="1440" w:hanging="720"/>
      </w:pPr>
      <w:rPr>
        <w:rFonts w:ascii="Calibri" w:eastAsia="Arial"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0E50F38"/>
    <w:multiLevelType w:val="hybridMultilevel"/>
    <w:tmpl w:val="26B8D74E"/>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84480D"/>
    <w:multiLevelType w:val="hybridMultilevel"/>
    <w:tmpl w:val="B030A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E05275"/>
    <w:multiLevelType w:val="hybridMultilevel"/>
    <w:tmpl w:val="15CC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BE370E"/>
    <w:multiLevelType w:val="hybridMultilevel"/>
    <w:tmpl w:val="4EE87522"/>
    <w:lvl w:ilvl="0" w:tplc="6046F06E">
      <w:numFmt w:val="bullet"/>
      <w:lvlText w:val="•"/>
      <w:lvlJc w:val="left"/>
      <w:pPr>
        <w:ind w:left="1080" w:hanging="72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B36221"/>
    <w:multiLevelType w:val="hybridMultilevel"/>
    <w:tmpl w:val="962E0A8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2"/>
  </w:num>
  <w:num w:numId="2">
    <w:abstractNumId w:val="3"/>
  </w:num>
  <w:num w:numId="3">
    <w:abstractNumId w:val="15"/>
  </w:num>
  <w:num w:numId="4">
    <w:abstractNumId w:val="1"/>
  </w:num>
  <w:num w:numId="5">
    <w:abstractNumId w:val="4"/>
  </w:num>
  <w:num w:numId="6">
    <w:abstractNumId w:val="5"/>
  </w:num>
  <w:num w:numId="7">
    <w:abstractNumId w:val="0"/>
  </w:num>
  <w:num w:numId="8">
    <w:abstractNumId w:val="8"/>
  </w:num>
  <w:num w:numId="9">
    <w:abstractNumId w:val="12"/>
  </w:num>
  <w:num w:numId="10">
    <w:abstractNumId w:val="13"/>
  </w:num>
  <w:num w:numId="11">
    <w:abstractNumId w:val="14"/>
  </w:num>
  <w:num w:numId="12">
    <w:abstractNumId w:val="10"/>
  </w:num>
  <w:num w:numId="13">
    <w:abstractNumId w:val="6"/>
  </w:num>
  <w:num w:numId="14">
    <w:abstractNumId w:val="9"/>
  </w:num>
  <w:num w:numId="15">
    <w:abstractNumId w:val="7"/>
  </w:num>
  <w:num w:numId="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oy shiver">
    <w15:presenceInfo w15:providerId="None" w15:userId="foy shiver"/>
  </w15:person>
  <w15:person w15:author="Greg Aaron">
    <w15:presenceInfo w15:providerId="Windows Live" w15:userId="90c9742b5c7289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720"/>
  <w:drawingGridHorizontalSpacing w:val="110"/>
  <w:displayHorizontalDrawingGridEvery w:val="2"/>
  <w:characterSpacingControl w:val="doNotCompress"/>
  <w:hdrShapeDefaults>
    <o:shapedefaults v:ext="edit" spidmax="2049">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45"/>
    <w:rsid w:val="00003C72"/>
    <w:rsid w:val="000215B2"/>
    <w:rsid w:val="000304E9"/>
    <w:rsid w:val="00065168"/>
    <w:rsid w:val="00073D30"/>
    <w:rsid w:val="0009166A"/>
    <w:rsid w:val="000C647C"/>
    <w:rsid w:val="001043AF"/>
    <w:rsid w:val="00126CE7"/>
    <w:rsid w:val="00141B59"/>
    <w:rsid w:val="001434B4"/>
    <w:rsid w:val="00146CDE"/>
    <w:rsid w:val="001474EE"/>
    <w:rsid w:val="001779B0"/>
    <w:rsid w:val="001833AC"/>
    <w:rsid w:val="001E6A2B"/>
    <w:rsid w:val="002160AC"/>
    <w:rsid w:val="00233867"/>
    <w:rsid w:val="00256A81"/>
    <w:rsid w:val="002655C5"/>
    <w:rsid w:val="002817E0"/>
    <w:rsid w:val="002A0B07"/>
    <w:rsid w:val="002A5663"/>
    <w:rsid w:val="002A6BCD"/>
    <w:rsid w:val="002A7151"/>
    <w:rsid w:val="00310641"/>
    <w:rsid w:val="003359AD"/>
    <w:rsid w:val="00346E57"/>
    <w:rsid w:val="00364036"/>
    <w:rsid w:val="00377B60"/>
    <w:rsid w:val="00384B40"/>
    <w:rsid w:val="003948CC"/>
    <w:rsid w:val="003A1668"/>
    <w:rsid w:val="003B474B"/>
    <w:rsid w:val="003C1D4E"/>
    <w:rsid w:val="003D5E37"/>
    <w:rsid w:val="003E41DC"/>
    <w:rsid w:val="003F7E06"/>
    <w:rsid w:val="004263F9"/>
    <w:rsid w:val="0043735A"/>
    <w:rsid w:val="00465C62"/>
    <w:rsid w:val="00497873"/>
    <w:rsid w:val="004A32A3"/>
    <w:rsid w:val="004A4A1A"/>
    <w:rsid w:val="004B39DD"/>
    <w:rsid w:val="004C66DE"/>
    <w:rsid w:val="004D2919"/>
    <w:rsid w:val="004D673C"/>
    <w:rsid w:val="004E3A70"/>
    <w:rsid w:val="004E6497"/>
    <w:rsid w:val="005204B9"/>
    <w:rsid w:val="00521167"/>
    <w:rsid w:val="0052485F"/>
    <w:rsid w:val="005262CF"/>
    <w:rsid w:val="00531838"/>
    <w:rsid w:val="005476E1"/>
    <w:rsid w:val="00552BB2"/>
    <w:rsid w:val="005568DC"/>
    <w:rsid w:val="00584047"/>
    <w:rsid w:val="005841F1"/>
    <w:rsid w:val="00592880"/>
    <w:rsid w:val="005978AA"/>
    <w:rsid w:val="005A5A19"/>
    <w:rsid w:val="005A6AF7"/>
    <w:rsid w:val="005B1B40"/>
    <w:rsid w:val="005B60D2"/>
    <w:rsid w:val="005B7085"/>
    <w:rsid w:val="005D4507"/>
    <w:rsid w:val="005D4DF4"/>
    <w:rsid w:val="006143A9"/>
    <w:rsid w:val="00631A8F"/>
    <w:rsid w:val="00633A99"/>
    <w:rsid w:val="00647205"/>
    <w:rsid w:val="006616D7"/>
    <w:rsid w:val="00662A81"/>
    <w:rsid w:val="00681D38"/>
    <w:rsid w:val="006A0FE7"/>
    <w:rsid w:val="006B2D02"/>
    <w:rsid w:val="006C125C"/>
    <w:rsid w:val="006C20DD"/>
    <w:rsid w:val="006C3EED"/>
    <w:rsid w:val="006C62AB"/>
    <w:rsid w:val="006D2899"/>
    <w:rsid w:val="006E6221"/>
    <w:rsid w:val="006F3C3A"/>
    <w:rsid w:val="00703394"/>
    <w:rsid w:val="00703845"/>
    <w:rsid w:val="007179AE"/>
    <w:rsid w:val="00722905"/>
    <w:rsid w:val="0077255F"/>
    <w:rsid w:val="00784995"/>
    <w:rsid w:val="007858B2"/>
    <w:rsid w:val="00797B58"/>
    <w:rsid w:val="007C153E"/>
    <w:rsid w:val="007C5582"/>
    <w:rsid w:val="007D5F50"/>
    <w:rsid w:val="007F4F40"/>
    <w:rsid w:val="008149AB"/>
    <w:rsid w:val="00837699"/>
    <w:rsid w:val="00846D14"/>
    <w:rsid w:val="008478BB"/>
    <w:rsid w:val="008A0206"/>
    <w:rsid w:val="008D7F42"/>
    <w:rsid w:val="009139D0"/>
    <w:rsid w:val="009439BF"/>
    <w:rsid w:val="00943E25"/>
    <w:rsid w:val="00965332"/>
    <w:rsid w:val="009D52EE"/>
    <w:rsid w:val="009F69FA"/>
    <w:rsid w:val="00A371A3"/>
    <w:rsid w:val="00A44A4F"/>
    <w:rsid w:val="00A52B6F"/>
    <w:rsid w:val="00A668E4"/>
    <w:rsid w:val="00A67531"/>
    <w:rsid w:val="00AA2E73"/>
    <w:rsid w:val="00AA310E"/>
    <w:rsid w:val="00AF38DE"/>
    <w:rsid w:val="00B034CC"/>
    <w:rsid w:val="00B24CF4"/>
    <w:rsid w:val="00B37573"/>
    <w:rsid w:val="00B50F21"/>
    <w:rsid w:val="00B540E2"/>
    <w:rsid w:val="00B55C67"/>
    <w:rsid w:val="00B577AB"/>
    <w:rsid w:val="00B72F52"/>
    <w:rsid w:val="00BA643B"/>
    <w:rsid w:val="00BD30C7"/>
    <w:rsid w:val="00BF44A4"/>
    <w:rsid w:val="00C2614B"/>
    <w:rsid w:val="00C36F99"/>
    <w:rsid w:val="00C46729"/>
    <w:rsid w:val="00C5510F"/>
    <w:rsid w:val="00C8359C"/>
    <w:rsid w:val="00CB0EDE"/>
    <w:rsid w:val="00CD7388"/>
    <w:rsid w:val="00CF00C7"/>
    <w:rsid w:val="00CF30B0"/>
    <w:rsid w:val="00CF7725"/>
    <w:rsid w:val="00D13675"/>
    <w:rsid w:val="00D30D29"/>
    <w:rsid w:val="00D37D81"/>
    <w:rsid w:val="00D52F5C"/>
    <w:rsid w:val="00D71D3F"/>
    <w:rsid w:val="00D90A2E"/>
    <w:rsid w:val="00DB07FA"/>
    <w:rsid w:val="00DC73FA"/>
    <w:rsid w:val="00DE7EA1"/>
    <w:rsid w:val="00E305C0"/>
    <w:rsid w:val="00E5160D"/>
    <w:rsid w:val="00E54676"/>
    <w:rsid w:val="00E9703E"/>
    <w:rsid w:val="00EA7602"/>
    <w:rsid w:val="00EA7704"/>
    <w:rsid w:val="00EB25D9"/>
    <w:rsid w:val="00ED3DB9"/>
    <w:rsid w:val="00F01CEB"/>
    <w:rsid w:val="00F31E53"/>
    <w:rsid w:val="00F33E3D"/>
    <w:rsid w:val="00F35EF3"/>
    <w:rsid w:val="00F370C1"/>
    <w:rsid w:val="00F4097F"/>
    <w:rsid w:val="00F65082"/>
    <w:rsid w:val="00F663B7"/>
    <w:rsid w:val="00F83E81"/>
    <w:rsid w:val="00FA60E1"/>
    <w:rsid w:val="00FD028B"/>
    <w:rsid w:val="00FD32F6"/>
    <w:rsid w:val="00FE3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9783E68"/>
  <w15:docId w15:val="{4714C4A8-E2B3-4E47-AC1A-DC17C130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rsid w:val="006C20DD"/>
    <w:pPr>
      <w:outlineLvl w:val="0"/>
    </w:pPr>
    <w:rPr>
      <w:rFonts w:ascii="Calibri Light" w:hAnsi="Calibri Light" w:cs="Calibri Light"/>
      <w:b/>
      <w:color w:val="339966"/>
      <w:sz w:val="32"/>
      <w:szCs w:val="32"/>
    </w:rPr>
  </w:style>
  <w:style w:type="paragraph" w:styleId="Heading2">
    <w:name w:val="heading 2"/>
    <w:basedOn w:val="Normal"/>
    <w:next w:val="Normal"/>
    <w:link w:val="Heading2Char"/>
    <w:uiPriority w:val="9"/>
    <w:unhideWhenUsed/>
    <w:qFormat/>
    <w:rsid w:val="006C20DD"/>
    <w:pPr>
      <w:keepNext/>
      <w:keepLines/>
      <w:spacing w:before="40"/>
      <w:outlineLvl w:val="1"/>
    </w:pPr>
    <w:rPr>
      <w:rFonts w:ascii="Calibri Light" w:eastAsiaTheme="majorEastAsia" w:hAnsi="Calibri Light" w:cs="Calibri Light"/>
      <w:b/>
      <w:bCs/>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00"/>
    </w:p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139D0"/>
    <w:pPr>
      <w:tabs>
        <w:tab w:val="center" w:pos="4680"/>
        <w:tab w:val="right" w:pos="9360"/>
      </w:tabs>
    </w:pPr>
  </w:style>
  <w:style w:type="character" w:customStyle="1" w:styleId="HeaderChar">
    <w:name w:val="Header Char"/>
    <w:basedOn w:val="DefaultParagraphFont"/>
    <w:link w:val="Header"/>
    <w:uiPriority w:val="99"/>
    <w:rsid w:val="009139D0"/>
    <w:rPr>
      <w:rFonts w:ascii="Arial" w:eastAsia="Arial" w:hAnsi="Arial" w:cs="Arial"/>
    </w:rPr>
  </w:style>
  <w:style w:type="paragraph" w:styleId="Footer">
    <w:name w:val="footer"/>
    <w:basedOn w:val="Normal"/>
    <w:link w:val="FooterChar"/>
    <w:uiPriority w:val="99"/>
    <w:unhideWhenUsed/>
    <w:rsid w:val="009139D0"/>
    <w:pPr>
      <w:tabs>
        <w:tab w:val="center" w:pos="4680"/>
        <w:tab w:val="right" w:pos="9360"/>
      </w:tabs>
    </w:pPr>
  </w:style>
  <w:style w:type="character" w:customStyle="1" w:styleId="FooterChar">
    <w:name w:val="Footer Char"/>
    <w:basedOn w:val="DefaultParagraphFont"/>
    <w:link w:val="Footer"/>
    <w:uiPriority w:val="99"/>
    <w:rsid w:val="009139D0"/>
    <w:rPr>
      <w:rFonts w:ascii="Arial" w:eastAsia="Arial" w:hAnsi="Arial" w:cs="Arial"/>
    </w:rPr>
  </w:style>
  <w:style w:type="character" w:customStyle="1" w:styleId="Heading2Char">
    <w:name w:val="Heading 2 Char"/>
    <w:basedOn w:val="DefaultParagraphFont"/>
    <w:link w:val="Heading2"/>
    <w:uiPriority w:val="9"/>
    <w:rsid w:val="006C20DD"/>
    <w:rPr>
      <w:rFonts w:ascii="Calibri Light" w:eastAsiaTheme="majorEastAsia" w:hAnsi="Calibri Light" w:cs="Calibri Light"/>
      <w:b/>
      <w:bCs/>
      <w:color w:val="365F91" w:themeColor="accent1" w:themeShade="BF"/>
      <w:sz w:val="26"/>
      <w:szCs w:val="26"/>
    </w:rPr>
  </w:style>
  <w:style w:type="character" w:styleId="Hyperlink">
    <w:name w:val="Hyperlink"/>
    <w:basedOn w:val="DefaultParagraphFont"/>
    <w:uiPriority w:val="99"/>
    <w:unhideWhenUsed/>
    <w:rsid w:val="00E5160D"/>
    <w:rPr>
      <w:color w:val="0000FF" w:themeColor="hyperlink"/>
      <w:u w:val="single"/>
    </w:rPr>
  </w:style>
  <w:style w:type="character" w:styleId="UnresolvedMention">
    <w:name w:val="Unresolved Mention"/>
    <w:basedOn w:val="DefaultParagraphFont"/>
    <w:uiPriority w:val="99"/>
    <w:semiHidden/>
    <w:unhideWhenUsed/>
    <w:rsid w:val="00E5160D"/>
    <w:rPr>
      <w:color w:val="605E5C"/>
      <w:shd w:val="clear" w:color="auto" w:fill="E1DFDD"/>
    </w:rPr>
  </w:style>
  <w:style w:type="paragraph" w:styleId="HTMLPreformatted">
    <w:name w:val="HTML Preformatted"/>
    <w:basedOn w:val="Normal"/>
    <w:link w:val="HTMLPreformattedChar"/>
    <w:uiPriority w:val="99"/>
    <w:semiHidden/>
    <w:unhideWhenUsed/>
    <w:rsid w:val="00F650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5082"/>
    <w:rPr>
      <w:rFonts w:ascii="Courier New" w:eastAsia="Times New Roman" w:hAnsi="Courier New" w:cs="Courier New"/>
      <w:sz w:val="20"/>
      <w:szCs w:val="20"/>
    </w:rPr>
  </w:style>
  <w:style w:type="character" w:customStyle="1" w:styleId="pl-s">
    <w:name w:val="pl-s"/>
    <w:basedOn w:val="DefaultParagraphFont"/>
    <w:rsid w:val="00F65082"/>
  </w:style>
  <w:style w:type="character" w:customStyle="1" w:styleId="pl-pds">
    <w:name w:val="pl-pds"/>
    <w:basedOn w:val="DefaultParagraphFont"/>
    <w:rsid w:val="00F65082"/>
  </w:style>
  <w:style w:type="paragraph" w:styleId="Revision">
    <w:name w:val="Revision"/>
    <w:hidden/>
    <w:uiPriority w:val="99"/>
    <w:semiHidden/>
    <w:rsid w:val="004A32A3"/>
    <w:pPr>
      <w:widowControl/>
      <w:autoSpaceDE/>
      <w:autoSpaceDN/>
    </w:pPr>
    <w:rPr>
      <w:rFonts w:ascii="Arial" w:eastAsia="Arial" w:hAnsi="Arial" w:cs="Arial"/>
    </w:rPr>
  </w:style>
  <w:style w:type="paragraph" w:styleId="TOC1">
    <w:name w:val="toc 1"/>
    <w:basedOn w:val="Normal"/>
    <w:next w:val="Normal"/>
    <w:autoRedefine/>
    <w:uiPriority w:val="39"/>
    <w:unhideWhenUsed/>
    <w:rsid w:val="00AA310E"/>
    <w:pPr>
      <w:spacing w:after="100"/>
    </w:pPr>
  </w:style>
  <w:style w:type="paragraph" w:styleId="TOC2">
    <w:name w:val="toc 2"/>
    <w:basedOn w:val="Normal"/>
    <w:next w:val="Normal"/>
    <w:autoRedefine/>
    <w:uiPriority w:val="39"/>
    <w:unhideWhenUsed/>
    <w:rsid w:val="00AA310E"/>
    <w:pPr>
      <w:spacing w:after="100"/>
      <w:ind w:left="220"/>
    </w:pPr>
  </w:style>
  <w:style w:type="paragraph" w:styleId="BalloonText">
    <w:name w:val="Balloon Text"/>
    <w:basedOn w:val="Normal"/>
    <w:link w:val="BalloonTextChar"/>
    <w:uiPriority w:val="99"/>
    <w:semiHidden/>
    <w:unhideWhenUsed/>
    <w:rsid w:val="006C62A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62AB"/>
    <w:rPr>
      <w:rFonts w:ascii="Times New Roman" w:eastAsia="Arial" w:hAnsi="Times New Roman" w:cs="Times New Roman"/>
      <w:sz w:val="18"/>
      <w:szCs w:val="18"/>
    </w:rPr>
  </w:style>
  <w:style w:type="character" w:styleId="FollowedHyperlink">
    <w:name w:val="FollowedHyperlink"/>
    <w:basedOn w:val="DefaultParagraphFont"/>
    <w:uiPriority w:val="99"/>
    <w:semiHidden/>
    <w:unhideWhenUsed/>
    <w:rsid w:val="00F663B7"/>
    <w:rPr>
      <w:color w:val="800080" w:themeColor="followedHyperlink"/>
      <w:u w:val="single"/>
    </w:rPr>
  </w:style>
  <w:style w:type="character" w:styleId="CommentReference">
    <w:name w:val="annotation reference"/>
    <w:basedOn w:val="DefaultParagraphFont"/>
    <w:uiPriority w:val="99"/>
    <w:semiHidden/>
    <w:unhideWhenUsed/>
    <w:rsid w:val="00F663B7"/>
    <w:rPr>
      <w:sz w:val="16"/>
      <w:szCs w:val="16"/>
    </w:rPr>
  </w:style>
  <w:style w:type="paragraph" w:styleId="CommentText">
    <w:name w:val="annotation text"/>
    <w:basedOn w:val="Normal"/>
    <w:link w:val="CommentTextChar"/>
    <w:uiPriority w:val="99"/>
    <w:semiHidden/>
    <w:unhideWhenUsed/>
    <w:rsid w:val="00F663B7"/>
    <w:rPr>
      <w:sz w:val="20"/>
      <w:szCs w:val="20"/>
    </w:rPr>
  </w:style>
  <w:style w:type="character" w:customStyle="1" w:styleId="CommentTextChar">
    <w:name w:val="Comment Text Char"/>
    <w:basedOn w:val="DefaultParagraphFont"/>
    <w:link w:val="CommentText"/>
    <w:uiPriority w:val="99"/>
    <w:semiHidden/>
    <w:rsid w:val="00F663B7"/>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663B7"/>
    <w:rPr>
      <w:b/>
      <w:bCs/>
    </w:rPr>
  </w:style>
  <w:style w:type="character" w:customStyle="1" w:styleId="CommentSubjectChar">
    <w:name w:val="Comment Subject Char"/>
    <w:basedOn w:val="CommentTextChar"/>
    <w:link w:val="CommentSubject"/>
    <w:uiPriority w:val="99"/>
    <w:semiHidden/>
    <w:rsid w:val="00F663B7"/>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065896">
      <w:bodyDiv w:val="1"/>
      <w:marLeft w:val="0"/>
      <w:marRight w:val="0"/>
      <w:marTop w:val="0"/>
      <w:marBottom w:val="0"/>
      <w:divBdr>
        <w:top w:val="none" w:sz="0" w:space="0" w:color="auto"/>
        <w:left w:val="none" w:sz="0" w:space="0" w:color="auto"/>
        <w:bottom w:val="none" w:sz="0" w:space="0" w:color="auto"/>
        <w:right w:val="none" w:sz="0" w:space="0" w:color="auto"/>
      </w:divBdr>
    </w:div>
    <w:div w:id="1151367523">
      <w:bodyDiv w:val="1"/>
      <w:marLeft w:val="0"/>
      <w:marRight w:val="0"/>
      <w:marTop w:val="0"/>
      <w:marBottom w:val="0"/>
      <w:divBdr>
        <w:top w:val="none" w:sz="0" w:space="0" w:color="auto"/>
        <w:left w:val="none" w:sz="0" w:space="0" w:color="auto"/>
        <w:bottom w:val="none" w:sz="0" w:space="0" w:color="auto"/>
        <w:right w:val="none" w:sz="0" w:space="0" w:color="auto"/>
      </w:divBdr>
    </w:div>
    <w:div w:id="1329485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rimex.net" TargetMode="External"/><Relationship Id="rId13" Type="http://schemas.openxmlformats.org/officeDocument/2006/relationships/hyperlink" Target="https://ecrimex.net" TargetMode="External"/><Relationship Id="rId18" Type="http://schemas.openxmlformats.org/officeDocument/2006/relationships/hyperlink" Target="https://ecrimex.net/api" TargetMode="External"/><Relationship Id="rId26" Type="http://schemas.openxmlformats.org/officeDocument/2006/relationships/image" Target="media/image2.png"/><Relationship Id="rId39" Type="http://schemas.openxmlformats.org/officeDocument/2006/relationships/footer" Target="footer1.xml"/><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image" Target="media/image6.jpeg"/><Relationship Id="rId42"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en.wikipedia.org/wiki/Representational_state_transfer" TargetMode="External"/><Relationship Id="rId17" Type="http://schemas.openxmlformats.org/officeDocument/2006/relationships/hyperlink" Target="https://ecrimex.net/users/update" TargetMode="External"/><Relationship Id="rId25" Type="http://schemas.openxmlformats.org/officeDocument/2006/relationships/image" Target="media/image1.png"/><Relationship Id="rId33" Type="http://schemas.openxmlformats.org/officeDocument/2006/relationships/image" Target="media/image5.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etpostman.com/apps" TargetMode="External"/><Relationship Id="rId20" Type="http://schemas.microsoft.com/office/2011/relationships/commentsExtended" Target="commentsExtended.xml"/><Relationship Id="rId29" Type="http://schemas.openxmlformats.org/officeDocument/2006/relationships/image" Target="media/image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mex.net" TargetMode="External"/><Relationship Id="rId24" Type="http://schemas.openxmlformats.org/officeDocument/2006/relationships/hyperlink" Target="http://www.mike.com/test1" TargetMode="External"/><Relationship Id="rId32" Type="http://schemas.openxmlformats.org/officeDocument/2006/relationships/image" Target="media/image6.png"/><Relationship Id="rId37" Type="http://schemas.openxmlformats.org/officeDocument/2006/relationships/hyperlink" Target="mailto:support@ecrimex.net"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APWG" TargetMode="External"/><Relationship Id="rId23" Type="http://schemas.openxmlformats.org/officeDocument/2006/relationships/hyperlink" Target="mailto:reportphishing@apwg.org" TargetMode="External"/><Relationship Id="rId28" Type="http://schemas.openxmlformats.org/officeDocument/2006/relationships/hyperlink" Target="http://www.mike.com/test1" TargetMode="External"/><Relationship Id="rId36" Type="http://schemas.openxmlformats.org/officeDocument/2006/relationships/hyperlink" Target="https://www.elastic.co/guide/en/elasticsearch/reference/current/query-dsl-query-string-query.html" TargetMode="External"/><Relationship Id="rId10" Type="http://schemas.openxmlformats.org/officeDocument/2006/relationships/hyperlink" Target="mailto:support@ecrimex.net" TargetMode="External"/><Relationship Id="rId19" Type="http://schemas.openxmlformats.org/officeDocument/2006/relationships/comments" Target="comments.xm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support@ecrimex.net" TargetMode="External"/><Relationship Id="rId14" Type="http://schemas.openxmlformats.org/officeDocument/2006/relationships/hyperlink" Target="https://ecrimex.net/api" TargetMode="External"/><Relationship Id="rId22" Type="http://schemas.openxmlformats.org/officeDocument/2006/relationships/hyperlink" Target="https://api.sandbox.ecrimex.net" TargetMode="External"/><Relationship Id="rId27" Type="http://schemas.openxmlformats.org/officeDocument/2006/relationships/hyperlink" Target="http://www.mike.com/test1\" TargetMode="External"/><Relationship Id="rId30" Type="http://schemas.openxmlformats.org/officeDocument/2006/relationships/image" Target="media/image3.jpeg"/><Relationship Id="rId35" Type="http://schemas.openxmlformats.org/officeDocument/2006/relationships/hyperlink" Target="https://api.ecx2.ecrimex.net/crypto/note"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5CBAA-E67C-BB48-BF2F-056CE7CAB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5297</Words>
  <Characters>30194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dc:creator>
  <cp:lastModifiedBy>Greg Aaron</cp:lastModifiedBy>
  <cp:revision>2</cp:revision>
  <dcterms:created xsi:type="dcterms:W3CDTF">2021-09-10T20:00:00Z</dcterms:created>
  <dcterms:modified xsi:type="dcterms:W3CDTF">2021-09-10T20:00:00Z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2018-05-01T00:00:00Z</vt:filetime>
  </property>
  <property fmtid="{D5CDD505-2E9C-101B-9397-08002B2CF9AE}" pid="3" name="Creator">
    <vt:lpwstr>Microsoft® Word 2016</vt:lpwstr>
  </property>
  <property fmtid="{D5CDD505-2E9C-101B-9397-08002B2CF9AE}" pid="4" name="LastSaved">
    <vt:filetime>2018-05-08T00:00:00Z</vt:filetime>
  </property>
</Properties>
</file>