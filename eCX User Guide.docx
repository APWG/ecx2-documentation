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40EDD" w14:textId="5CCC23F7" w:rsidR="00703845" w:rsidRPr="00AF38DE" w:rsidRDefault="00531838" w:rsidP="00E5160D">
      <w:pPr>
        <w:pStyle w:val="Heading1"/>
      </w:pPr>
      <w:r w:rsidRPr="00AF38DE">
        <w:rPr>
          <w:w w:val="90"/>
        </w:rPr>
        <w:t xml:space="preserve">APWG </w:t>
      </w:r>
      <w:proofErr w:type="spellStart"/>
      <w:r w:rsidRPr="00AF38DE">
        <w:rPr>
          <w:w w:val="90"/>
        </w:rPr>
        <w:t>ECrime</w:t>
      </w:r>
      <w:proofErr w:type="spellEnd"/>
      <w:r w:rsidRPr="00AF38DE">
        <w:rPr>
          <w:w w:val="90"/>
        </w:rPr>
        <w:t xml:space="preserve"> </w:t>
      </w:r>
      <w:proofErr w:type="spellStart"/>
      <w:r w:rsidRPr="00AF38DE">
        <w:rPr>
          <w:w w:val="90"/>
        </w:rPr>
        <w:t>eXchange</w:t>
      </w:r>
      <w:proofErr w:type="spellEnd"/>
      <w:r w:rsidRPr="00AF38DE">
        <w:rPr>
          <w:w w:val="90"/>
        </w:rPr>
        <w:t xml:space="preserve"> User Guide</w:t>
      </w:r>
    </w:p>
    <w:p w14:paraId="2FAB2FFE" w14:textId="5CE4E651" w:rsidR="00703845" w:rsidRPr="00531838" w:rsidRDefault="00703845">
      <w:pPr>
        <w:pStyle w:val="BodyText"/>
        <w:ind w:left="0"/>
        <w:rPr>
          <w:rFonts w:asciiTheme="minorHAnsi" w:hAnsiTheme="minorHAnsi" w:cstheme="minorHAnsi"/>
          <w:b/>
        </w:rPr>
      </w:pPr>
    </w:p>
    <w:p w14:paraId="5464A0D8" w14:textId="337B5C21" w:rsidR="009139D0" w:rsidRPr="00531838" w:rsidRDefault="009139D0">
      <w:pPr>
        <w:pStyle w:val="BodyText"/>
        <w:ind w:left="0"/>
        <w:rPr>
          <w:rFonts w:asciiTheme="minorHAnsi" w:hAnsiTheme="minorHAnsi" w:cstheme="minorHAnsi"/>
          <w:b/>
        </w:rPr>
      </w:pPr>
    </w:p>
    <w:p w14:paraId="68C07CE4" w14:textId="77777777" w:rsidR="00531838" w:rsidRPr="00531838" w:rsidRDefault="00531838">
      <w:pPr>
        <w:rPr>
          <w:rFonts w:asciiTheme="minorHAnsi" w:hAnsiTheme="minorHAnsi" w:cstheme="minorHAnsi"/>
          <w:b/>
        </w:rPr>
      </w:pPr>
    </w:p>
    <w:p w14:paraId="54FEBC1A" w14:textId="77777777" w:rsidR="00531838" w:rsidRPr="00531838" w:rsidRDefault="00531838">
      <w:pPr>
        <w:rPr>
          <w:rFonts w:asciiTheme="minorHAnsi" w:hAnsiTheme="minorHAnsi" w:cstheme="minorHAnsi"/>
          <w:b/>
        </w:rPr>
      </w:pPr>
    </w:p>
    <w:p w14:paraId="7ED5EFDC" w14:textId="77777777" w:rsidR="00531838" w:rsidRPr="00531838" w:rsidRDefault="00531838">
      <w:pPr>
        <w:rPr>
          <w:rFonts w:asciiTheme="minorHAnsi" w:hAnsiTheme="minorHAnsi" w:cstheme="minorHAnsi"/>
          <w:b/>
        </w:rPr>
      </w:pPr>
    </w:p>
    <w:p w14:paraId="4B5D164B" w14:textId="501F6A98" w:rsidR="003C1D4E" w:rsidRDefault="00531838" w:rsidP="003C1D4E">
      <w:pPr>
        <w:pStyle w:val="Heading1"/>
      </w:pPr>
      <w:r w:rsidRPr="00531838">
        <w:t xml:space="preserve">Version 2.0, </w:t>
      </w:r>
      <w:r w:rsidRPr="00AF38DE">
        <w:rPr>
          <w:highlight w:val="cyan"/>
        </w:rPr>
        <w:t>X</w:t>
      </w:r>
      <w:r w:rsidRPr="00531838">
        <w:t xml:space="preserve"> July 2021</w:t>
      </w:r>
      <w:r w:rsidR="003C1D4E">
        <w:br w:type="page"/>
      </w:r>
      <w:r w:rsidR="003C1D4E">
        <w:lastRenderedPageBreak/>
        <w:t>Table of Contents</w:t>
      </w:r>
    </w:p>
    <w:p w14:paraId="6049200F" w14:textId="705FCD4B" w:rsidR="003C1D4E" w:rsidRDefault="003C1D4E">
      <w:pPr>
        <w:rPr>
          <w:rFonts w:asciiTheme="minorHAnsi" w:hAnsiTheme="minorHAnsi" w:cstheme="minorHAnsi"/>
          <w:bCs/>
        </w:rPr>
      </w:pPr>
    </w:p>
    <w:p w14:paraId="26539B07" w14:textId="706F1ADB" w:rsidR="003C1D4E" w:rsidRDefault="003C1D4E">
      <w:pPr>
        <w:rPr>
          <w:rFonts w:asciiTheme="minorHAnsi" w:hAnsiTheme="minorHAnsi" w:cstheme="minorHAnsi"/>
          <w:bCs/>
        </w:rPr>
      </w:pPr>
    </w:p>
    <w:p w14:paraId="7166300D" w14:textId="784E6385" w:rsidR="003C1D4E" w:rsidRDefault="003C1D4E">
      <w:pPr>
        <w:rPr>
          <w:rFonts w:asciiTheme="minorHAnsi" w:hAnsiTheme="minorHAnsi" w:cstheme="minorHAnsi"/>
          <w:bCs/>
        </w:rPr>
      </w:pPr>
    </w:p>
    <w:p w14:paraId="724CEECF" w14:textId="43D02512" w:rsidR="003C1D4E" w:rsidRDefault="003C1D4E">
      <w:pPr>
        <w:rPr>
          <w:rFonts w:asciiTheme="minorHAnsi" w:hAnsiTheme="minorHAnsi" w:cstheme="minorHAnsi"/>
          <w:bCs/>
        </w:rPr>
      </w:pPr>
    </w:p>
    <w:p w14:paraId="232B053F" w14:textId="44751655" w:rsidR="00A52B6F" w:rsidRDefault="00A52B6F">
      <w:pPr>
        <w:rPr>
          <w:rFonts w:asciiTheme="minorHAnsi" w:hAnsiTheme="minorHAnsi" w:cstheme="minorHAnsi"/>
          <w:bCs/>
        </w:rPr>
      </w:pPr>
    </w:p>
    <w:p w14:paraId="5AE6898D" w14:textId="5937DBC9" w:rsidR="00A52B6F" w:rsidRDefault="00A52B6F">
      <w:pPr>
        <w:rPr>
          <w:rFonts w:asciiTheme="minorHAnsi" w:hAnsiTheme="minorHAnsi" w:cstheme="minorHAnsi"/>
          <w:bCs/>
        </w:rPr>
      </w:pPr>
      <w:r>
        <w:rPr>
          <w:rFonts w:asciiTheme="minorHAnsi" w:hAnsiTheme="minorHAnsi" w:cstheme="minorHAnsi"/>
          <w:bCs/>
        </w:rPr>
        <w:br w:type="page"/>
      </w:r>
    </w:p>
    <w:p w14:paraId="4EF787A2" w14:textId="77777777" w:rsidR="00A52B6F" w:rsidRDefault="00A52B6F">
      <w:pPr>
        <w:rPr>
          <w:rFonts w:asciiTheme="minorHAnsi" w:hAnsiTheme="minorHAnsi" w:cstheme="minorHAnsi"/>
          <w:bCs/>
        </w:rPr>
      </w:pPr>
    </w:p>
    <w:p w14:paraId="620478BF" w14:textId="4FB59C63" w:rsidR="00BF44A4" w:rsidRPr="00E5160D" w:rsidRDefault="00BF44A4" w:rsidP="00E5160D">
      <w:pPr>
        <w:pStyle w:val="Heading1"/>
      </w:pPr>
      <w:r w:rsidRPr="00E5160D">
        <w:t xml:space="preserve">Overview: Get to Know the </w:t>
      </w:r>
      <w:proofErr w:type="spellStart"/>
      <w:r w:rsidRPr="00E5160D">
        <w:t>eC</w:t>
      </w:r>
      <w:r w:rsidR="00E5160D" w:rsidRPr="00E5160D">
        <w:t>rime</w:t>
      </w:r>
      <w:proofErr w:type="spellEnd"/>
      <w:r w:rsidR="00E5160D" w:rsidRPr="00E5160D">
        <w:t xml:space="preserve"> </w:t>
      </w:r>
      <w:proofErr w:type="spellStart"/>
      <w:r w:rsidR="00E5160D" w:rsidRPr="00E5160D">
        <w:t>eXchange</w:t>
      </w:r>
      <w:proofErr w:type="spellEnd"/>
    </w:p>
    <w:p w14:paraId="1EC0BA0C" w14:textId="62AE1D39" w:rsidR="00BF44A4" w:rsidRDefault="00BF44A4">
      <w:pPr>
        <w:rPr>
          <w:rFonts w:asciiTheme="minorHAnsi" w:hAnsiTheme="minorHAnsi" w:cstheme="minorHAnsi"/>
          <w:b/>
        </w:rPr>
      </w:pPr>
    </w:p>
    <w:p w14:paraId="4CA3FCC2" w14:textId="01C96082" w:rsidR="00BF44A4" w:rsidRDefault="00BF44A4">
      <w:pPr>
        <w:rPr>
          <w:rFonts w:asciiTheme="minorHAnsi" w:hAnsiTheme="minorHAnsi" w:cstheme="minorHAnsi"/>
          <w:b/>
        </w:rPr>
      </w:pPr>
    </w:p>
    <w:p w14:paraId="6DEB551C" w14:textId="77777777" w:rsidR="005B60D2" w:rsidRDefault="005B60D2" w:rsidP="005B60D2">
      <w:pPr>
        <w:rPr>
          <w:rFonts w:asciiTheme="minorHAnsi" w:hAnsiTheme="minorHAnsi" w:cstheme="minorHAnsi"/>
          <w:bCs/>
        </w:rPr>
      </w:pPr>
      <w:r w:rsidRPr="00E5160D">
        <w:rPr>
          <w:rFonts w:asciiTheme="minorHAnsi" w:hAnsiTheme="minorHAnsi" w:cstheme="minorHAnsi"/>
          <w:bCs/>
        </w:rPr>
        <w:t xml:space="preserve">This user guide tells you how to use the APWG’s </w:t>
      </w:r>
      <w:proofErr w:type="spellStart"/>
      <w:r w:rsidRPr="00E5160D">
        <w:rPr>
          <w:rFonts w:asciiTheme="minorHAnsi" w:hAnsiTheme="minorHAnsi" w:cstheme="minorHAnsi"/>
          <w:bCs/>
        </w:rPr>
        <w:t>eCrime</w:t>
      </w:r>
      <w:proofErr w:type="spellEnd"/>
      <w:r w:rsidRPr="00E5160D">
        <w:rPr>
          <w:rFonts w:asciiTheme="minorHAnsi" w:hAnsiTheme="minorHAnsi" w:cstheme="minorHAnsi"/>
          <w:bCs/>
        </w:rPr>
        <w:t xml:space="preserve"> </w:t>
      </w:r>
      <w:proofErr w:type="spellStart"/>
      <w:r w:rsidRPr="00E5160D">
        <w:rPr>
          <w:rFonts w:asciiTheme="minorHAnsi" w:hAnsiTheme="minorHAnsi" w:cstheme="minorHAnsi"/>
          <w:bCs/>
        </w:rPr>
        <w:t>eXchange</w:t>
      </w:r>
      <w:proofErr w:type="spellEnd"/>
      <w:r w:rsidRPr="00E5160D">
        <w:rPr>
          <w:rFonts w:asciiTheme="minorHAnsi" w:hAnsiTheme="minorHAnsi" w:cstheme="minorHAnsi"/>
          <w:bCs/>
        </w:rPr>
        <w:t xml:space="preserve"> (the “</w:t>
      </w:r>
      <w:proofErr w:type="spellStart"/>
      <w:r w:rsidRPr="00E5160D">
        <w:rPr>
          <w:rFonts w:asciiTheme="minorHAnsi" w:hAnsiTheme="minorHAnsi" w:cstheme="minorHAnsi"/>
          <w:bCs/>
        </w:rPr>
        <w:t>eCX</w:t>
      </w:r>
      <w:proofErr w:type="spellEnd"/>
      <w:r w:rsidRPr="00E5160D">
        <w:rPr>
          <w:rFonts w:asciiTheme="minorHAnsi" w:hAnsiTheme="minorHAnsi" w:cstheme="minorHAnsi"/>
          <w:bCs/>
        </w:rPr>
        <w:t>”).  Here you can learn</w:t>
      </w:r>
      <w:r>
        <w:rPr>
          <w:rFonts w:asciiTheme="minorHAnsi" w:hAnsiTheme="minorHAnsi" w:cstheme="minorHAnsi"/>
          <w:bCs/>
        </w:rPr>
        <w:t xml:space="preserve"> what kinds of data it contains, and tips for how to get the most out of it.  </w:t>
      </w:r>
    </w:p>
    <w:p w14:paraId="25880317" w14:textId="77777777" w:rsidR="005B60D2" w:rsidRDefault="005B60D2">
      <w:pPr>
        <w:rPr>
          <w:rFonts w:asciiTheme="minorHAnsi" w:hAnsiTheme="minorHAnsi" w:cstheme="minorHAnsi"/>
          <w:b/>
        </w:rPr>
      </w:pPr>
    </w:p>
    <w:p w14:paraId="5385E8D9" w14:textId="5342BBE0" w:rsidR="00BF44A4" w:rsidRDefault="00BF44A4">
      <w:pPr>
        <w:rPr>
          <w:rFonts w:asciiTheme="minorHAnsi" w:hAnsiTheme="minorHAnsi" w:cstheme="minorHAnsi"/>
          <w:b/>
        </w:rPr>
      </w:pPr>
    </w:p>
    <w:p w14:paraId="422E618F" w14:textId="43B7B74F" w:rsidR="00BF44A4" w:rsidRDefault="00E5160D" w:rsidP="00E5160D">
      <w:pPr>
        <w:pStyle w:val="Heading2"/>
      </w:pPr>
      <w:r>
        <w:t xml:space="preserve">Online </w:t>
      </w:r>
      <w:r w:rsidR="00A52B6F">
        <w:t>API Documentation</w:t>
      </w:r>
    </w:p>
    <w:p w14:paraId="7C3E941F" w14:textId="07C557C9" w:rsidR="00E5160D" w:rsidRDefault="00E5160D">
      <w:pPr>
        <w:rPr>
          <w:rFonts w:asciiTheme="minorHAnsi" w:hAnsiTheme="minorHAnsi" w:cstheme="minorHAnsi"/>
          <w:bCs/>
        </w:rPr>
      </w:pPr>
    </w:p>
    <w:p w14:paraId="4790B439" w14:textId="4E74F9E9" w:rsidR="006E6221" w:rsidRDefault="00E5160D">
      <w:pPr>
        <w:rPr>
          <w:rFonts w:asciiTheme="minorHAnsi" w:hAnsiTheme="minorHAnsi" w:cstheme="minorHAnsi"/>
        </w:rPr>
      </w:pPr>
      <w:r>
        <w:rPr>
          <w:rFonts w:asciiTheme="minorHAnsi" w:hAnsiTheme="minorHAnsi" w:cstheme="minorHAnsi"/>
          <w:bCs/>
        </w:rPr>
        <w:t>This user guide does not attempt to d</w:t>
      </w:r>
      <w:r w:rsidR="00D71D3F">
        <w:rPr>
          <w:rFonts w:asciiTheme="minorHAnsi" w:hAnsiTheme="minorHAnsi" w:cstheme="minorHAnsi"/>
          <w:bCs/>
        </w:rPr>
        <w:t>etail</w:t>
      </w:r>
      <w:r>
        <w:rPr>
          <w:rFonts w:asciiTheme="minorHAnsi" w:hAnsiTheme="minorHAnsi" w:cstheme="minorHAnsi"/>
          <w:bCs/>
        </w:rPr>
        <w:t xml:space="preserve"> </w:t>
      </w:r>
      <w:r w:rsidR="00A52B6F">
        <w:rPr>
          <w:rFonts w:asciiTheme="minorHAnsi" w:hAnsiTheme="minorHAnsi" w:cstheme="minorHAnsi"/>
          <w:bCs/>
        </w:rPr>
        <w:t xml:space="preserve">all </w:t>
      </w:r>
      <w:r>
        <w:rPr>
          <w:rFonts w:asciiTheme="minorHAnsi" w:hAnsiTheme="minorHAnsi" w:cstheme="minorHAnsi"/>
          <w:bCs/>
        </w:rPr>
        <w:t>the working</w:t>
      </w:r>
      <w:r w:rsidR="00D71D3F">
        <w:rPr>
          <w:rFonts w:asciiTheme="minorHAnsi" w:hAnsiTheme="minorHAnsi" w:cstheme="minorHAnsi"/>
          <w:bCs/>
        </w:rPr>
        <w:t>s</w:t>
      </w:r>
      <w:r>
        <w:rPr>
          <w:rFonts w:asciiTheme="minorHAnsi" w:hAnsiTheme="minorHAnsi" w:cstheme="minorHAnsi"/>
          <w:bCs/>
        </w:rPr>
        <w:t xml:space="preserve"> of the </w:t>
      </w:r>
      <w:proofErr w:type="spellStart"/>
      <w:r>
        <w:rPr>
          <w:rFonts w:asciiTheme="minorHAnsi" w:hAnsiTheme="minorHAnsi" w:cstheme="minorHAnsi"/>
          <w:bCs/>
        </w:rPr>
        <w:t>eCX’s</w:t>
      </w:r>
      <w:proofErr w:type="spellEnd"/>
      <w:r>
        <w:rPr>
          <w:rFonts w:asciiTheme="minorHAnsi" w:hAnsiTheme="minorHAnsi" w:cstheme="minorHAnsi"/>
          <w:bCs/>
        </w:rPr>
        <w:t xml:space="preserve"> API.  To learn </w:t>
      </w:r>
      <w:r w:rsidR="00A52B6F">
        <w:rPr>
          <w:rFonts w:asciiTheme="minorHAnsi" w:hAnsiTheme="minorHAnsi" w:cstheme="minorHAnsi"/>
          <w:bCs/>
        </w:rPr>
        <w:t>more</w:t>
      </w:r>
      <w:r>
        <w:rPr>
          <w:rFonts w:asciiTheme="minorHAnsi" w:hAnsiTheme="minorHAnsi" w:cstheme="minorHAnsi"/>
          <w:bCs/>
        </w:rPr>
        <w:t xml:space="preserve"> details </w:t>
      </w:r>
      <w:r w:rsidR="00A52B6F">
        <w:rPr>
          <w:rFonts w:asciiTheme="minorHAnsi" w:hAnsiTheme="minorHAnsi" w:cstheme="minorHAnsi"/>
          <w:bCs/>
        </w:rPr>
        <w:t>about</w:t>
      </w:r>
      <w:r>
        <w:rPr>
          <w:rFonts w:asciiTheme="minorHAnsi" w:hAnsiTheme="minorHAnsi" w:cstheme="minorHAnsi"/>
          <w:bCs/>
        </w:rPr>
        <w:t xml:space="preserve"> the API, </w:t>
      </w:r>
      <w:r w:rsidR="00D71D3F">
        <w:rPr>
          <w:rFonts w:asciiTheme="minorHAnsi" w:hAnsiTheme="minorHAnsi" w:cstheme="minorHAnsi"/>
          <w:bCs/>
        </w:rPr>
        <w:t>please</w:t>
      </w:r>
      <w:r>
        <w:rPr>
          <w:rFonts w:asciiTheme="minorHAnsi" w:hAnsiTheme="minorHAnsi" w:cstheme="minorHAnsi"/>
          <w:bCs/>
        </w:rPr>
        <w:t xml:space="preserve"> examine the </w:t>
      </w:r>
      <w:r w:rsidR="006E6221">
        <w:rPr>
          <w:rFonts w:asciiTheme="minorHAnsi" w:hAnsiTheme="minorHAnsi" w:cstheme="minorHAnsi"/>
          <w:bCs/>
        </w:rPr>
        <w:t xml:space="preserve">online </w:t>
      </w:r>
      <w:r>
        <w:rPr>
          <w:rFonts w:asciiTheme="minorHAnsi" w:hAnsiTheme="minorHAnsi" w:cstheme="minorHAnsi"/>
          <w:bCs/>
        </w:rPr>
        <w:t>API</w:t>
      </w:r>
      <w:r w:rsidR="006E6221">
        <w:rPr>
          <w:rFonts w:asciiTheme="minorHAnsi" w:hAnsiTheme="minorHAnsi" w:cstheme="minorHAnsi"/>
          <w:bCs/>
        </w:rPr>
        <w:t xml:space="preserve"> documentation.  To view that, log in at </w:t>
      </w:r>
      <w:hyperlink r:id="rId7" w:history="1">
        <w:r w:rsidRPr="004B2B4D">
          <w:rPr>
            <w:rStyle w:val="Hyperlink"/>
            <w:rFonts w:asciiTheme="minorHAnsi" w:hAnsiTheme="minorHAnsi" w:cstheme="minorHAnsi"/>
          </w:rPr>
          <w:t>https://ecrimex.net</w:t>
        </w:r>
      </w:hyperlink>
      <w:r w:rsidR="006E6221">
        <w:rPr>
          <w:rFonts w:asciiTheme="minorHAnsi" w:hAnsiTheme="minorHAnsi" w:cstheme="minorHAnsi"/>
        </w:rPr>
        <w:t xml:space="preserve"> and visit the “API” section</w:t>
      </w:r>
      <w:r w:rsidR="004E6497">
        <w:rPr>
          <w:rFonts w:asciiTheme="minorHAnsi" w:hAnsiTheme="minorHAnsi" w:cstheme="minorHAnsi"/>
        </w:rPr>
        <w:t xml:space="preserve">. </w:t>
      </w:r>
      <w:r w:rsidR="006E6221">
        <w:rPr>
          <w:rFonts w:asciiTheme="minorHAnsi" w:hAnsiTheme="minorHAnsi" w:cstheme="minorHAnsi"/>
        </w:rPr>
        <w:t xml:space="preserve"> The API section also contains your API key.</w:t>
      </w:r>
      <w:r w:rsidR="004E6497" w:rsidRPr="004E6497">
        <w:rPr>
          <w:rFonts w:asciiTheme="minorHAnsi" w:hAnsiTheme="minorHAnsi" w:cstheme="minorHAnsi"/>
        </w:rPr>
        <w:t xml:space="preserve"> </w:t>
      </w:r>
      <w:r w:rsidR="004E6497">
        <w:rPr>
          <w:rFonts w:asciiTheme="minorHAnsi" w:hAnsiTheme="minorHAnsi" w:cstheme="minorHAnsi"/>
        </w:rPr>
        <w:t xml:space="preserve"> There is also additional documentation provided within each module, which details what fields you may submit and manipulate, what fields are mandatory versus optional, allowed values, and so on.</w:t>
      </w:r>
    </w:p>
    <w:p w14:paraId="78A44877" w14:textId="517D01DA" w:rsidR="004A4A1A" w:rsidRDefault="004A4A1A">
      <w:pPr>
        <w:rPr>
          <w:rFonts w:asciiTheme="minorHAnsi" w:hAnsiTheme="minorHAnsi" w:cstheme="minorHAnsi"/>
        </w:rPr>
      </w:pPr>
    </w:p>
    <w:p w14:paraId="43BCF584" w14:textId="2F096516" w:rsidR="004A4A1A" w:rsidRPr="006E6221" w:rsidRDefault="004A4A1A">
      <w:pPr>
        <w:rPr>
          <w:rFonts w:asciiTheme="minorHAnsi" w:hAnsiTheme="minorHAnsi" w:cstheme="minorHAnsi"/>
        </w:rPr>
      </w:pPr>
      <w:r w:rsidRPr="004A4A1A">
        <w:rPr>
          <w:rFonts w:asciiTheme="minorHAnsi" w:hAnsiTheme="minorHAnsi" w:cstheme="minorHAnsi"/>
          <w:highlight w:val="yellow"/>
        </w:rPr>
        <w:t>[NOTE material on GITHUB]</w:t>
      </w:r>
    </w:p>
    <w:p w14:paraId="7D1ACEB4" w14:textId="12B858D4" w:rsidR="00E5160D" w:rsidRDefault="00E5160D">
      <w:pPr>
        <w:rPr>
          <w:rFonts w:asciiTheme="minorHAnsi" w:hAnsiTheme="minorHAnsi" w:cstheme="minorHAnsi"/>
        </w:rPr>
      </w:pPr>
    </w:p>
    <w:p w14:paraId="45346EB1" w14:textId="57A6C44F" w:rsidR="00E5160D" w:rsidRDefault="00E5160D" w:rsidP="00E5160D">
      <w:pPr>
        <w:pStyle w:val="Heading2"/>
      </w:pPr>
      <w:r>
        <w:t>Your Account</w:t>
      </w:r>
      <w:r w:rsidR="00D71D3F">
        <w:t>, and Your Organization’s Account</w:t>
      </w:r>
    </w:p>
    <w:p w14:paraId="3600556B" w14:textId="45D9B2ED" w:rsidR="00E5160D" w:rsidRDefault="00E5160D">
      <w:pPr>
        <w:rPr>
          <w:rFonts w:asciiTheme="minorHAnsi" w:hAnsiTheme="minorHAnsi" w:cstheme="minorHAnsi"/>
        </w:rPr>
      </w:pPr>
    </w:p>
    <w:p w14:paraId="2B549C17" w14:textId="0ADA1A2E" w:rsidR="00E5160D" w:rsidRDefault="00E5160D" w:rsidP="00D71D3F">
      <w:pPr>
        <w:tabs>
          <w:tab w:val="center" w:pos="4760"/>
        </w:tabs>
        <w:rPr>
          <w:rFonts w:asciiTheme="minorHAnsi" w:hAnsiTheme="minorHAnsi" w:cstheme="minorHAnsi"/>
        </w:rPr>
      </w:pPr>
      <w:r w:rsidRPr="00E5160D">
        <w:rPr>
          <w:rFonts w:asciiTheme="minorHAnsi" w:hAnsiTheme="minorHAnsi" w:cstheme="minorHAnsi"/>
          <w:bCs/>
        </w:rPr>
        <w:t>Log into</w:t>
      </w:r>
      <w:r w:rsidRPr="00E5160D">
        <w:rPr>
          <w:rFonts w:asciiTheme="minorHAnsi" w:hAnsiTheme="minorHAnsi" w:cstheme="minorHAnsi"/>
        </w:rPr>
        <w:t xml:space="preserve"> </w:t>
      </w:r>
      <w:r>
        <w:rPr>
          <w:rFonts w:asciiTheme="minorHAnsi" w:hAnsiTheme="minorHAnsi" w:cstheme="minorHAnsi"/>
        </w:rPr>
        <w:t xml:space="preserve">the </w:t>
      </w:r>
      <w:proofErr w:type="spellStart"/>
      <w:r w:rsidRPr="00531838">
        <w:rPr>
          <w:rFonts w:asciiTheme="minorHAnsi" w:hAnsiTheme="minorHAnsi" w:cstheme="minorHAnsi"/>
        </w:rPr>
        <w:t>eCX</w:t>
      </w:r>
      <w:r w:rsidR="00073D30">
        <w:rPr>
          <w:rFonts w:asciiTheme="minorHAnsi" w:hAnsiTheme="minorHAnsi" w:cstheme="minorHAnsi"/>
        </w:rPr>
        <w:t>’s</w:t>
      </w:r>
      <w:proofErr w:type="spellEnd"/>
      <w:r w:rsidR="00073D30">
        <w:rPr>
          <w:rFonts w:asciiTheme="minorHAnsi" w:hAnsiTheme="minorHAnsi" w:cstheme="minorHAnsi"/>
        </w:rPr>
        <w:t xml:space="preserve"> web interface</w:t>
      </w:r>
      <w:r w:rsidRPr="00531838">
        <w:rPr>
          <w:rFonts w:asciiTheme="minorHAnsi" w:hAnsiTheme="minorHAnsi" w:cstheme="minorHAnsi"/>
        </w:rPr>
        <w:t xml:space="preserve"> at </w:t>
      </w:r>
      <w:hyperlink r:id="rId8" w:history="1">
        <w:r w:rsidRPr="004B2B4D">
          <w:rPr>
            <w:rStyle w:val="Hyperlink"/>
            <w:rFonts w:asciiTheme="minorHAnsi" w:hAnsiTheme="minorHAnsi" w:cstheme="minorHAnsi"/>
          </w:rPr>
          <w:t>https://ecrimex.net</w:t>
        </w:r>
      </w:hyperlink>
      <w:r w:rsidRPr="00531838">
        <w:rPr>
          <w:rFonts w:asciiTheme="minorHAnsi" w:hAnsiTheme="minorHAnsi" w:cstheme="minorHAnsi"/>
        </w:rPr>
        <w:t>.</w:t>
      </w:r>
      <w:r w:rsidR="00D71D3F">
        <w:rPr>
          <w:rFonts w:asciiTheme="minorHAnsi" w:hAnsiTheme="minorHAnsi" w:cstheme="minorHAnsi"/>
        </w:rPr>
        <w:tab/>
        <w:t xml:space="preserve">  There you can view and update your user information, including your password, contact info, and mail and group preferences.</w:t>
      </w:r>
    </w:p>
    <w:p w14:paraId="5A2CF295" w14:textId="096323F6" w:rsidR="00E5160D" w:rsidRDefault="00E5160D" w:rsidP="00E5160D">
      <w:pPr>
        <w:rPr>
          <w:rFonts w:asciiTheme="minorHAnsi" w:hAnsiTheme="minorHAnsi" w:cstheme="minorHAnsi"/>
        </w:rPr>
      </w:pPr>
    </w:p>
    <w:p w14:paraId="3B674213" w14:textId="47A63636" w:rsidR="00E5160D" w:rsidRDefault="00E5160D" w:rsidP="00E5160D">
      <w:pPr>
        <w:rPr>
          <w:rFonts w:asciiTheme="minorHAnsi" w:hAnsiTheme="minorHAnsi" w:cstheme="minorHAnsi"/>
        </w:rPr>
      </w:pPr>
      <w:r>
        <w:rPr>
          <w:rFonts w:asciiTheme="minorHAnsi" w:hAnsiTheme="minorHAnsi" w:cstheme="minorHAnsi"/>
        </w:rPr>
        <w:t>Each user of the eCX receives their own account, with its own username and password.  Each user account is associated with an APWG</w:t>
      </w:r>
      <w:r w:rsidR="006E6221">
        <w:rPr>
          <w:rFonts w:asciiTheme="minorHAnsi" w:hAnsiTheme="minorHAnsi" w:cstheme="minorHAnsi"/>
        </w:rPr>
        <w:t xml:space="preserve"> organization</w:t>
      </w:r>
      <w:r>
        <w:rPr>
          <w:rFonts w:asciiTheme="minorHAnsi" w:hAnsiTheme="minorHAnsi" w:cstheme="minorHAnsi"/>
        </w:rPr>
        <w:t xml:space="preserve"> </w:t>
      </w:r>
      <w:r w:rsidR="006E6221">
        <w:rPr>
          <w:rFonts w:asciiTheme="minorHAnsi" w:hAnsiTheme="minorHAnsi" w:cstheme="minorHAnsi"/>
        </w:rPr>
        <w:t>membership.  An APWG member organization can have multiple individual users.</w:t>
      </w:r>
    </w:p>
    <w:p w14:paraId="6C657A62" w14:textId="0C14EE07" w:rsidR="006E6221" w:rsidRDefault="006E6221" w:rsidP="00E5160D">
      <w:pPr>
        <w:rPr>
          <w:rFonts w:asciiTheme="minorHAnsi" w:hAnsiTheme="minorHAnsi" w:cstheme="minorHAnsi"/>
        </w:rPr>
      </w:pPr>
    </w:p>
    <w:p w14:paraId="19FC2FBA" w14:textId="3548CF8B" w:rsidR="006E6221" w:rsidRDefault="006E6221" w:rsidP="00E5160D">
      <w:pPr>
        <w:rPr>
          <w:rFonts w:asciiTheme="minorHAnsi" w:hAnsiTheme="minorHAnsi" w:cstheme="minorHAnsi"/>
        </w:rPr>
      </w:pPr>
      <w:r>
        <w:rPr>
          <w:rFonts w:asciiTheme="minorHAnsi" w:hAnsiTheme="minorHAnsi" w:cstheme="minorHAnsi"/>
        </w:rPr>
        <w:t xml:space="preserve">If your organization needs to create a new user account for one of your staff members, </w:t>
      </w:r>
      <w:r w:rsidR="00D71D3F">
        <w:rPr>
          <w:rFonts w:asciiTheme="minorHAnsi" w:hAnsiTheme="minorHAnsi" w:cstheme="minorHAnsi"/>
        </w:rPr>
        <w:t xml:space="preserve">an existing user should send a request to </w:t>
      </w:r>
      <w:hyperlink r:id="rId9" w:history="1">
        <w:r w:rsidR="00D71D3F" w:rsidRPr="004B2B4D">
          <w:rPr>
            <w:rStyle w:val="Hyperlink"/>
            <w:rFonts w:asciiTheme="minorHAnsi" w:hAnsiTheme="minorHAnsi" w:cstheme="minorHAnsi"/>
          </w:rPr>
          <w:t>support@ecrimex.net</w:t>
        </w:r>
      </w:hyperlink>
      <w:r w:rsidR="00D71D3F">
        <w:rPr>
          <w:rFonts w:asciiTheme="minorHAnsi" w:hAnsiTheme="minorHAnsi" w:cstheme="minorHAnsi"/>
        </w:rPr>
        <w:t xml:space="preserve"> .  Please include the new user’s name and email address.  New users must have an email address on your organization’s domain name. </w:t>
      </w:r>
      <w:r w:rsidR="005B60D2">
        <w:rPr>
          <w:rFonts w:asciiTheme="minorHAnsi" w:hAnsiTheme="minorHAnsi" w:cstheme="minorHAnsi"/>
        </w:rPr>
        <w:t xml:space="preserve"> If an individual leaves your organization, please let us know so that we can suspend their account.</w:t>
      </w:r>
    </w:p>
    <w:p w14:paraId="073C84DF" w14:textId="37C20321" w:rsidR="006E6221" w:rsidRDefault="006E6221" w:rsidP="00E5160D">
      <w:pPr>
        <w:rPr>
          <w:rFonts w:asciiTheme="minorHAnsi" w:hAnsiTheme="minorHAnsi" w:cstheme="minorHAnsi"/>
        </w:rPr>
      </w:pPr>
    </w:p>
    <w:p w14:paraId="2A239885" w14:textId="2684A02A" w:rsidR="006E6221" w:rsidRDefault="006E6221" w:rsidP="00E5160D">
      <w:pPr>
        <w:rPr>
          <w:rFonts w:asciiTheme="minorHAnsi" w:hAnsiTheme="minorHAnsi" w:cstheme="minorHAnsi"/>
        </w:rPr>
      </w:pPr>
      <w:r>
        <w:rPr>
          <w:rFonts w:asciiTheme="minorHAnsi" w:hAnsiTheme="minorHAnsi" w:cstheme="minorHAnsi"/>
        </w:rPr>
        <w:t>Billing contacts:</w:t>
      </w:r>
      <w:r w:rsidR="00D71D3F">
        <w:rPr>
          <w:rFonts w:asciiTheme="minorHAnsi" w:hAnsiTheme="minorHAnsi" w:cstheme="minorHAnsi"/>
        </w:rPr>
        <w:t xml:space="preserve"> each APWG member organization has a billing contact on file with the APWG.  APWG sends annual membership invoices to the billing contact.  We ask that you keep your billing contact up to date.  </w:t>
      </w:r>
      <w:r>
        <w:rPr>
          <w:rFonts w:asciiTheme="minorHAnsi" w:hAnsiTheme="minorHAnsi" w:cstheme="minorHAnsi"/>
        </w:rPr>
        <w:t xml:space="preserve">Note that if your </w:t>
      </w:r>
      <w:r w:rsidR="00D71D3F">
        <w:rPr>
          <w:rFonts w:asciiTheme="minorHAnsi" w:hAnsiTheme="minorHAnsi" w:cstheme="minorHAnsi"/>
        </w:rPr>
        <w:t>organization does not pay its membership fees, the APWG may eventually suspend access to the eCX.  We always send reminders before suspending access.</w:t>
      </w:r>
    </w:p>
    <w:p w14:paraId="4BB20BC2" w14:textId="67F4F532" w:rsidR="00E5160D" w:rsidRDefault="00E5160D">
      <w:pPr>
        <w:rPr>
          <w:rFonts w:asciiTheme="minorHAnsi" w:hAnsiTheme="minorHAnsi" w:cstheme="minorHAnsi"/>
          <w:b/>
        </w:rPr>
      </w:pPr>
    </w:p>
    <w:p w14:paraId="62007F09" w14:textId="15E1EFF0" w:rsidR="00E5160D" w:rsidRDefault="00E5160D">
      <w:pPr>
        <w:rPr>
          <w:rFonts w:asciiTheme="minorHAnsi" w:hAnsiTheme="minorHAnsi" w:cstheme="minorHAnsi"/>
          <w:b/>
        </w:rPr>
      </w:pPr>
    </w:p>
    <w:p w14:paraId="17BE86A8" w14:textId="2C93CBD5" w:rsidR="00D71D3F" w:rsidRDefault="00D71D3F" w:rsidP="00D71D3F">
      <w:pPr>
        <w:pStyle w:val="Heading2"/>
      </w:pPr>
      <w:r>
        <w:t>Technical and Business Support</w:t>
      </w:r>
    </w:p>
    <w:p w14:paraId="62035C3A" w14:textId="77777777" w:rsidR="00D71D3F" w:rsidRDefault="00D71D3F">
      <w:pPr>
        <w:rPr>
          <w:rFonts w:asciiTheme="minorHAnsi" w:hAnsiTheme="minorHAnsi" w:cstheme="minorHAnsi"/>
          <w:b/>
        </w:rPr>
      </w:pPr>
    </w:p>
    <w:p w14:paraId="117AC691" w14:textId="2DF25708" w:rsidR="00E5160D" w:rsidRDefault="00D71D3F">
      <w:pPr>
        <w:rPr>
          <w:rFonts w:asciiTheme="minorHAnsi" w:hAnsiTheme="minorHAnsi" w:cstheme="minorHAnsi"/>
          <w:bCs/>
        </w:rPr>
      </w:pPr>
      <w:r w:rsidRPr="00D71D3F">
        <w:rPr>
          <w:rFonts w:asciiTheme="minorHAnsi" w:hAnsiTheme="minorHAnsi" w:cstheme="minorHAnsi"/>
          <w:bCs/>
        </w:rPr>
        <w:t xml:space="preserve">If you need help, please contact our support team at: </w:t>
      </w:r>
      <w:hyperlink r:id="rId10" w:history="1">
        <w:r w:rsidRPr="00D71D3F">
          <w:rPr>
            <w:rStyle w:val="Hyperlink"/>
            <w:rFonts w:asciiTheme="minorHAnsi" w:hAnsiTheme="minorHAnsi" w:cstheme="minorHAnsi"/>
            <w:bCs/>
          </w:rPr>
          <w:t>support@ecrimex.net</w:t>
        </w:r>
      </w:hyperlink>
      <w:r w:rsidR="000304E9">
        <w:rPr>
          <w:rFonts w:asciiTheme="minorHAnsi" w:hAnsiTheme="minorHAnsi" w:cstheme="minorHAnsi"/>
          <w:bCs/>
        </w:rPr>
        <w:t xml:space="preserve">  We’re here to help!</w:t>
      </w:r>
    </w:p>
    <w:p w14:paraId="7E5B2F95" w14:textId="0B3D696F" w:rsidR="005B60D2" w:rsidRDefault="005B60D2">
      <w:pPr>
        <w:rPr>
          <w:rFonts w:asciiTheme="minorHAnsi" w:hAnsiTheme="minorHAnsi" w:cstheme="minorHAnsi"/>
          <w:bCs/>
        </w:rPr>
      </w:pPr>
    </w:p>
    <w:p w14:paraId="4E027601" w14:textId="01E8D1F4" w:rsidR="005B60D2" w:rsidRDefault="005B60D2">
      <w:pPr>
        <w:rPr>
          <w:rFonts w:asciiTheme="minorHAnsi" w:hAnsiTheme="minorHAnsi" w:cstheme="minorHAnsi"/>
          <w:bCs/>
        </w:rPr>
      </w:pPr>
      <w:r>
        <w:rPr>
          <w:rFonts w:asciiTheme="minorHAnsi" w:hAnsiTheme="minorHAnsi" w:cstheme="minorHAnsi"/>
          <w:bCs/>
        </w:rPr>
        <w:t xml:space="preserve">If you’re reporting a suspected outage or a potential bug, please write to us with the details, including a step-by-step account of </w:t>
      </w:r>
      <w:r w:rsidR="00A52B6F">
        <w:rPr>
          <w:rFonts w:asciiTheme="minorHAnsi" w:hAnsiTheme="minorHAnsi" w:cstheme="minorHAnsi"/>
          <w:bCs/>
        </w:rPr>
        <w:t xml:space="preserve">how you encountered </w:t>
      </w:r>
      <w:r>
        <w:rPr>
          <w:rFonts w:asciiTheme="minorHAnsi" w:hAnsiTheme="minorHAnsi" w:cstheme="minorHAnsi"/>
          <w:bCs/>
        </w:rPr>
        <w:t xml:space="preserve">the </w:t>
      </w:r>
      <w:proofErr w:type="gramStart"/>
      <w:r>
        <w:rPr>
          <w:rFonts w:asciiTheme="minorHAnsi" w:hAnsiTheme="minorHAnsi" w:cstheme="minorHAnsi"/>
          <w:bCs/>
        </w:rPr>
        <w:t>prob</w:t>
      </w:r>
      <w:r w:rsidR="00A52B6F">
        <w:rPr>
          <w:rFonts w:asciiTheme="minorHAnsi" w:hAnsiTheme="minorHAnsi" w:cstheme="minorHAnsi"/>
          <w:bCs/>
        </w:rPr>
        <w:t>lem</w:t>
      </w:r>
      <w:r w:rsidR="00592880">
        <w:rPr>
          <w:rFonts w:asciiTheme="minorHAnsi" w:hAnsiTheme="minorHAnsi" w:cstheme="minorHAnsi"/>
          <w:bCs/>
        </w:rPr>
        <w:t xml:space="preserve"> </w:t>
      </w:r>
      <w:r>
        <w:rPr>
          <w:rFonts w:asciiTheme="minorHAnsi" w:hAnsiTheme="minorHAnsi" w:cstheme="minorHAnsi"/>
          <w:bCs/>
        </w:rPr>
        <w:t>,</w:t>
      </w:r>
      <w:proofErr w:type="gramEnd"/>
      <w:r>
        <w:rPr>
          <w:rFonts w:asciiTheme="minorHAnsi" w:hAnsiTheme="minorHAnsi" w:cstheme="minorHAnsi"/>
          <w:bCs/>
        </w:rPr>
        <w:t xml:space="preserve"> the error message your received, the time of </w:t>
      </w:r>
      <w:r>
        <w:rPr>
          <w:rFonts w:asciiTheme="minorHAnsi" w:hAnsiTheme="minorHAnsi" w:cstheme="minorHAnsi"/>
          <w:bCs/>
        </w:rPr>
        <w:lastRenderedPageBreak/>
        <w:t>the problem, and a screenshot if relevant.  These will help us diagnose and reproduce the problem for you.</w:t>
      </w:r>
    </w:p>
    <w:p w14:paraId="68FDD290" w14:textId="6C83C82F" w:rsidR="005B60D2" w:rsidRDefault="005B60D2">
      <w:pPr>
        <w:rPr>
          <w:rFonts w:asciiTheme="minorHAnsi" w:hAnsiTheme="minorHAnsi" w:cstheme="minorHAnsi"/>
          <w:bCs/>
        </w:rPr>
      </w:pPr>
    </w:p>
    <w:p w14:paraId="1F2A7319" w14:textId="426BB6A8" w:rsidR="005B60D2" w:rsidRPr="00D71D3F" w:rsidRDefault="005B60D2" w:rsidP="005B60D2">
      <w:pPr>
        <w:rPr>
          <w:rFonts w:asciiTheme="minorHAnsi" w:hAnsiTheme="minorHAnsi" w:cstheme="minorHAnsi"/>
          <w:bCs/>
        </w:rPr>
      </w:pPr>
      <w:r>
        <w:rPr>
          <w:rFonts w:asciiTheme="minorHAnsi" w:hAnsiTheme="minorHAnsi" w:cstheme="minorHAnsi"/>
          <w:bCs/>
        </w:rPr>
        <w:t>In general, the</w:t>
      </w:r>
      <w:r w:rsidRPr="00D71D3F">
        <w:rPr>
          <w:rFonts w:asciiTheme="minorHAnsi" w:hAnsiTheme="minorHAnsi" w:cstheme="minorHAnsi"/>
          <w:bCs/>
        </w:rPr>
        <w:t xml:space="preserve"> staff cannot provide</w:t>
      </w:r>
      <w:r w:rsidR="000304E9">
        <w:rPr>
          <w:rFonts w:asciiTheme="minorHAnsi" w:hAnsiTheme="minorHAnsi" w:cstheme="minorHAnsi"/>
          <w:bCs/>
        </w:rPr>
        <w:t xml:space="preserve"> detailed</w:t>
      </w:r>
      <w:r w:rsidRPr="00D71D3F">
        <w:rPr>
          <w:rFonts w:asciiTheme="minorHAnsi" w:hAnsiTheme="minorHAnsi" w:cstheme="minorHAnsi"/>
          <w:bCs/>
        </w:rPr>
        <w:t xml:space="preserve"> evaluation</w:t>
      </w:r>
      <w:r>
        <w:rPr>
          <w:rFonts w:asciiTheme="minorHAnsi" w:hAnsiTheme="minorHAnsi" w:cstheme="minorHAnsi"/>
          <w:bCs/>
        </w:rPr>
        <w:t>s</w:t>
      </w:r>
      <w:r w:rsidRPr="00D71D3F">
        <w:rPr>
          <w:rFonts w:asciiTheme="minorHAnsi" w:hAnsiTheme="minorHAnsi" w:cstheme="minorHAnsi"/>
          <w:bCs/>
        </w:rPr>
        <w:t xml:space="preserve"> </w:t>
      </w:r>
      <w:r w:rsidR="000304E9">
        <w:rPr>
          <w:rFonts w:asciiTheme="minorHAnsi" w:hAnsiTheme="minorHAnsi" w:cstheme="minorHAnsi"/>
          <w:bCs/>
        </w:rPr>
        <w:t xml:space="preserve">of or fixes to </w:t>
      </w:r>
      <w:r w:rsidRPr="00D71D3F">
        <w:rPr>
          <w:rFonts w:asciiTheme="minorHAnsi" w:hAnsiTheme="minorHAnsi" w:cstheme="minorHAnsi"/>
          <w:bCs/>
        </w:rPr>
        <w:t>your client-side API code.</w:t>
      </w:r>
    </w:p>
    <w:p w14:paraId="652522C3" w14:textId="5CB36D94" w:rsidR="005B60D2" w:rsidRDefault="005B60D2">
      <w:pPr>
        <w:rPr>
          <w:rFonts w:asciiTheme="minorHAnsi" w:hAnsiTheme="minorHAnsi" w:cstheme="minorHAnsi"/>
          <w:bCs/>
        </w:rPr>
      </w:pPr>
    </w:p>
    <w:p w14:paraId="6A7F9F54" w14:textId="04BF6437" w:rsidR="005B60D2" w:rsidRPr="00D71D3F" w:rsidRDefault="005B60D2">
      <w:pPr>
        <w:rPr>
          <w:rFonts w:asciiTheme="minorHAnsi" w:hAnsiTheme="minorHAnsi" w:cstheme="minorHAnsi"/>
          <w:bCs/>
        </w:rPr>
      </w:pPr>
      <w:r>
        <w:rPr>
          <w:rFonts w:asciiTheme="minorHAnsi" w:hAnsiTheme="minorHAnsi" w:cstheme="minorHAnsi"/>
          <w:bCs/>
        </w:rPr>
        <w:t>The eCX support team occasionally schedules maintenance periods in order to upgrade and service the eCX.  When we do so, we will send you advance notice, to minimize disruptions to your work.  If there is an unscheduled maintenance, we will send outage notices and updates until the situation is resolved.</w:t>
      </w:r>
    </w:p>
    <w:p w14:paraId="05266040" w14:textId="2C47233C" w:rsidR="00D71D3F" w:rsidRPr="00D71D3F" w:rsidRDefault="00D71D3F">
      <w:pPr>
        <w:rPr>
          <w:rFonts w:asciiTheme="minorHAnsi" w:hAnsiTheme="minorHAnsi" w:cstheme="minorHAnsi"/>
          <w:bCs/>
        </w:rPr>
      </w:pPr>
    </w:p>
    <w:p w14:paraId="30103A92" w14:textId="79A3C2D6" w:rsidR="00D71D3F" w:rsidRDefault="00D71D3F">
      <w:pPr>
        <w:rPr>
          <w:rFonts w:asciiTheme="minorHAnsi" w:hAnsiTheme="minorHAnsi" w:cstheme="minorHAnsi"/>
          <w:b/>
        </w:rPr>
      </w:pPr>
    </w:p>
    <w:p w14:paraId="5DF108D3" w14:textId="77777777" w:rsidR="00D71D3F" w:rsidRDefault="00D71D3F">
      <w:pPr>
        <w:rPr>
          <w:rFonts w:asciiTheme="minorHAnsi" w:hAnsiTheme="minorHAnsi" w:cstheme="minorHAnsi"/>
          <w:b/>
        </w:rPr>
      </w:pPr>
    </w:p>
    <w:p w14:paraId="1DD18658" w14:textId="5B230C87" w:rsidR="00BF44A4" w:rsidRDefault="00E5160D" w:rsidP="00E5160D">
      <w:pPr>
        <w:pStyle w:val="Heading2"/>
      </w:pPr>
      <w:r>
        <w:t>Ways to Interact with the Data</w:t>
      </w:r>
      <w:r w:rsidR="000304E9">
        <w:t>: UI and API</w:t>
      </w:r>
    </w:p>
    <w:p w14:paraId="5874D3CA" w14:textId="77777777" w:rsidR="00E5160D" w:rsidRPr="00531838" w:rsidRDefault="00E5160D" w:rsidP="00E5160D">
      <w:pPr>
        <w:pStyle w:val="BodyText"/>
        <w:ind w:left="0"/>
        <w:rPr>
          <w:rFonts w:asciiTheme="minorHAnsi" w:hAnsiTheme="minorHAnsi" w:cstheme="minorHAnsi"/>
          <w:b/>
        </w:rPr>
      </w:pPr>
    </w:p>
    <w:p w14:paraId="17A867CE" w14:textId="0164E03D" w:rsidR="000304E9" w:rsidRPr="000304E9" w:rsidRDefault="00E5160D" w:rsidP="000304E9">
      <w:pPr>
        <w:pStyle w:val="BodyText"/>
        <w:spacing w:line="273" w:lineRule="auto"/>
        <w:rPr>
          <w:rFonts w:asciiTheme="minorHAnsi" w:hAnsiTheme="minorHAnsi" w:cstheme="minorHAnsi"/>
        </w:rPr>
      </w:pPr>
      <w:r w:rsidRPr="000304E9">
        <w:rPr>
          <w:rFonts w:asciiTheme="minorHAnsi" w:hAnsiTheme="minorHAnsi" w:cstheme="minorHAnsi"/>
        </w:rPr>
        <w:t>There are two methods to submit data into the eCX</w:t>
      </w:r>
      <w:r w:rsidR="000304E9" w:rsidRPr="000304E9">
        <w:rPr>
          <w:rFonts w:asciiTheme="minorHAnsi" w:hAnsiTheme="minorHAnsi" w:cstheme="minorHAnsi"/>
        </w:rPr>
        <w:t>.  The</w:t>
      </w:r>
      <w:r w:rsidRPr="000304E9">
        <w:rPr>
          <w:rFonts w:asciiTheme="minorHAnsi" w:hAnsiTheme="minorHAnsi" w:cstheme="minorHAnsi"/>
        </w:rPr>
        <w:t xml:space="preserve"> eCX </w:t>
      </w:r>
      <w:r w:rsidR="000304E9" w:rsidRPr="000304E9">
        <w:rPr>
          <w:rFonts w:asciiTheme="minorHAnsi" w:hAnsiTheme="minorHAnsi" w:cstheme="minorHAnsi"/>
        </w:rPr>
        <w:t>has a user-friendly web-based user interface (</w:t>
      </w:r>
      <w:r w:rsidRPr="000304E9">
        <w:rPr>
          <w:rFonts w:asciiTheme="minorHAnsi" w:hAnsiTheme="minorHAnsi" w:cstheme="minorHAnsi"/>
        </w:rPr>
        <w:t>UI</w:t>
      </w:r>
      <w:r w:rsidR="000304E9" w:rsidRPr="000304E9">
        <w:rPr>
          <w:rFonts w:asciiTheme="minorHAnsi" w:hAnsiTheme="minorHAnsi" w:cstheme="minorHAnsi"/>
        </w:rPr>
        <w:t>)</w:t>
      </w:r>
      <w:r w:rsidRPr="000304E9">
        <w:rPr>
          <w:rFonts w:asciiTheme="minorHAnsi" w:hAnsiTheme="minorHAnsi" w:cstheme="minorHAnsi"/>
        </w:rPr>
        <w:t xml:space="preserve"> at </w:t>
      </w:r>
      <w:hyperlink r:id="rId11" w:history="1">
        <w:r w:rsidR="00073D30" w:rsidRPr="000C50DB">
          <w:rPr>
            <w:rStyle w:val="Hyperlink"/>
            <w:rFonts w:asciiTheme="minorHAnsi" w:hAnsiTheme="minorHAnsi" w:cstheme="minorHAnsi"/>
          </w:rPr>
          <w:t>https://ecrimex.net</w:t>
        </w:r>
      </w:hyperlink>
      <w:r w:rsidR="00073D30">
        <w:rPr>
          <w:rFonts w:asciiTheme="minorHAnsi" w:hAnsiTheme="minorHAnsi" w:cstheme="minorHAnsi"/>
        </w:rPr>
        <w:t>.</w:t>
      </w:r>
      <w:r w:rsidRPr="000304E9">
        <w:rPr>
          <w:rFonts w:asciiTheme="minorHAnsi" w:hAnsiTheme="minorHAnsi" w:cstheme="minorHAnsi"/>
        </w:rPr>
        <w:t xml:space="preserve"> This option works well for low-volume, manual data entry.</w:t>
      </w:r>
      <w:r w:rsidR="000304E9" w:rsidRPr="000304E9">
        <w:rPr>
          <w:rFonts w:asciiTheme="minorHAnsi" w:hAnsiTheme="minorHAnsi" w:cstheme="minorHAnsi"/>
        </w:rPr>
        <w:t xml:space="preserve">  It’s also handy for browsing data. </w:t>
      </w:r>
      <w:r w:rsidRPr="000304E9">
        <w:rPr>
          <w:rFonts w:asciiTheme="minorHAnsi" w:hAnsiTheme="minorHAnsi" w:cstheme="minorHAnsi"/>
        </w:rPr>
        <w:t xml:space="preserve">By </w:t>
      </w:r>
      <w:proofErr w:type="gramStart"/>
      <w:r w:rsidRPr="000304E9">
        <w:rPr>
          <w:rFonts w:asciiTheme="minorHAnsi" w:hAnsiTheme="minorHAnsi" w:cstheme="minorHAnsi"/>
        </w:rPr>
        <w:t>default</w:t>
      </w:r>
      <w:proofErr w:type="gramEnd"/>
      <w:r w:rsidRPr="000304E9">
        <w:rPr>
          <w:rFonts w:asciiTheme="minorHAnsi" w:hAnsiTheme="minorHAnsi" w:cstheme="minorHAnsi"/>
        </w:rPr>
        <w:t xml:space="preserve"> you are allowed to view and submit records through the eCX UI the moment you </w:t>
      </w:r>
      <w:r w:rsidR="00073D30">
        <w:rPr>
          <w:rFonts w:asciiTheme="minorHAnsi" w:hAnsiTheme="minorHAnsi" w:cstheme="minorHAnsi"/>
        </w:rPr>
        <w:t>are</w:t>
      </w:r>
      <w:r w:rsidRPr="000304E9">
        <w:rPr>
          <w:rFonts w:asciiTheme="minorHAnsi" w:hAnsiTheme="minorHAnsi" w:cstheme="minorHAnsi"/>
        </w:rPr>
        <w:t xml:space="preserve"> approved to access the eCX. </w:t>
      </w:r>
    </w:p>
    <w:p w14:paraId="237D85C3" w14:textId="0156482F" w:rsidR="000304E9" w:rsidRPr="000304E9" w:rsidRDefault="000304E9" w:rsidP="000304E9">
      <w:pPr>
        <w:pStyle w:val="BodyText"/>
        <w:spacing w:before="166" w:line="273" w:lineRule="auto"/>
        <w:rPr>
          <w:rFonts w:asciiTheme="minorHAnsi" w:hAnsiTheme="minorHAnsi" w:cstheme="minorHAnsi"/>
        </w:rPr>
      </w:pPr>
      <w:r w:rsidRPr="000304E9">
        <w:rPr>
          <w:rFonts w:asciiTheme="minorHAnsi" w:hAnsiTheme="minorHAnsi" w:cstheme="minorHAnsi"/>
        </w:rPr>
        <w:t xml:space="preserve">If you want to automate your interaction with the data, use the eCX API. It’s ideal for posting for pulling data in a programmatic </w:t>
      </w:r>
      <w:proofErr w:type="gramStart"/>
      <w:r w:rsidRPr="000304E9">
        <w:rPr>
          <w:rFonts w:asciiTheme="minorHAnsi" w:hAnsiTheme="minorHAnsi" w:cstheme="minorHAnsi"/>
        </w:rPr>
        <w:t>way, and</w:t>
      </w:r>
      <w:proofErr w:type="gramEnd"/>
      <w:r w:rsidRPr="000304E9">
        <w:rPr>
          <w:rFonts w:asciiTheme="minorHAnsi" w:hAnsiTheme="minorHAnsi" w:cstheme="minorHAnsi"/>
        </w:rPr>
        <w:t xml:space="preserve"> can also be used to make queries.</w:t>
      </w:r>
    </w:p>
    <w:p w14:paraId="07239120" w14:textId="447A8CCC" w:rsidR="00E5160D" w:rsidRPr="006616D7" w:rsidRDefault="00E5160D" w:rsidP="006616D7">
      <w:pPr>
        <w:pStyle w:val="BodyText"/>
        <w:spacing w:before="163" w:line="273" w:lineRule="auto"/>
        <w:ind w:right="378"/>
        <w:rPr>
          <w:rFonts w:asciiTheme="minorHAnsi" w:hAnsiTheme="minorHAnsi" w:cstheme="minorHAnsi"/>
          <w:w w:val="95"/>
        </w:rPr>
      </w:pPr>
      <w:r w:rsidRPr="000304E9">
        <w:rPr>
          <w:rFonts w:asciiTheme="minorHAnsi" w:hAnsiTheme="minorHAnsi" w:cstheme="minorHAnsi"/>
        </w:rPr>
        <w:t>We do not allow</w:t>
      </w:r>
      <w:r w:rsidR="000304E9" w:rsidRPr="000304E9">
        <w:rPr>
          <w:rFonts w:asciiTheme="minorHAnsi" w:hAnsiTheme="minorHAnsi" w:cstheme="minorHAnsi"/>
        </w:rPr>
        <w:t xml:space="preserve"> users to submit data into the</w:t>
      </w:r>
      <w:r w:rsidRPr="000304E9">
        <w:rPr>
          <w:rFonts w:asciiTheme="minorHAnsi" w:hAnsiTheme="minorHAnsi" w:cstheme="minorHAnsi"/>
        </w:rPr>
        <w:t xml:space="preserve"> eCX </w:t>
      </w:r>
      <w:r w:rsidR="006616D7">
        <w:rPr>
          <w:rFonts w:asciiTheme="minorHAnsi" w:hAnsiTheme="minorHAnsi" w:cstheme="minorHAnsi"/>
        </w:rPr>
        <w:t>p</w:t>
      </w:r>
      <w:r w:rsidRPr="000304E9">
        <w:rPr>
          <w:rFonts w:asciiTheme="minorHAnsi" w:hAnsiTheme="minorHAnsi" w:cstheme="minorHAnsi"/>
        </w:rPr>
        <w:t xml:space="preserve">roduction </w:t>
      </w:r>
      <w:r w:rsidR="000304E9" w:rsidRPr="000304E9">
        <w:rPr>
          <w:rFonts w:asciiTheme="minorHAnsi" w:hAnsiTheme="minorHAnsi" w:cstheme="minorHAnsi"/>
        </w:rPr>
        <w:t xml:space="preserve">environment via </w:t>
      </w:r>
      <w:r w:rsidRPr="000304E9">
        <w:rPr>
          <w:rFonts w:asciiTheme="minorHAnsi" w:hAnsiTheme="minorHAnsi" w:cstheme="minorHAnsi"/>
        </w:rPr>
        <w:t xml:space="preserve">the API until your automated scripts are proven on the eCX sandbox and then approved for automated </w:t>
      </w:r>
      <w:r w:rsidRPr="000304E9">
        <w:rPr>
          <w:rFonts w:asciiTheme="minorHAnsi" w:hAnsiTheme="minorHAnsi" w:cstheme="minorHAnsi"/>
          <w:w w:val="95"/>
        </w:rPr>
        <w:t xml:space="preserve">submissions – </w:t>
      </w:r>
      <w:r w:rsidRPr="000304E9">
        <w:rPr>
          <w:rFonts w:asciiTheme="minorHAnsi" w:hAnsiTheme="minorHAnsi" w:cstheme="minorHAnsi"/>
          <w:w w:val="95"/>
          <w:highlight w:val="cyan"/>
        </w:rPr>
        <w:t>more on this below in the API section that follows.</w:t>
      </w:r>
    </w:p>
    <w:p w14:paraId="27FE3201" w14:textId="2ABE0248" w:rsidR="00E5160D" w:rsidRPr="000304E9" w:rsidRDefault="00E5160D" w:rsidP="00E5160D">
      <w:pPr>
        <w:pStyle w:val="BodyText"/>
        <w:spacing w:before="167" w:line="273" w:lineRule="auto"/>
        <w:ind w:right="124"/>
        <w:rPr>
          <w:rFonts w:asciiTheme="minorHAnsi" w:hAnsiTheme="minorHAnsi" w:cstheme="minorHAnsi"/>
        </w:rPr>
      </w:pPr>
      <w:r w:rsidRPr="000304E9">
        <w:rPr>
          <w:rFonts w:asciiTheme="minorHAnsi" w:hAnsiTheme="minorHAnsi" w:cstheme="minorHAnsi"/>
          <w:w w:val="95"/>
        </w:rPr>
        <w:t xml:space="preserve">Both the eCX UI and the eCX API allow you to make changes to existing data. </w:t>
      </w:r>
    </w:p>
    <w:p w14:paraId="53B97BDB" w14:textId="77777777" w:rsidR="00E5160D" w:rsidRDefault="00E5160D" w:rsidP="00E5160D">
      <w:pPr>
        <w:pStyle w:val="BodyText"/>
        <w:spacing w:before="167" w:line="273" w:lineRule="auto"/>
        <w:ind w:left="0" w:right="124"/>
        <w:rPr>
          <w:rFonts w:asciiTheme="minorHAnsi" w:hAnsiTheme="minorHAnsi" w:cstheme="minorHAnsi"/>
        </w:rPr>
      </w:pPr>
    </w:p>
    <w:p w14:paraId="0DD158D4" w14:textId="69FA3F7D" w:rsidR="00E5160D" w:rsidRPr="00531838" w:rsidRDefault="00E5160D" w:rsidP="00E5160D">
      <w:pPr>
        <w:pStyle w:val="Heading2"/>
        <w:rPr>
          <w:sz w:val="22"/>
          <w:szCs w:val="22"/>
        </w:rPr>
      </w:pPr>
      <w:r>
        <w:t>Data</w:t>
      </w:r>
      <w:r w:rsidR="00073D30">
        <w:t xml:space="preserve"> Origin and </w:t>
      </w:r>
      <w:r w:rsidR="004A4A1A">
        <w:t>Quality</w:t>
      </w:r>
    </w:p>
    <w:p w14:paraId="33496F72" w14:textId="047B41A6" w:rsidR="00E5160D" w:rsidRDefault="00E5160D" w:rsidP="00E5160D">
      <w:pPr>
        <w:pStyle w:val="BodyText"/>
        <w:spacing w:before="166" w:line="273" w:lineRule="auto"/>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eCX is a user</w:t>
      </w:r>
      <w:r>
        <w:rPr>
          <w:rFonts w:asciiTheme="minorHAnsi" w:hAnsiTheme="minorHAnsi" w:cstheme="minorHAnsi"/>
        </w:rPr>
        <w:t>-</w:t>
      </w:r>
      <w:r w:rsidRPr="00531838">
        <w:rPr>
          <w:rFonts w:asciiTheme="minorHAnsi" w:hAnsiTheme="minorHAnsi" w:cstheme="minorHAnsi"/>
        </w:rPr>
        <w:t>supported and user</w:t>
      </w:r>
      <w:r>
        <w:rPr>
          <w:rFonts w:asciiTheme="minorHAnsi" w:hAnsiTheme="minorHAnsi" w:cstheme="minorHAnsi"/>
        </w:rPr>
        <w:t>-</w:t>
      </w:r>
      <w:r w:rsidRPr="00531838">
        <w:rPr>
          <w:rFonts w:asciiTheme="minorHAnsi" w:hAnsiTheme="minorHAnsi" w:cstheme="minorHAnsi"/>
        </w:rPr>
        <w:t xml:space="preserve">maintained repository of threat data. </w:t>
      </w:r>
      <w:r>
        <w:rPr>
          <w:rFonts w:asciiTheme="minorHAnsi" w:hAnsiTheme="minorHAnsi" w:cstheme="minorHAnsi"/>
        </w:rPr>
        <w:t xml:space="preserve"> The data is submitted by vetted APWG members, who are expected to provide </w:t>
      </w:r>
      <w:r w:rsidR="006616D7">
        <w:rPr>
          <w:rFonts w:asciiTheme="minorHAnsi" w:hAnsiTheme="minorHAnsi" w:cstheme="minorHAnsi"/>
        </w:rPr>
        <w:t>reliable</w:t>
      </w:r>
      <w:r>
        <w:rPr>
          <w:rFonts w:asciiTheme="minorHAnsi" w:hAnsiTheme="minorHAnsi" w:cstheme="minorHAnsi"/>
        </w:rPr>
        <w:t xml:space="preserve"> data.  The data is there for other members to use as-is</w:t>
      </w:r>
      <w:r w:rsidR="004A4A1A">
        <w:rPr>
          <w:rFonts w:asciiTheme="minorHAnsi" w:hAnsiTheme="minorHAnsi" w:cstheme="minorHAnsi"/>
        </w:rPr>
        <w:t>, per the eCX terms of use</w:t>
      </w:r>
      <w:r>
        <w:rPr>
          <w:rFonts w:asciiTheme="minorHAnsi" w:hAnsiTheme="minorHAnsi" w:cstheme="minorHAnsi"/>
        </w:rPr>
        <w:t xml:space="preserve">.  Neither the APWG </w:t>
      </w:r>
      <w:r w:rsidR="004A4A1A">
        <w:rPr>
          <w:rFonts w:asciiTheme="minorHAnsi" w:hAnsiTheme="minorHAnsi" w:cstheme="minorHAnsi"/>
        </w:rPr>
        <w:t>n</w:t>
      </w:r>
      <w:r>
        <w:rPr>
          <w:rFonts w:asciiTheme="minorHAnsi" w:hAnsiTheme="minorHAnsi" w:cstheme="minorHAnsi"/>
        </w:rPr>
        <w:t xml:space="preserve">or the data </w:t>
      </w:r>
      <w:proofErr w:type="spellStart"/>
      <w:r>
        <w:rPr>
          <w:rFonts w:asciiTheme="minorHAnsi" w:hAnsiTheme="minorHAnsi" w:cstheme="minorHAnsi"/>
        </w:rPr>
        <w:t>submittors</w:t>
      </w:r>
      <w:proofErr w:type="spellEnd"/>
      <w:r>
        <w:rPr>
          <w:rFonts w:asciiTheme="minorHAnsi" w:hAnsiTheme="minorHAnsi" w:cstheme="minorHAnsi"/>
        </w:rPr>
        <w:t xml:space="preserve"> guarantee that the data is fit for a given purpose, and the APWG does not guarantee that the data is </w:t>
      </w:r>
      <w:r w:rsidR="006616D7">
        <w:rPr>
          <w:rFonts w:asciiTheme="minorHAnsi" w:hAnsiTheme="minorHAnsi" w:cstheme="minorHAnsi"/>
        </w:rPr>
        <w:t xml:space="preserve">100% </w:t>
      </w:r>
      <w:r>
        <w:rPr>
          <w:rFonts w:asciiTheme="minorHAnsi" w:hAnsiTheme="minorHAnsi" w:cstheme="minorHAnsi"/>
        </w:rPr>
        <w:t>accurate. This means that the repository may occasionally contain false-positives and outdated information.</w:t>
      </w:r>
    </w:p>
    <w:p w14:paraId="23452542" w14:textId="6B52B619" w:rsidR="00E5160D" w:rsidRDefault="00E5160D" w:rsidP="00E5160D">
      <w:pPr>
        <w:pStyle w:val="BodyText"/>
        <w:spacing w:before="166" w:line="273" w:lineRule="auto"/>
        <w:rPr>
          <w:rFonts w:asciiTheme="minorHAnsi" w:hAnsiTheme="minorHAnsi" w:cstheme="minorHAnsi"/>
        </w:rPr>
      </w:pPr>
      <w:r>
        <w:rPr>
          <w:rFonts w:asciiTheme="minorHAnsi" w:hAnsiTheme="minorHAnsi" w:cstheme="minorHAnsi"/>
        </w:rPr>
        <w:t xml:space="preserve">Also keep in mind that once an entry has been submitted, the </w:t>
      </w:r>
      <w:proofErr w:type="spellStart"/>
      <w:r>
        <w:rPr>
          <w:rFonts w:asciiTheme="minorHAnsi" w:hAnsiTheme="minorHAnsi" w:cstheme="minorHAnsi"/>
        </w:rPr>
        <w:t>submittor</w:t>
      </w:r>
      <w:proofErr w:type="spellEnd"/>
      <w:r>
        <w:rPr>
          <w:rFonts w:asciiTheme="minorHAnsi" w:hAnsiTheme="minorHAnsi" w:cstheme="minorHAnsi"/>
        </w:rPr>
        <w:t xml:space="preserve"> will likely not update the data</w:t>
      </w:r>
      <w:r w:rsidR="00073D30">
        <w:rPr>
          <w:rFonts w:asciiTheme="minorHAnsi" w:hAnsiTheme="minorHAnsi" w:cstheme="minorHAnsi"/>
        </w:rPr>
        <w:t xml:space="preserve"> over time</w:t>
      </w:r>
      <w:r>
        <w:rPr>
          <w:rFonts w:asciiTheme="minorHAnsi" w:hAnsiTheme="minorHAnsi" w:cstheme="minorHAnsi"/>
        </w:rPr>
        <w:t>.  For example, a phishing URL may have been active at the time it was submitted</w:t>
      </w:r>
      <w:r w:rsidR="006616D7">
        <w:rPr>
          <w:rFonts w:asciiTheme="minorHAnsi" w:hAnsiTheme="minorHAnsi" w:cstheme="minorHAnsi"/>
        </w:rPr>
        <w:t xml:space="preserve"> to the eCX</w:t>
      </w:r>
      <w:r>
        <w:rPr>
          <w:rFonts w:asciiTheme="minorHAnsi" w:hAnsiTheme="minorHAnsi" w:cstheme="minorHAnsi"/>
        </w:rPr>
        <w:t xml:space="preserve">, but the phishing page may not be active at the time you download the data about it.  For these reasons, we do </w:t>
      </w:r>
      <w:r w:rsidRPr="004A4A1A">
        <w:rPr>
          <w:rFonts w:asciiTheme="minorHAnsi" w:hAnsiTheme="minorHAnsi" w:cstheme="minorHAnsi"/>
          <w:i/>
          <w:iCs/>
        </w:rPr>
        <w:t>not</w:t>
      </w:r>
      <w:r>
        <w:rPr>
          <w:rFonts w:asciiTheme="minorHAnsi" w:hAnsiTheme="minorHAnsi" w:cstheme="minorHAnsi"/>
        </w:rPr>
        <w:t xml:space="preserve"> recommend that you use the eCX as an authoritative source of information about whether a malicious event is active (up) or inactive (down).  Instead, we hope users will take the data and confirm the activity, if that is important to you.</w:t>
      </w:r>
    </w:p>
    <w:p w14:paraId="264573EB" w14:textId="568C2938" w:rsidR="006616D7" w:rsidRDefault="006616D7" w:rsidP="00E5160D">
      <w:pPr>
        <w:pStyle w:val="BodyText"/>
        <w:spacing w:before="166" w:line="273" w:lineRule="auto"/>
        <w:rPr>
          <w:rFonts w:asciiTheme="minorHAnsi" w:hAnsiTheme="minorHAnsi" w:cstheme="minorHAnsi"/>
        </w:rPr>
      </w:pPr>
      <w:r>
        <w:rPr>
          <w:rFonts w:asciiTheme="minorHAnsi" w:hAnsiTheme="minorHAnsi" w:cstheme="minorHAnsi"/>
        </w:rPr>
        <w:t xml:space="preserve">Most of the modules allow users to submit and manipulate a Confidence Level score.  This is a way for </w:t>
      </w:r>
      <w:r>
        <w:rPr>
          <w:rFonts w:asciiTheme="minorHAnsi" w:hAnsiTheme="minorHAnsi" w:cstheme="minorHAnsi"/>
        </w:rPr>
        <w:lastRenderedPageBreak/>
        <w:t>users to in, and a useful indicator to other users.</w:t>
      </w:r>
    </w:p>
    <w:p w14:paraId="2EB31B56" w14:textId="77777777" w:rsidR="00E5160D" w:rsidRPr="00531838" w:rsidRDefault="00E5160D" w:rsidP="00E5160D">
      <w:pPr>
        <w:pStyle w:val="BodyText"/>
        <w:spacing w:before="166" w:line="273" w:lineRule="auto"/>
        <w:rPr>
          <w:rFonts w:asciiTheme="minorHAnsi" w:hAnsiTheme="minorHAnsi" w:cstheme="minorHAnsi"/>
        </w:rPr>
      </w:pPr>
      <w:r>
        <w:rPr>
          <w:rFonts w:asciiTheme="minorHAnsi" w:hAnsiTheme="minorHAnsi" w:cstheme="minorHAnsi"/>
        </w:rPr>
        <w:t xml:space="preserve">The </w:t>
      </w:r>
      <w:r w:rsidRPr="00531838">
        <w:rPr>
          <w:rFonts w:asciiTheme="minorHAnsi" w:hAnsiTheme="minorHAnsi" w:cstheme="minorHAnsi"/>
        </w:rPr>
        <w:t>APWG staff typically do not make changes to existing data</w:t>
      </w:r>
      <w:r>
        <w:rPr>
          <w:rFonts w:asciiTheme="minorHAnsi" w:hAnsiTheme="minorHAnsi" w:cstheme="minorHAnsi"/>
        </w:rPr>
        <w:t xml:space="preserve"> in the repository,</w:t>
      </w:r>
      <w:r w:rsidRPr="00531838">
        <w:rPr>
          <w:rFonts w:asciiTheme="minorHAnsi" w:hAnsiTheme="minorHAnsi" w:cstheme="minorHAnsi"/>
        </w:rPr>
        <w:t xml:space="preserve"> for </w:t>
      </w:r>
      <w:r>
        <w:rPr>
          <w:rFonts w:asciiTheme="minorHAnsi" w:hAnsiTheme="minorHAnsi" w:cstheme="minorHAnsi"/>
        </w:rPr>
        <w:t>several</w:t>
      </w:r>
      <w:r w:rsidRPr="00531838">
        <w:rPr>
          <w:rFonts w:asciiTheme="minorHAnsi" w:hAnsiTheme="minorHAnsi" w:cstheme="minorHAnsi"/>
        </w:rPr>
        <w:t xml:space="preserve"> reasons</w:t>
      </w:r>
      <w:r>
        <w:rPr>
          <w:rFonts w:asciiTheme="minorHAnsi" w:hAnsiTheme="minorHAnsi" w:cstheme="minorHAnsi"/>
        </w:rPr>
        <w:t>.  T</w:t>
      </w:r>
      <w:r w:rsidRPr="00531838">
        <w:rPr>
          <w:rFonts w:asciiTheme="minorHAnsi" w:hAnsiTheme="minorHAnsi" w:cstheme="minorHAnsi"/>
        </w:rPr>
        <w:t xml:space="preserve">he APWG vets all members prior to allowing access to the platform, so our user base is 100% full of known </w:t>
      </w:r>
      <w:r w:rsidRPr="005204B9">
        <w:rPr>
          <w:rFonts w:asciiTheme="minorHAnsi" w:hAnsiTheme="minorHAnsi" w:cstheme="minorHAnsi"/>
        </w:rPr>
        <w:t xml:space="preserve">good actors. We don't monitor or vet the incoming data. When data needs to be </w:t>
      </w:r>
      <w:proofErr w:type="gramStart"/>
      <w:r w:rsidRPr="005204B9">
        <w:rPr>
          <w:rFonts w:asciiTheme="minorHAnsi" w:hAnsiTheme="minorHAnsi" w:cstheme="minorHAnsi"/>
        </w:rPr>
        <w:t>updated</w:t>
      </w:r>
      <w:proofErr w:type="gramEnd"/>
      <w:r w:rsidRPr="005204B9">
        <w:rPr>
          <w:rFonts w:asciiTheme="minorHAnsi" w:hAnsiTheme="minorHAnsi" w:cstheme="minorHAnsi"/>
        </w:rPr>
        <w:t xml:space="preserve"> we provide our users with the tools to make updates, so members have the same control over the data. And finally, we're a very small team--we don't have the bandwidth for constant moderation of the data, and if we were to be making unilateral changes to the data then we'd be taking the chance of stepping on the toes of our valuable member</w:t>
      </w:r>
      <w:r w:rsidRPr="005204B9">
        <w:rPr>
          <w:rFonts w:asciiTheme="minorHAnsi" w:hAnsiTheme="minorHAnsi" w:cstheme="minorHAnsi"/>
          <w:w w:val="95"/>
        </w:rPr>
        <w:t xml:space="preserve">. </w:t>
      </w:r>
      <w:r>
        <w:rPr>
          <w:rFonts w:asciiTheme="minorHAnsi" w:hAnsiTheme="minorHAnsi" w:cstheme="minorHAnsi"/>
          <w:w w:val="95"/>
        </w:rPr>
        <w:t>If the APWG staff is asked to</w:t>
      </w:r>
      <w:r w:rsidRPr="005204B9">
        <w:rPr>
          <w:rFonts w:asciiTheme="minorHAnsi" w:hAnsiTheme="minorHAnsi" w:cstheme="minorHAnsi"/>
        </w:rPr>
        <w:t xml:space="preserve"> update data</w:t>
      </w:r>
      <w:r>
        <w:rPr>
          <w:rFonts w:asciiTheme="minorHAnsi" w:hAnsiTheme="minorHAnsi" w:cstheme="minorHAnsi"/>
        </w:rPr>
        <w:t>,</w:t>
      </w:r>
      <w:r w:rsidRPr="005204B9">
        <w:rPr>
          <w:rFonts w:asciiTheme="minorHAnsi" w:hAnsiTheme="minorHAnsi" w:cstheme="minorHAnsi"/>
        </w:rPr>
        <w:t xml:space="preserve"> </w:t>
      </w:r>
      <w:r>
        <w:rPr>
          <w:rFonts w:asciiTheme="minorHAnsi" w:hAnsiTheme="minorHAnsi" w:cstheme="minorHAnsi"/>
        </w:rPr>
        <w:t xml:space="preserve">we will usually forward the request to the member who created the entry with a request to examine and update it as needed. </w:t>
      </w:r>
    </w:p>
    <w:p w14:paraId="4D801066" w14:textId="77777777" w:rsidR="00E5160D" w:rsidRDefault="00E5160D" w:rsidP="00E5160D">
      <w:pPr>
        <w:pStyle w:val="BodyText"/>
        <w:spacing w:before="163" w:line="273" w:lineRule="auto"/>
        <w:ind w:right="378"/>
        <w:rPr>
          <w:rFonts w:asciiTheme="minorHAnsi" w:hAnsiTheme="minorHAnsi" w:cstheme="minorHAnsi"/>
          <w:w w:val="95"/>
        </w:rPr>
      </w:pPr>
    </w:p>
    <w:p w14:paraId="2E239876" w14:textId="77777777" w:rsidR="006616D7" w:rsidRPr="006F3C3A" w:rsidRDefault="006616D7" w:rsidP="006616D7">
      <w:pPr>
        <w:pStyle w:val="Heading2"/>
        <w:rPr>
          <w:bCs/>
        </w:rPr>
      </w:pPr>
      <w:r>
        <w:t xml:space="preserve">Confidence Level </w:t>
      </w:r>
    </w:p>
    <w:p w14:paraId="4501F8F7" w14:textId="77777777" w:rsidR="00E5160D" w:rsidRPr="00531838" w:rsidRDefault="00E5160D" w:rsidP="00E5160D">
      <w:pPr>
        <w:pStyle w:val="BodyText"/>
        <w:spacing w:before="163" w:line="273" w:lineRule="auto"/>
        <w:ind w:right="378"/>
        <w:rPr>
          <w:rFonts w:asciiTheme="minorHAnsi" w:hAnsiTheme="minorHAnsi" w:cstheme="minorHAnsi"/>
        </w:rPr>
      </w:pPr>
    </w:p>
    <w:p w14:paraId="1434AAAE" w14:textId="43E22E5F" w:rsidR="00E5160D" w:rsidRPr="004A4A1A" w:rsidRDefault="004A4A1A">
      <w:pPr>
        <w:rPr>
          <w:rFonts w:asciiTheme="minorHAnsi" w:hAnsiTheme="minorHAnsi" w:cstheme="minorHAnsi"/>
          <w:b/>
          <w:i/>
          <w:iCs/>
        </w:rPr>
      </w:pPr>
      <w:r w:rsidRPr="004A4A1A">
        <w:rPr>
          <w:rFonts w:asciiTheme="minorHAnsi" w:hAnsiTheme="minorHAnsi" w:cstheme="minorHAnsi"/>
          <w:b/>
          <w:i/>
          <w:iCs/>
        </w:rPr>
        <w:t>[text to come]</w:t>
      </w:r>
    </w:p>
    <w:p w14:paraId="513CD9EC" w14:textId="2DE996AA" w:rsidR="00E5160D" w:rsidRDefault="00703394">
      <w:pPr>
        <w:rPr>
          <w:rFonts w:asciiTheme="minorHAnsi" w:hAnsiTheme="minorHAnsi" w:cstheme="minorHAnsi"/>
          <w:b/>
        </w:rPr>
      </w:pPr>
      <w:r w:rsidRPr="00531838">
        <w:rPr>
          <w:rFonts w:asciiTheme="minorHAnsi" w:hAnsiTheme="minorHAnsi" w:cstheme="minorHAnsi"/>
        </w:rPr>
        <w:t xml:space="preserve">There are 4 possible values for confidence, 100 indicates that this phish has been visually confirmed by a staff member. 90 indicates that the phish was found using a ML process. 50 indicates that you or your ML process believes this to be phish, but the phish has not been confirmed by a process that would drive it to a 90 or 100 value, yet you still think the URL should be sent to the eCX </w:t>
      </w:r>
      <w:r w:rsidRPr="00531838">
        <w:rPr>
          <w:rFonts w:asciiTheme="minorHAnsi" w:hAnsiTheme="minorHAnsi" w:cstheme="minorHAnsi"/>
          <w:w w:val="95"/>
        </w:rPr>
        <w:t>phish data repository.</w:t>
      </w:r>
    </w:p>
    <w:p w14:paraId="43A628B7" w14:textId="77777777" w:rsidR="00E5160D" w:rsidRDefault="00E5160D">
      <w:pPr>
        <w:rPr>
          <w:rFonts w:asciiTheme="minorHAnsi" w:hAnsiTheme="minorHAnsi" w:cstheme="minorHAnsi"/>
          <w:b/>
        </w:rPr>
      </w:pPr>
    </w:p>
    <w:p w14:paraId="6E168EA2" w14:textId="77777777" w:rsidR="00BF44A4" w:rsidRDefault="00BF44A4">
      <w:pPr>
        <w:rPr>
          <w:rFonts w:asciiTheme="minorHAnsi" w:hAnsiTheme="minorHAnsi" w:cstheme="minorHAnsi"/>
          <w:b/>
        </w:rPr>
      </w:pPr>
    </w:p>
    <w:p w14:paraId="472BE4FB" w14:textId="4B0B67A1" w:rsidR="00531838" w:rsidRDefault="00647205" w:rsidP="004A4A1A">
      <w:pPr>
        <w:pStyle w:val="Heading1"/>
      </w:pPr>
      <w:r>
        <w:t xml:space="preserve">The </w:t>
      </w:r>
      <w:r w:rsidR="006F3C3A">
        <w:t>Modules:</w:t>
      </w:r>
    </w:p>
    <w:p w14:paraId="4C5A3A1A" w14:textId="0F937524" w:rsidR="006F3C3A" w:rsidRDefault="006F3C3A">
      <w:pPr>
        <w:rPr>
          <w:rFonts w:asciiTheme="minorHAnsi" w:hAnsiTheme="minorHAnsi" w:cstheme="minorHAnsi"/>
          <w:b/>
        </w:rPr>
      </w:pPr>
    </w:p>
    <w:p w14:paraId="27019DE7" w14:textId="00585E92" w:rsidR="00647205" w:rsidRDefault="00647205">
      <w:pPr>
        <w:rPr>
          <w:rFonts w:asciiTheme="minorHAnsi" w:hAnsiTheme="minorHAnsi" w:cstheme="minorHAnsi"/>
          <w:b/>
        </w:rPr>
      </w:pPr>
      <w:r w:rsidRPr="00647205">
        <w:rPr>
          <w:rFonts w:asciiTheme="minorHAnsi" w:hAnsiTheme="minorHAnsi" w:cstheme="minorHAnsi"/>
          <w:b/>
          <w:highlight w:val="yellow"/>
        </w:rPr>
        <w:t>[here I will briefly describe each module and what it contains</w:t>
      </w:r>
      <w:proofErr w:type="gramStart"/>
      <w:r w:rsidRPr="00647205">
        <w:rPr>
          <w:rFonts w:asciiTheme="minorHAnsi" w:hAnsiTheme="minorHAnsi" w:cstheme="minorHAnsi"/>
          <w:b/>
          <w:highlight w:val="yellow"/>
        </w:rPr>
        <w:t>. ]</w:t>
      </w:r>
      <w:proofErr w:type="gramEnd"/>
    </w:p>
    <w:p w14:paraId="43397AB5" w14:textId="6513C974" w:rsidR="006F3C3A" w:rsidRDefault="006F3C3A" w:rsidP="006F3C3A">
      <w:pPr>
        <w:pStyle w:val="ListParagraph"/>
        <w:numPr>
          <w:ilvl w:val="0"/>
          <w:numId w:val="2"/>
        </w:numPr>
        <w:rPr>
          <w:rFonts w:asciiTheme="minorHAnsi" w:hAnsiTheme="minorHAnsi" w:cstheme="minorHAnsi"/>
          <w:b/>
        </w:rPr>
      </w:pPr>
      <w:r>
        <w:rPr>
          <w:rFonts w:asciiTheme="minorHAnsi" w:hAnsiTheme="minorHAnsi" w:cstheme="minorHAnsi"/>
          <w:b/>
        </w:rPr>
        <w:t>Phish</w:t>
      </w:r>
    </w:p>
    <w:p w14:paraId="43245CB4" w14:textId="3175453A" w:rsidR="006F3C3A" w:rsidRDefault="006F3C3A" w:rsidP="006F3C3A">
      <w:pPr>
        <w:pStyle w:val="ListParagraph"/>
        <w:numPr>
          <w:ilvl w:val="0"/>
          <w:numId w:val="2"/>
        </w:numPr>
        <w:rPr>
          <w:rFonts w:asciiTheme="minorHAnsi" w:hAnsiTheme="minorHAnsi" w:cstheme="minorHAnsi"/>
          <w:b/>
        </w:rPr>
      </w:pPr>
      <w:r>
        <w:rPr>
          <w:rFonts w:asciiTheme="minorHAnsi" w:hAnsiTheme="minorHAnsi" w:cstheme="minorHAnsi"/>
          <w:b/>
        </w:rPr>
        <w:t xml:space="preserve">Malicious IP.  </w:t>
      </w:r>
      <w:r w:rsidRPr="006F3C3A">
        <w:rPr>
          <w:rFonts w:asciiTheme="minorHAnsi" w:hAnsiTheme="minorHAnsi" w:cstheme="minorHAnsi"/>
          <w:bCs/>
        </w:rPr>
        <w:t>You must sign a special doc to get access.</w:t>
      </w:r>
    </w:p>
    <w:p w14:paraId="252726ED" w14:textId="5E7496B4" w:rsidR="006F3C3A" w:rsidRPr="006F3C3A" w:rsidRDefault="006F3C3A" w:rsidP="006F3C3A">
      <w:pPr>
        <w:pStyle w:val="ListParagraph"/>
        <w:numPr>
          <w:ilvl w:val="0"/>
          <w:numId w:val="2"/>
        </w:numPr>
        <w:rPr>
          <w:rFonts w:asciiTheme="minorHAnsi" w:hAnsiTheme="minorHAnsi" w:cstheme="minorHAnsi"/>
          <w:b/>
        </w:rPr>
      </w:pPr>
      <w:r>
        <w:rPr>
          <w:rFonts w:asciiTheme="minorHAnsi" w:hAnsiTheme="minorHAnsi" w:cstheme="minorHAnsi"/>
          <w:b/>
        </w:rPr>
        <w:t>Malicious Domain</w:t>
      </w:r>
    </w:p>
    <w:p w14:paraId="60C42510" w14:textId="77777777" w:rsidR="006F3C3A" w:rsidRDefault="006F3C3A" w:rsidP="006F3C3A">
      <w:pPr>
        <w:pStyle w:val="ListParagraph"/>
        <w:numPr>
          <w:ilvl w:val="0"/>
          <w:numId w:val="2"/>
        </w:numPr>
        <w:rPr>
          <w:rFonts w:asciiTheme="minorHAnsi" w:hAnsiTheme="minorHAnsi" w:cstheme="minorHAnsi"/>
          <w:b/>
        </w:rPr>
      </w:pPr>
      <w:r>
        <w:rPr>
          <w:rFonts w:asciiTheme="minorHAnsi" w:hAnsiTheme="minorHAnsi" w:cstheme="minorHAnsi"/>
          <w:b/>
        </w:rPr>
        <w:t>Cryptocurrency</w:t>
      </w:r>
    </w:p>
    <w:p w14:paraId="4C93B2EC" w14:textId="5FCEC900" w:rsidR="006F3C3A" w:rsidRDefault="006F3C3A" w:rsidP="006F3C3A">
      <w:pPr>
        <w:pStyle w:val="ListParagraph"/>
        <w:numPr>
          <w:ilvl w:val="0"/>
          <w:numId w:val="2"/>
        </w:numPr>
        <w:rPr>
          <w:rFonts w:asciiTheme="minorHAnsi" w:hAnsiTheme="minorHAnsi" w:cstheme="minorHAnsi"/>
          <w:b/>
        </w:rPr>
      </w:pPr>
      <w:r>
        <w:rPr>
          <w:rFonts w:asciiTheme="minorHAnsi" w:hAnsiTheme="minorHAnsi" w:cstheme="minorHAnsi"/>
          <w:b/>
        </w:rPr>
        <w:t>Report Phishing</w:t>
      </w:r>
    </w:p>
    <w:p w14:paraId="18A8273D" w14:textId="39C64D7C" w:rsidR="006F3C3A" w:rsidRDefault="006F3C3A">
      <w:pPr>
        <w:pStyle w:val="BodyText"/>
        <w:ind w:left="0"/>
        <w:rPr>
          <w:rFonts w:asciiTheme="minorHAnsi" w:hAnsiTheme="minorHAnsi" w:cstheme="minorHAnsi"/>
          <w:b/>
        </w:rPr>
      </w:pPr>
    </w:p>
    <w:p w14:paraId="07975C93" w14:textId="54C734AA" w:rsidR="006F3C3A" w:rsidRDefault="006F3C3A">
      <w:pPr>
        <w:pStyle w:val="BodyText"/>
        <w:ind w:left="0"/>
        <w:rPr>
          <w:rFonts w:asciiTheme="minorHAnsi" w:hAnsiTheme="minorHAnsi" w:cstheme="minorHAnsi"/>
          <w:b/>
        </w:rPr>
      </w:pPr>
    </w:p>
    <w:p w14:paraId="793C3F9C" w14:textId="3556338A" w:rsidR="006F3C3A" w:rsidRPr="006F3C3A" w:rsidRDefault="006F3C3A">
      <w:pPr>
        <w:pStyle w:val="BodyText"/>
        <w:ind w:left="0"/>
        <w:rPr>
          <w:rFonts w:asciiTheme="minorHAnsi" w:hAnsiTheme="minorHAnsi" w:cstheme="minorHAnsi"/>
          <w:bCs/>
        </w:rPr>
      </w:pPr>
      <w:r w:rsidRPr="006F3C3A">
        <w:rPr>
          <w:rFonts w:asciiTheme="minorHAnsi" w:hAnsiTheme="minorHAnsi" w:cstheme="minorHAnsi"/>
          <w:bCs/>
        </w:rPr>
        <w:t>The first four modules are similar in concept.</w:t>
      </w:r>
      <w:r>
        <w:rPr>
          <w:rFonts w:asciiTheme="minorHAnsi" w:hAnsiTheme="minorHAnsi" w:cstheme="minorHAnsi"/>
          <w:bCs/>
        </w:rPr>
        <w:t xml:space="preserve"> Some modules have data fields that are unique to them.</w:t>
      </w:r>
    </w:p>
    <w:p w14:paraId="3FC23886" w14:textId="47041497" w:rsidR="006F3C3A" w:rsidRDefault="006F3C3A">
      <w:pPr>
        <w:pStyle w:val="BodyText"/>
        <w:ind w:left="0"/>
        <w:rPr>
          <w:rFonts w:asciiTheme="minorHAnsi" w:hAnsiTheme="minorHAnsi" w:cstheme="minorHAnsi"/>
          <w:b/>
        </w:rPr>
      </w:pPr>
    </w:p>
    <w:p w14:paraId="0296CE6F" w14:textId="220AE8D0" w:rsidR="006F3C3A" w:rsidRDefault="006F3C3A">
      <w:pPr>
        <w:pStyle w:val="BodyText"/>
        <w:ind w:left="0"/>
        <w:rPr>
          <w:rFonts w:asciiTheme="minorHAnsi" w:hAnsiTheme="minorHAnsi" w:cstheme="minorHAnsi"/>
          <w:bCs/>
        </w:rPr>
      </w:pPr>
      <w:r w:rsidRPr="006F3C3A">
        <w:rPr>
          <w:rFonts w:asciiTheme="minorHAnsi" w:hAnsiTheme="minorHAnsi" w:cstheme="minorHAnsi"/>
          <w:bCs/>
        </w:rPr>
        <w:t>The Report Phis</w:t>
      </w:r>
      <w:r>
        <w:rPr>
          <w:rFonts w:asciiTheme="minorHAnsi" w:hAnsiTheme="minorHAnsi" w:cstheme="minorHAnsi"/>
          <w:bCs/>
        </w:rPr>
        <w:t xml:space="preserve">hing </w:t>
      </w:r>
      <w:r w:rsidRPr="006F3C3A">
        <w:rPr>
          <w:rFonts w:asciiTheme="minorHAnsi" w:hAnsiTheme="minorHAnsi" w:cstheme="minorHAnsi"/>
          <w:bCs/>
        </w:rPr>
        <w:t>module</w:t>
      </w:r>
    </w:p>
    <w:p w14:paraId="1792337B" w14:textId="5ECDA6D6" w:rsidR="006616D7" w:rsidRDefault="006616D7">
      <w:pPr>
        <w:pStyle w:val="BodyText"/>
        <w:ind w:left="0"/>
        <w:rPr>
          <w:rFonts w:asciiTheme="minorHAnsi" w:hAnsiTheme="minorHAnsi" w:cstheme="minorHAnsi"/>
          <w:bCs/>
        </w:rPr>
      </w:pPr>
    </w:p>
    <w:p w14:paraId="3C323556" w14:textId="77777777" w:rsidR="00647205" w:rsidRPr="00531838" w:rsidRDefault="00647205" w:rsidP="00647205">
      <w:pPr>
        <w:pStyle w:val="ListParagraph"/>
        <w:numPr>
          <w:ilvl w:val="0"/>
          <w:numId w:val="1"/>
        </w:numPr>
        <w:tabs>
          <w:tab w:val="left" w:pos="261"/>
        </w:tabs>
        <w:spacing w:before="163" w:line="273" w:lineRule="auto"/>
        <w:ind w:right="105" w:firstLine="0"/>
        <w:rPr>
          <w:rFonts w:asciiTheme="minorHAnsi" w:hAnsiTheme="minorHAnsi" w:cstheme="minorHAnsi"/>
        </w:rPr>
      </w:pPr>
      <w:r w:rsidRPr="00531838">
        <w:rPr>
          <w:rFonts w:asciiTheme="minorHAnsi" w:hAnsiTheme="minorHAnsi" w:cstheme="minorHAnsi"/>
        </w:rPr>
        <w:t xml:space="preserve">You can send full original phishing emails that you want to add to the </w:t>
      </w:r>
      <w:proofErr w:type="spellStart"/>
      <w:r w:rsidRPr="00531838">
        <w:rPr>
          <w:rFonts w:asciiTheme="minorHAnsi" w:hAnsiTheme="minorHAnsi" w:cstheme="minorHAnsi"/>
        </w:rPr>
        <w:t>ReportPhishing</w:t>
      </w:r>
      <w:proofErr w:type="spellEnd"/>
      <w:r w:rsidRPr="00531838">
        <w:rPr>
          <w:rFonts w:asciiTheme="minorHAnsi" w:hAnsiTheme="minorHAnsi" w:cstheme="minorHAnsi"/>
        </w:rPr>
        <w:t xml:space="preserve"> data repository by forwarding them from your inbox to the eCX at </w:t>
      </w:r>
      <w:hyperlink r:id="rId12">
        <w:r w:rsidRPr="00531838">
          <w:rPr>
            <w:rFonts w:asciiTheme="minorHAnsi" w:hAnsiTheme="minorHAnsi" w:cstheme="minorHAnsi"/>
          </w:rPr>
          <w:t>reportphishing@apwg.org.</w:t>
        </w:r>
      </w:hyperlink>
      <w:r w:rsidRPr="00531838">
        <w:rPr>
          <w:rFonts w:asciiTheme="minorHAnsi" w:hAnsiTheme="minorHAnsi" w:cstheme="minorHAnsi"/>
        </w:rPr>
        <w:t xml:space="preserve"> From there the eCX parsing logic will pick up the emails and add them into the data repository immediately. This is NOT an email address to forward lists of phish to, as they will not be parsed and picked up – that is the job of </w:t>
      </w:r>
      <w:r w:rsidRPr="00531838">
        <w:rPr>
          <w:rFonts w:asciiTheme="minorHAnsi" w:hAnsiTheme="minorHAnsi" w:cstheme="minorHAnsi"/>
          <w:w w:val="95"/>
        </w:rPr>
        <w:t xml:space="preserve">the eCX API or the eCX UI. The only approved way to submit phish data to eCX is via either the eCX UI at </w:t>
      </w:r>
      <w:hyperlink r:id="rId13">
        <w:r w:rsidRPr="00531838">
          <w:rPr>
            <w:rFonts w:asciiTheme="minorHAnsi" w:hAnsiTheme="minorHAnsi" w:cstheme="minorHAnsi"/>
            <w:color w:val="0462C1"/>
            <w:w w:val="95"/>
            <w:u w:val="single" w:color="0462C1"/>
          </w:rPr>
          <w:t>https://ecrimex.net</w:t>
        </w:r>
        <w:r w:rsidRPr="00531838">
          <w:rPr>
            <w:rFonts w:asciiTheme="minorHAnsi" w:hAnsiTheme="minorHAnsi" w:cstheme="minorHAnsi"/>
            <w:w w:val="95"/>
          </w:rPr>
          <w:t>,</w:t>
        </w:r>
      </w:hyperlink>
      <w:r w:rsidRPr="00531838">
        <w:rPr>
          <w:rFonts w:asciiTheme="minorHAnsi" w:hAnsiTheme="minorHAnsi" w:cstheme="minorHAnsi"/>
          <w:w w:val="95"/>
        </w:rPr>
        <w:t xml:space="preserve"> or by using the eCX API.</w:t>
      </w:r>
    </w:p>
    <w:p w14:paraId="14388E61" w14:textId="77777777" w:rsidR="006F3C3A" w:rsidRDefault="006F3C3A">
      <w:pPr>
        <w:pStyle w:val="BodyText"/>
        <w:ind w:left="0"/>
        <w:rPr>
          <w:rFonts w:asciiTheme="minorHAnsi" w:hAnsiTheme="minorHAnsi" w:cstheme="minorHAnsi"/>
          <w:b/>
        </w:rPr>
      </w:pPr>
    </w:p>
    <w:p w14:paraId="492F0021" w14:textId="77777777" w:rsidR="006F3C3A" w:rsidRDefault="006F3C3A">
      <w:pPr>
        <w:pStyle w:val="BodyText"/>
        <w:ind w:left="0"/>
        <w:rPr>
          <w:rFonts w:asciiTheme="minorHAnsi" w:hAnsiTheme="minorHAnsi" w:cstheme="minorHAnsi"/>
          <w:b/>
        </w:rPr>
      </w:pPr>
    </w:p>
    <w:p w14:paraId="5B5FE775" w14:textId="71120C1D" w:rsidR="00703845" w:rsidRPr="00531838" w:rsidRDefault="00531838" w:rsidP="00647205">
      <w:pPr>
        <w:pStyle w:val="Heading1"/>
        <w:sectPr w:rsidR="00703845" w:rsidRPr="00531838">
          <w:headerReference w:type="default" r:id="rId14"/>
          <w:footerReference w:type="default" r:id="rId15"/>
          <w:type w:val="continuous"/>
          <w:pgSz w:w="12240" w:h="15840"/>
          <w:pgMar w:top="1420" w:right="1380" w:bottom="1480" w:left="1340" w:header="720" w:footer="1281" w:gutter="0"/>
          <w:pgNumType w:start="1"/>
          <w:cols w:space="720"/>
        </w:sectPr>
      </w:pPr>
      <w:r>
        <w:t>What’s Your Use Case?</w:t>
      </w:r>
    </w:p>
    <w:p w14:paraId="093F69E5" w14:textId="31CA14BB" w:rsidR="00703845" w:rsidRPr="00531838" w:rsidRDefault="00703394" w:rsidP="00E5160D">
      <w:pPr>
        <w:pStyle w:val="Heading1"/>
      </w:pPr>
      <w:r>
        <w:rPr>
          <w:w w:val="90"/>
        </w:rPr>
        <w:lastRenderedPageBreak/>
        <w:t>The</w:t>
      </w:r>
      <w:r w:rsidR="00F35EF3" w:rsidRPr="00531838">
        <w:rPr>
          <w:w w:val="90"/>
        </w:rPr>
        <w:t xml:space="preserve"> </w:t>
      </w:r>
      <w:r>
        <w:rPr>
          <w:w w:val="90"/>
        </w:rPr>
        <w:t>Phishing Module</w:t>
      </w:r>
    </w:p>
    <w:p w14:paraId="60CE295E" w14:textId="77777777" w:rsidR="00703845" w:rsidRPr="00531838" w:rsidRDefault="00F35EF3">
      <w:pPr>
        <w:spacing w:before="195"/>
        <w:ind w:left="100"/>
        <w:rPr>
          <w:rFonts w:asciiTheme="minorHAnsi" w:hAnsiTheme="minorHAnsi" w:cstheme="minorHAnsi"/>
          <w:i/>
        </w:rPr>
      </w:pPr>
      <w:r w:rsidRPr="00531838">
        <w:rPr>
          <w:rFonts w:asciiTheme="minorHAnsi" w:hAnsiTheme="minorHAnsi" w:cstheme="minorHAnsi"/>
          <w:i/>
        </w:rPr>
        <w:t>https://ecrimex.net/go/phish</w:t>
      </w:r>
    </w:p>
    <w:p w14:paraId="6015D74F" w14:textId="3A9F4F4A" w:rsidR="00703845" w:rsidRPr="00531838" w:rsidDel="000215B2" w:rsidRDefault="00703845">
      <w:pPr>
        <w:pStyle w:val="BodyText"/>
        <w:spacing w:before="4"/>
        <w:ind w:left="0"/>
        <w:rPr>
          <w:del w:id="0" w:author="Tom Anderson" w:date="2021-07-22T17:48:00Z"/>
          <w:rFonts w:asciiTheme="minorHAnsi" w:hAnsiTheme="minorHAnsi" w:cstheme="minorHAnsi"/>
          <w:i/>
        </w:rPr>
      </w:pPr>
    </w:p>
    <w:p w14:paraId="19816322" w14:textId="30F9EBDF" w:rsidR="00703845" w:rsidRPr="00531838" w:rsidRDefault="00F35EF3">
      <w:pPr>
        <w:pStyle w:val="BodyText"/>
        <w:spacing w:before="163" w:line="273" w:lineRule="auto"/>
        <w:rPr>
          <w:rFonts w:asciiTheme="minorHAnsi" w:hAnsiTheme="minorHAnsi" w:cstheme="minorHAnsi"/>
        </w:rPr>
      </w:pPr>
      <w:r w:rsidRPr="00531838">
        <w:rPr>
          <w:rFonts w:asciiTheme="minorHAnsi" w:hAnsiTheme="minorHAnsi" w:cstheme="minorHAnsi"/>
          <w:w w:val="95"/>
        </w:rPr>
        <w:t xml:space="preserve">To submit phish to the eCX there are </w:t>
      </w:r>
      <w:r w:rsidR="00703394">
        <w:rPr>
          <w:rFonts w:asciiTheme="minorHAnsi" w:hAnsiTheme="minorHAnsi" w:cstheme="minorHAnsi"/>
          <w:w w:val="95"/>
        </w:rPr>
        <w:t>four</w:t>
      </w:r>
      <w:r w:rsidRPr="00531838">
        <w:rPr>
          <w:rFonts w:asciiTheme="minorHAnsi" w:hAnsiTheme="minorHAnsi" w:cstheme="minorHAnsi"/>
          <w:w w:val="95"/>
        </w:rPr>
        <w:t xml:space="preserve"> values you'll need:</w:t>
      </w:r>
    </w:p>
    <w:p w14:paraId="13C4C2D5" w14:textId="0F67730C" w:rsidR="00703845" w:rsidRPr="00531838" w:rsidRDefault="00F35EF3">
      <w:pPr>
        <w:pStyle w:val="BodyText"/>
        <w:spacing w:before="163" w:line="273" w:lineRule="auto"/>
        <w:rPr>
          <w:rFonts w:asciiTheme="minorHAnsi" w:hAnsiTheme="minorHAnsi" w:cstheme="minorHAnsi"/>
        </w:rPr>
      </w:pPr>
      <w:r w:rsidRPr="00531838">
        <w:rPr>
          <w:rFonts w:asciiTheme="minorHAnsi" w:hAnsiTheme="minorHAnsi" w:cstheme="minorHAnsi"/>
          <w:u w:val="single"/>
        </w:rPr>
        <w:t xml:space="preserve">date discovered: </w:t>
      </w:r>
      <w:r w:rsidRPr="00531838">
        <w:rPr>
          <w:rFonts w:asciiTheme="minorHAnsi" w:hAnsiTheme="minorHAnsi" w:cstheme="minorHAnsi"/>
        </w:rPr>
        <w:t xml:space="preserve">This field is a </w:t>
      </w:r>
      <w:del w:id="1" w:author="Tom Anderson" w:date="2021-07-22T17:49:00Z">
        <w:r w:rsidRPr="00531838" w:rsidDel="000215B2">
          <w:rPr>
            <w:rFonts w:asciiTheme="minorHAnsi" w:hAnsiTheme="minorHAnsi" w:cstheme="minorHAnsi"/>
          </w:rPr>
          <w:delText xml:space="preserve">numeric </w:delText>
        </w:r>
      </w:del>
      <w:proofErr w:type="spellStart"/>
      <w:ins w:id="2" w:author="Tom Anderson" w:date="2021-07-22T17:49:00Z">
        <w:r w:rsidR="000215B2">
          <w:rPr>
            <w:rFonts w:asciiTheme="minorHAnsi" w:hAnsiTheme="minorHAnsi" w:cstheme="minorHAnsi"/>
          </w:rPr>
          <w:t>unix</w:t>
        </w:r>
        <w:proofErr w:type="spellEnd"/>
        <w:r w:rsidR="000215B2" w:rsidRPr="00531838">
          <w:rPr>
            <w:rFonts w:asciiTheme="minorHAnsi" w:hAnsiTheme="minorHAnsi" w:cstheme="minorHAnsi"/>
          </w:rPr>
          <w:t xml:space="preserve"> </w:t>
        </w:r>
      </w:ins>
      <w:r w:rsidRPr="00531838">
        <w:rPr>
          <w:rFonts w:asciiTheme="minorHAnsi" w:hAnsiTheme="minorHAnsi" w:cstheme="minorHAnsi"/>
        </w:rPr>
        <w:t xml:space="preserve">epoch </w:t>
      </w:r>
      <w:del w:id="3" w:author="Tom Anderson" w:date="2021-07-22T17:49:00Z">
        <w:r w:rsidRPr="00531838" w:rsidDel="000215B2">
          <w:rPr>
            <w:rFonts w:asciiTheme="minorHAnsi" w:hAnsiTheme="minorHAnsi" w:cstheme="minorHAnsi"/>
          </w:rPr>
          <w:delText>date (number of seconds since Jan 1 1970)</w:delText>
        </w:r>
      </w:del>
      <w:ins w:id="4" w:author="Tom Anderson" w:date="2021-07-22T17:49:00Z">
        <w:r w:rsidR="000215B2">
          <w:rPr>
            <w:rFonts w:asciiTheme="minorHAnsi" w:hAnsiTheme="minorHAnsi" w:cstheme="minorHAnsi"/>
          </w:rPr>
          <w:t>timestamp</w:t>
        </w:r>
      </w:ins>
      <w:del w:id="5" w:author="Tom Anderson" w:date="2021-07-22T17:49:00Z">
        <w:r w:rsidRPr="00531838" w:rsidDel="000215B2">
          <w:rPr>
            <w:rFonts w:asciiTheme="minorHAnsi" w:hAnsiTheme="minorHAnsi" w:cstheme="minorHAnsi"/>
          </w:rPr>
          <w:delText>,</w:delText>
        </w:r>
      </w:del>
      <w:ins w:id="6" w:author="Tom Anderson" w:date="2021-07-22T17:49:00Z">
        <w:r w:rsidR="000215B2">
          <w:rPr>
            <w:rFonts w:asciiTheme="minorHAnsi" w:hAnsiTheme="minorHAnsi" w:cstheme="minorHAnsi"/>
          </w:rPr>
          <w:t>.  The default</w:t>
        </w:r>
      </w:ins>
      <w:del w:id="7" w:author="Tom Anderson" w:date="2021-07-22T17:49:00Z">
        <w:r w:rsidRPr="00531838" w:rsidDel="000215B2">
          <w:rPr>
            <w:rFonts w:asciiTheme="minorHAnsi" w:hAnsiTheme="minorHAnsi" w:cstheme="minorHAnsi"/>
          </w:rPr>
          <w:delText xml:space="preserve"> the </w:delText>
        </w:r>
      </w:del>
      <w:ins w:id="8" w:author="Tom Anderson" w:date="2021-07-22T17:49:00Z">
        <w:r w:rsidR="000215B2">
          <w:rPr>
            <w:rFonts w:asciiTheme="minorHAnsi" w:hAnsiTheme="minorHAnsi" w:cstheme="minorHAnsi"/>
          </w:rPr>
          <w:t xml:space="preserve"> </w:t>
        </w:r>
      </w:ins>
      <w:r w:rsidRPr="00531838">
        <w:rPr>
          <w:rFonts w:asciiTheme="minorHAnsi" w:hAnsiTheme="minorHAnsi" w:cstheme="minorHAnsi"/>
        </w:rPr>
        <w:t xml:space="preserve">value </w:t>
      </w:r>
      <w:del w:id="9" w:author="Tom Anderson" w:date="2021-07-22T17:49:00Z">
        <w:r w:rsidRPr="00531838" w:rsidDel="000215B2">
          <w:rPr>
            <w:rFonts w:asciiTheme="minorHAnsi" w:hAnsiTheme="minorHAnsi" w:cstheme="minorHAnsi"/>
          </w:rPr>
          <w:delText xml:space="preserve">already entered for you </w:delText>
        </w:r>
      </w:del>
      <w:r w:rsidRPr="00531838">
        <w:rPr>
          <w:rFonts w:asciiTheme="minorHAnsi" w:hAnsiTheme="minorHAnsi" w:cstheme="minorHAnsi"/>
        </w:rPr>
        <w:t xml:space="preserve">is a conversion of the current </w:t>
      </w:r>
      <w:ins w:id="10" w:author="Tom Anderson" w:date="2021-07-22T17:49:00Z">
        <w:r w:rsidR="000215B2">
          <w:rPr>
            <w:rFonts w:asciiTheme="minorHAnsi" w:hAnsiTheme="minorHAnsi" w:cstheme="minorHAnsi"/>
          </w:rPr>
          <w:t xml:space="preserve">date and </w:t>
        </w:r>
      </w:ins>
      <w:r w:rsidRPr="00531838">
        <w:rPr>
          <w:rFonts w:asciiTheme="minorHAnsi" w:hAnsiTheme="minorHAnsi" w:cstheme="minorHAnsi"/>
        </w:rPr>
        <w:t>time</w:t>
      </w:r>
      <w:del w:id="11" w:author="Tom Anderson" w:date="2021-07-22T17:49:00Z">
        <w:r w:rsidRPr="00531838" w:rsidDel="000215B2">
          <w:rPr>
            <w:rFonts w:asciiTheme="minorHAnsi" w:hAnsiTheme="minorHAnsi" w:cstheme="minorHAnsi"/>
          </w:rPr>
          <w:delText>/now into an</w:delText>
        </w:r>
      </w:del>
      <w:ins w:id="12" w:author="Tom Anderson" w:date="2021-07-22T17:49:00Z">
        <w:r w:rsidR="000215B2">
          <w:rPr>
            <w:rFonts w:asciiTheme="minorHAnsi" w:hAnsiTheme="minorHAnsi" w:cstheme="minorHAnsi"/>
          </w:rPr>
          <w:t xml:space="preserve"> </w:t>
        </w:r>
      </w:ins>
      <w:ins w:id="13" w:author="Tom Anderson" w:date="2021-07-22T17:50:00Z">
        <w:r w:rsidR="000215B2">
          <w:rPr>
            <w:rFonts w:asciiTheme="minorHAnsi" w:hAnsiTheme="minorHAnsi" w:cstheme="minorHAnsi"/>
          </w:rPr>
          <w:t>into an</w:t>
        </w:r>
      </w:ins>
      <w:r w:rsidRPr="00531838">
        <w:rPr>
          <w:rFonts w:asciiTheme="minorHAnsi" w:hAnsiTheme="minorHAnsi" w:cstheme="minorHAnsi"/>
        </w:rPr>
        <w:t xml:space="preserve"> epoch value. </w:t>
      </w:r>
      <w:ins w:id="14" w:author="Tom Anderson" w:date="2021-07-22T17:51:00Z">
        <w:r w:rsidR="000215B2">
          <w:rPr>
            <w:rFonts w:asciiTheme="minorHAnsi" w:hAnsiTheme="minorHAnsi" w:cstheme="minorHAnsi"/>
          </w:rPr>
          <w:t xml:space="preserve"> </w:t>
        </w:r>
      </w:ins>
      <w:r w:rsidRPr="00531838">
        <w:rPr>
          <w:rFonts w:asciiTheme="minorHAnsi" w:hAnsiTheme="minorHAnsi" w:cstheme="minorHAnsi"/>
        </w:rPr>
        <w:t xml:space="preserve">If you'd like to </w:t>
      </w:r>
      <w:r w:rsidRPr="00531838">
        <w:rPr>
          <w:rFonts w:asciiTheme="minorHAnsi" w:hAnsiTheme="minorHAnsi" w:cstheme="minorHAnsi"/>
          <w:w w:val="95"/>
        </w:rPr>
        <w:t xml:space="preserve">report your phish with an earlier </w:t>
      </w:r>
      <w:del w:id="15" w:author="Tom Anderson" w:date="2021-07-22T17:50:00Z">
        <w:r w:rsidRPr="00531838" w:rsidDel="000215B2">
          <w:rPr>
            <w:rFonts w:asciiTheme="minorHAnsi" w:hAnsiTheme="minorHAnsi" w:cstheme="minorHAnsi"/>
            <w:w w:val="95"/>
          </w:rPr>
          <w:delText>datetime stamp</w:delText>
        </w:r>
      </w:del>
      <w:proofErr w:type="spellStart"/>
      <w:ins w:id="16" w:author="Tom Anderson" w:date="2021-07-22T17:50:00Z">
        <w:r w:rsidR="000215B2">
          <w:rPr>
            <w:rFonts w:asciiTheme="minorHAnsi" w:hAnsiTheme="minorHAnsi" w:cstheme="minorHAnsi"/>
            <w:w w:val="95"/>
          </w:rPr>
          <w:t>date_discovered</w:t>
        </w:r>
      </w:ins>
      <w:proofErr w:type="spellEnd"/>
      <w:r w:rsidRPr="00531838">
        <w:rPr>
          <w:rFonts w:asciiTheme="minorHAnsi" w:hAnsiTheme="minorHAnsi" w:cstheme="minorHAnsi"/>
          <w:w w:val="95"/>
        </w:rPr>
        <w:t xml:space="preserve"> we'd suggest using </w:t>
      </w:r>
      <w:hyperlink r:id="rId16">
        <w:r w:rsidRPr="00531838">
          <w:rPr>
            <w:rFonts w:asciiTheme="minorHAnsi" w:hAnsiTheme="minorHAnsi" w:cstheme="minorHAnsi"/>
            <w:w w:val="95"/>
          </w:rPr>
          <w:t>http://www.epochconverter.com</w:t>
        </w:r>
      </w:hyperlink>
      <w:r w:rsidRPr="00531838">
        <w:rPr>
          <w:rFonts w:asciiTheme="minorHAnsi" w:hAnsiTheme="minorHAnsi" w:cstheme="minorHAnsi"/>
          <w:w w:val="95"/>
        </w:rPr>
        <w:t xml:space="preserve"> </w:t>
      </w:r>
      <w:del w:id="17" w:author="Tom Anderson" w:date="2021-07-22T17:50:00Z">
        <w:r w:rsidRPr="00531838" w:rsidDel="000215B2">
          <w:rPr>
            <w:rFonts w:asciiTheme="minorHAnsi" w:hAnsiTheme="minorHAnsi" w:cstheme="minorHAnsi"/>
          </w:rPr>
          <w:delText>and then use the wizards on the page t</w:delText>
        </w:r>
      </w:del>
      <w:ins w:id="18" w:author="Tom Anderson" w:date="2021-07-22T17:50:00Z">
        <w:r w:rsidR="000215B2">
          <w:rPr>
            <w:rFonts w:asciiTheme="minorHAnsi" w:hAnsiTheme="minorHAnsi" w:cstheme="minorHAnsi"/>
          </w:rPr>
          <w:t>t</w:t>
        </w:r>
      </w:ins>
      <w:r w:rsidRPr="00531838">
        <w:rPr>
          <w:rFonts w:asciiTheme="minorHAnsi" w:hAnsiTheme="minorHAnsi" w:cstheme="minorHAnsi"/>
        </w:rPr>
        <w:t xml:space="preserve">o work out the correct epoch value </w:t>
      </w:r>
      <w:del w:id="19" w:author="Tom Anderson" w:date="2021-07-22T17:50:00Z">
        <w:r w:rsidRPr="00531838" w:rsidDel="000215B2">
          <w:rPr>
            <w:rFonts w:asciiTheme="minorHAnsi" w:hAnsiTheme="minorHAnsi" w:cstheme="minorHAnsi"/>
          </w:rPr>
          <w:delText xml:space="preserve">for your datetime, and </w:delText>
        </w:r>
      </w:del>
      <w:r w:rsidRPr="00531838">
        <w:rPr>
          <w:rFonts w:asciiTheme="minorHAnsi" w:hAnsiTheme="minorHAnsi" w:cstheme="minorHAnsi"/>
        </w:rPr>
        <w:t>then copy</w:t>
      </w:r>
      <w:del w:id="20" w:author="Tom Anderson" w:date="2021-07-22T17:50:00Z">
        <w:r w:rsidRPr="00531838" w:rsidDel="000215B2">
          <w:rPr>
            <w:rFonts w:asciiTheme="minorHAnsi" w:hAnsiTheme="minorHAnsi" w:cstheme="minorHAnsi"/>
          </w:rPr>
          <w:delText>/</w:delText>
        </w:r>
      </w:del>
      <w:ins w:id="21" w:author="Tom Anderson" w:date="2021-07-22T17:50:00Z">
        <w:r w:rsidR="000215B2">
          <w:rPr>
            <w:rFonts w:asciiTheme="minorHAnsi" w:hAnsiTheme="minorHAnsi" w:cstheme="minorHAnsi"/>
          </w:rPr>
          <w:t xml:space="preserve"> &amp; </w:t>
        </w:r>
      </w:ins>
      <w:r w:rsidRPr="00531838">
        <w:rPr>
          <w:rFonts w:asciiTheme="minorHAnsi" w:hAnsiTheme="minorHAnsi" w:cstheme="minorHAnsi"/>
        </w:rPr>
        <w:t xml:space="preserve">paste the </w:t>
      </w:r>
      <w:ins w:id="22" w:author="Tom Anderson" w:date="2021-07-22T17:51:00Z">
        <w:r w:rsidR="000215B2">
          <w:rPr>
            <w:rFonts w:asciiTheme="minorHAnsi" w:hAnsiTheme="minorHAnsi" w:cstheme="minorHAnsi"/>
          </w:rPr>
          <w:t>timestamp</w:t>
        </w:r>
      </w:ins>
      <w:del w:id="23" w:author="Tom Anderson" w:date="2021-07-22T17:51:00Z">
        <w:r w:rsidRPr="00531838" w:rsidDel="000215B2">
          <w:rPr>
            <w:rFonts w:asciiTheme="minorHAnsi" w:hAnsiTheme="minorHAnsi" w:cstheme="minorHAnsi"/>
          </w:rPr>
          <w:delText xml:space="preserve">value </w:delText>
        </w:r>
      </w:del>
      <w:ins w:id="24" w:author="Tom Anderson" w:date="2021-07-22T17:51:00Z">
        <w:r w:rsidR="000215B2">
          <w:rPr>
            <w:rFonts w:asciiTheme="minorHAnsi" w:hAnsiTheme="minorHAnsi" w:cstheme="minorHAnsi"/>
          </w:rPr>
          <w:t xml:space="preserve"> </w:t>
        </w:r>
      </w:ins>
      <w:r w:rsidRPr="00531838">
        <w:rPr>
          <w:rFonts w:asciiTheme="minorHAnsi" w:hAnsiTheme="minorHAnsi" w:cstheme="minorHAnsi"/>
        </w:rPr>
        <w:t xml:space="preserve">into the </w:t>
      </w:r>
      <w:proofErr w:type="spellStart"/>
      <w:r w:rsidRPr="00531838">
        <w:rPr>
          <w:rFonts w:asciiTheme="minorHAnsi" w:hAnsiTheme="minorHAnsi" w:cstheme="minorHAnsi"/>
        </w:rPr>
        <w:t>eCX</w:t>
      </w:r>
      <w:proofErr w:type="spellEnd"/>
      <w:r w:rsidRPr="00531838">
        <w:rPr>
          <w:rFonts w:asciiTheme="minorHAnsi" w:hAnsiTheme="minorHAnsi" w:cstheme="minorHAnsi"/>
        </w:rPr>
        <w:t xml:space="preserve"> Add window. </w:t>
      </w:r>
      <w:ins w:id="25" w:author="Tom Anderson" w:date="2021-07-22T17:51:00Z">
        <w:r w:rsidR="000215B2">
          <w:rPr>
            <w:rFonts w:asciiTheme="minorHAnsi" w:hAnsiTheme="minorHAnsi" w:cstheme="minorHAnsi"/>
          </w:rPr>
          <w:t xml:space="preserve"> Please n</w:t>
        </w:r>
      </w:ins>
      <w:del w:id="26" w:author="Tom Anderson" w:date="2021-07-22T17:51:00Z">
        <w:r w:rsidRPr="00531838" w:rsidDel="000215B2">
          <w:rPr>
            <w:rFonts w:asciiTheme="minorHAnsi" w:hAnsiTheme="minorHAnsi" w:cstheme="minorHAnsi"/>
          </w:rPr>
          <w:delText>N</w:delText>
        </w:r>
      </w:del>
      <w:r w:rsidRPr="00531838">
        <w:rPr>
          <w:rFonts w:asciiTheme="minorHAnsi" w:hAnsiTheme="minorHAnsi" w:cstheme="minorHAnsi"/>
        </w:rPr>
        <w:t xml:space="preserve">ote </w:t>
      </w:r>
      <w:del w:id="27" w:author="Tom Anderson" w:date="2021-07-22T17:51:00Z">
        <w:r w:rsidRPr="00531838" w:rsidDel="000215B2">
          <w:rPr>
            <w:rFonts w:asciiTheme="minorHAnsi" w:hAnsiTheme="minorHAnsi" w:cstheme="minorHAnsi"/>
          </w:rPr>
          <w:delText xml:space="preserve">that </w:delText>
        </w:r>
      </w:del>
      <w:r w:rsidRPr="00531838">
        <w:rPr>
          <w:rFonts w:asciiTheme="minorHAnsi" w:hAnsiTheme="minorHAnsi" w:cstheme="minorHAnsi"/>
        </w:rPr>
        <w:t xml:space="preserve">there are constraints in place </w:t>
      </w:r>
      <w:del w:id="28" w:author="Tom Anderson" w:date="2021-07-22T17:51:00Z">
        <w:r w:rsidRPr="00531838" w:rsidDel="000215B2">
          <w:rPr>
            <w:rFonts w:asciiTheme="minorHAnsi" w:hAnsiTheme="minorHAnsi" w:cstheme="minorHAnsi"/>
          </w:rPr>
          <w:delText>that</w:delText>
        </w:r>
      </w:del>
      <w:ins w:id="29" w:author="Tom Anderson" w:date="2021-07-22T17:51:00Z">
        <w:r w:rsidR="000215B2">
          <w:rPr>
            <w:rFonts w:asciiTheme="minorHAnsi" w:hAnsiTheme="minorHAnsi" w:cstheme="minorHAnsi"/>
          </w:rPr>
          <w:t>to</w:t>
        </w:r>
      </w:ins>
      <w:r w:rsidRPr="00531838">
        <w:rPr>
          <w:rFonts w:asciiTheme="minorHAnsi" w:hAnsiTheme="minorHAnsi" w:cstheme="minorHAnsi"/>
        </w:rPr>
        <w:t xml:space="preserve"> disallow </w:t>
      </w:r>
      <w:del w:id="30" w:author="Tom Anderson" w:date="2021-07-22T17:51:00Z">
        <w:r w:rsidRPr="00531838" w:rsidDel="000215B2">
          <w:rPr>
            <w:rFonts w:asciiTheme="minorHAnsi" w:hAnsiTheme="minorHAnsi" w:cstheme="minorHAnsi"/>
          </w:rPr>
          <w:delText xml:space="preserve">datetime </w:delText>
        </w:r>
      </w:del>
      <w:ins w:id="31" w:author="Tom Anderson" w:date="2021-07-22T17:51:00Z">
        <w:r w:rsidR="000215B2">
          <w:rPr>
            <w:rFonts w:asciiTheme="minorHAnsi" w:hAnsiTheme="minorHAnsi" w:cstheme="minorHAnsi"/>
          </w:rPr>
          <w:t>timestamps</w:t>
        </w:r>
      </w:ins>
      <w:ins w:id="32" w:author="Tom Anderson" w:date="2021-07-22T17:52:00Z">
        <w:r w:rsidR="000215B2">
          <w:rPr>
            <w:rFonts w:asciiTheme="minorHAnsi" w:hAnsiTheme="minorHAnsi" w:cstheme="minorHAnsi"/>
          </w:rPr>
          <w:t xml:space="preserve"> </w:t>
        </w:r>
      </w:ins>
      <w:del w:id="33" w:author="Tom Anderson" w:date="2021-07-22T17:51:00Z">
        <w:r w:rsidRPr="00531838" w:rsidDel="000215B2">
          <w:rPr>
            <w:rFonts w:asciiTheme="minorHAnsi" w:hAnsiTheme="minorHAnsi" w:cstheme="minorHAnsi"/>
          </w:rPr>
          <w:delText xml:space="preserve">values </w:delText>
        </w:r>
      </w:del>
      <w:r w:rsidRPr="00531838">
        <w:rPr>
          <w:rFonts w:asciiTheme="minorHAnsi" w:hAnsiTheme="minorHAnsi" w:cstheme="minorHAnsi"/>
        </w:rPr>
        <w:t>in the future</w:t>
      </w:r>
      <w:del w:id="34" w:author="Tom Anderson" w:date="2021-07-22T17:52:00Z">
        <w:r w:rsidRPr="00531838" w:rsidDel="000215B2">
          <w:rPr>
            <w:rFonts w:asciiTheme="minorHAnsi" w:hAnsiTheme="minorHAnsi" w:cstheme="minorHAnsi"/>
          </w:rPr>
          <w:delText>,</w:delText>
        </w:r>
      </w:del>
      <w:r w:rsidRPr="00531838">
        <w:rPr>
          <w:rFonts w:asciiTheme="minorHAnsi" w:hAnsiTheme="minorHAnsi" w:cstheme="minorHAnsi"/>
        </w:rPr>
        <w:t xml:space="preserve"> or older than </w:t>
      </w:r>
      <w:del w:id="35" w:author="Tom Anderson" w:date="2021-07-22T17:52:00Z">
        <w:r w:rsidRPr="00531838" w:rsidDel="000215B2">
          <w:rPr>
            <w:rFonts w:asciiTheme="minorHAnsi" w:hAnsiTheme="minorHAnsi" w:cstheme="minorHAnsi"/>
          </w:rPr>
          <w:delText>1</w:delText>
        </w:r>
      </w:del>
      <w:ins w:id="36" w:author="Tom Anderson" w:date="2021-07-22T17:52:00Z">
        <w:r w:rsidR="000215B2">
          <w:rPr>
            <w:rFonts w:asciiTheme="minorHAnsi" w:hAnsiTheme="minorHAnsi" w:cstheme="minorHAnsi"/>
          </w:rPr>
          <w:t>one</w:t>
        </w:r>
      </w:ins>
      <w:r w:rsidRPr="00531838">
        <w:rPr>
          <w:rFonts w:asciiTheme="minorHAnsi" w:hAnsiTheme="minorHAnsi" w:cstheme="minorHAnsi"/>
        </w:rPr>
        <w:t xml:space="preserve"> year.</w:t>
      </w:r>
    </w:p>
    <w:p w14:paraId="7E397E6E" w14:textId="77777777" w:rsidR="000215B2" w:rsidRDefault="001833AC">
      <w:pPr>
        <w:pStyle w:val="BodyText"/>
        <w:spacing w:before="163" w:line="273" w:lineRule="auto"/>
        <w:ind w:right="36"/>
        <w:rPr>
          <w:ins w:id="37" w:author="Tom Anderson" w:date="2021-07-22T17:53:00Z"/>
          <w:rFonts w:asciiTheme="minorHAnsi" w:hAnsiTheme="minorHAnsi" w:cstheme="minorHAnsi"/>
        </w:rPr>
      </w:pPr>
      <w:r w:rsidRPr="00531838">
        <w:rPr>
          <w:rFonts w:asciiTheme="minorHAnsi" w:hAnsiTheme="minorHAnsi" w:cstheme="minorHAnsi"/>
          <w:u w:val="single"/>
        </w:rPr>
        <w:t xml:space="preserve">confidence </w:t>
      </w:r>
      <w:r w:rsidR="00F35EF3" w:rsidRPr="00531838">
        <w:rPr>
          <w:rFonts w:asciiTheme="minorHAnsi" w:hAnsiTheme="minorHAnsi" w:cstheme="minorHAnsi"/>
          <w:u w:val="single"/>
        </w:rPr>
        <w:t>level</w:t>
      </w:r>
      <w:r w:rsidR="00F35EF3" w:rsidRPr="00531838">
        <w:rPr>
          <w:rFonts w:asciiTheme="minorHAnsi" w:hAnsiTheme="minorHAnsi" w:cstheme="minorHAnsi"/>
        </w:rPr>
        <w:t xml:space="preserve">: </w:t>
      </w:r>
      <w:ins w:id="38" w:author="Tom Anderson" w:date="2021-07-22T17:52:00Z">
        <w:r w:rsidR="000215B2">
          <w:rPr>
            <w:rFonts w:asciiTheme="minorHAnsi" w:hAnsiTheme="minorHAnsi" w:cstheme="minorHAnsi"/>
          </w:rPr>
          <w:t xml:space="preserve">This is a numeric score indicating your confidence in the </w:t>
        </w:r>
      </w:ins>
      <w:ins w:id="39" w:author="Tom Anderson" w:date="2021-07-22T17:53:00Z">
        <w:r w:rsidR="000215B2">
          <w:rPr>
            <w:rFonts w:asciiTheme="minorHAnsi" w:hAnsiTheme="minorHAnsi" w:cstheme="minorHAnsi"/>
          </w:rPr>
          <w:t xml:space="preserve">phish.  </w:t>
        </w:r>
      </w:ins>
      <w:r w:rsidR="00F35EF3" w:rsidRPr="00531838">
        <w:rPr>
          <w:rFonts w:asciiTheme="minorHAnsi" w:hAnsiTheme="minorHAnsi" w:cstheme="minorHAnsi"/>
        </w:rPr>
        <w:t xml:space="preserve">There are </w:t>
      </w:r>
      <w:r w:rsidR="00703394">
        <w:rPr>
          <w:rFonts w:asciiTheme="minorHAnsi" w:hAnsiTheme="minorHAnsi" w:cstheme="minorHAnsi"/>
        </w:rPr>
        <w:t>four</w:t>
      </w:r>
      <w:r w:rsidR="00F35EF3" w:rsidRPr="00531838">
        <w:rPr>
          <w:rFonts w:asciiTheme="minorHAnsi" w:hAnsiTheme="minorHAnsi" w:cstheme="minorHAnsi"/>
        </w:rPr>
        <w:t xml:space="preserve"> possible values for </w:t>
      </w:r>
      <w:proofErr w:type="spellStart"/>
      <w:r w:rsidR="00F35EF3" w:rsidRPr="00531838">
        <w:rPr>
          <w:rFonts w:asciiTheme="minorHAnsi" w:hAnsiTheme="minorHAnsi" w:cstheme="minorHAnsi"/>
        </w:rPr>
        <w:t>confidence</w:t>
      </w:r>
      <w:ins w:id="40" w:author="Tom Anderson" w:date="2021-07-22T17:53:00Z">
        <w:r w:rsidR="000215B2">
          <w:rPr>
            <w:rFonts w:asciiTheme="minorHAnsi" w:hAnsiTheme="minorHAnsi" w:cstheme="minorHAnsi"/>
          </w:rPr>
          <w:t>_level</w:t>
        </w:r>
        <w:proofErr w:type="spellEnd"/>
        <w:r w:rsidR="000215B2">
          <w:rPr>
            <w:rFonts w:asciiTheme="minorHAnsi" w:hAnsiTheme="minorHAnsi" w:cstheme="minorHAnsi"/>
          </w:rPr>
          <w:t>:</w:t>
        </w:r>
      </w:ins>
      <w:del w:id="41" w:author="Tom Anderson" w:date="2021-07-22T17:53:00Z">
        <w:r w:rsidR="00F35EF3" w:rsidRPr="00531838" w:rsidDel="000215B2">
          <w:rPr>
            <w:rFonts w:asciiTheme="minorHAnsi" w:hAnsiTheme="minorHAnsi" w:cstheme="minorHAnsi"/>
          </w:rPr>
          <w:delText>,</w:delText>
        </w:r>
      </w:del>
      <w:r w:rsidR="00F35EF3" w:rsidRPr="00531838">
        <w:rPr>
          <w:rFonts w:asciiTheme="minorHAnsi" w:hAnsiTheme="minorHAnsi" w:cstheme="minorHAnsi"/>
        </w:rPr>
        <w:t xml:space="preserve"> </w:t>
      </w:r>
    </w:p>
    <w:p w14:paraId="5C20C0A3" w14:textId="77777777" w:rsidR="000215B2" w:rsidRDefault="00F35EF3" w:rsidP="000215B2">
      <w:pPr>
        <w:pStyle w:val="BodyText"/>
        <w:numPr>
          <w:ilvl w:val="0"/>
          <w:numId w:val="3"/>
        </w:numPr>
        <w:spacing w:before="163" w:line="273" w:lineRule="auto"/>
        <w:ind w:right="36"/>
        <w:rPr>
          <w:ins w:id="42" w:author="Tom Anderson" w:date="2021-07-22T17:53:00Z"/>
          <w:rFonts w:asciiTheme="minorHAnsi" w:hAnsiTheme="minorHAnsi" w:cstheme="minorHAnsi"/>
        </w:rPr>
      </w:pPr>
      <w:r w:rsidRPr="00531838">
        <w:rPr>
          <w:rFonts w:asciiTheme="minorHAnsi" w:hAnsiTheme="minorHAnsi" w:cstheme="minorHAnsi"/>
        </w:rPr>
        <w:t xml:space="preserve">100 indicates that </w:t>
      </w:r>
      <w:del w:id="43" w:author="Tom Anderson" w:date="2021-07-22T17:53:00Z">
        <w:r w:rsidRPr="00531838" w:rsidDel="000215B2">
          <w:rPr>
            <w:rFonts w:asciiTheme="minorHAnsi" w:hAnsiTheme="minorHAnsi" w:cstheme="minorHAnsi"/>
          </w:rPr>
          <w:delText xml:space="preserve">this </w:delText>
        </w:r>
      </w:del>
      <w:ins w:id="44" w:author="Tom Anderson" w:date="2021-07-22T17:53:00Z">
        <w:r w:rsidR="000215B2">
          <w:rPr>
            <w:rFonts w:asciiTheme="minorHAnsi" w:hAnsiTheme="minorHAnsi" w:cstheme="minorHAnsi"/>
          </w:rPr>
          <w:t>the</w:t>
        </w:r>
        <w:r w:rsidR="000215B2" w:rsidRPr="00531838">
          <w:rPr>
            <w:rFonts w:asciiTheme="minorHAnsi" w:hAnsiTheme="minorHAnsi" w:cstheme="minorHAnsi"/>
          </w:rPr>
          <w:t xml:space="preserve"> </w:t>
        </w:r>
      </w:ins>
      <w:r w:rsidRPr="00531838">
        <w:rPr>
          <w:rFonts w:asciiTheme="minorHAnsi" w:hAnsiTheme="minorHAnsi" w:cstheme="minorHAnsi"/>
        </w:rPr>
        <w:t xml:space="preserve">phish has been visually confirmed by a staff member. </w:t>
      </w:r>
    </w:p>
    <w:p w14:paraId="466F8D1E" w14:textId="77777777" w:rsidR="000215B2" w:rsidRDefault="00F35EF3" w:rsidP="000215B2">
      <w:pPr>
        <w:pStyle w:val="BodyText"/>
        <w:numPr>
          <w:ilvl w:val="0"/>
          <w:numId w:val="3"/>
        </w:numPr>
        <w:spacing w:before="163" w:line="273" w:lineRule="auto"/>
        <w:ind w:right="36"/>
        <w:rPr>
          <w:ins w:id="45" w:author="Tom Anderson" w:date="2021-07-22T17:54:00Z"/>
          <w:rFonts w:asciiTheme="minorHAnsi" w:hAnsiTheme="minorHAnsi" w:cstheme="minorHAnsi"/>
        </w:rPr>
      </w:pPr>
      <w:r w:rsidRPr="00531838">
        <w:rPr>
          <w:rFonts w:asciiTheme="minorHAnsi" w:hAnsiTheme="minorHAnsi" w:cstheme="minorHAnsi"/>
        </w:rPr>
        <w:t xml:space="preserve">90 indicates that the phish was found using a ML process. </w:t>
      </w:r>
    </w:p>
    <w:p w14:paraId="7E7310AF" w14:textId="40858BE5" w:rsidR="00703845" w:rsidRPr="000215B2" w:rsidRDefault="00F35EF3" w:rsidP="000215B2">
      <w:pPr>
        <w:pStyle w:val="BodyText"/>
        <w:numPr>
          <w:ilvl w:val="0"/>
          <w:numId w:val="3"/>
        </w:numPr>
        <w:spacing w:before="163" w:line="273" w:lineRule="auto"/>
        <w:ind w:right="36"/>
        <w:rPr>
          <w:ins w:id="46" w:author="Tom Anderson" w:date="2021-07-22T17:54:00Z"/>
          <w:rFonts w:asciiTheme="minorHAnsi" w:hAnsiTheme="minorHAnsi" w:cstheme="minorHAnsi"/>
          <w:rPrChange w:id="47" w:author="Tom Anderson" w:date="2021-07-22T17:54:00Z">
            <w:rPr>
              <w:ins w:id="48" w:author="Tom Anderson" w:date="2021-07-22T17:54:00Z"/>
              <w:rFonts w:asciiTheme="minorHAnsi" w:hAnsiTheme="minorHAnsi" w:cstheme="minorHAnsi"/>
              <w:w w:val="95"/>
            </w:rPr>
          </w:rPrChange>
        </w:rPr>
      </w:pPr>
      <w:r w:rsidRPr="00531838">
        <w:rPr>
          <w:rFonts w:asciiTheme="minorHAnsi" w:hAnsiTheme="minorHAnsi" w:cstheme="minorHAnsi"/>
        </w:rPr>
        <w:t xml:space="preserve">50 indicates that you or your ML process believes this to be phish, but the phish has not been confirmed by a process that would drive it to a 90 or 100 value, yet you still think the URL should be sent to the </w:t>
      </w:r>
      <w:proofErr w:type="spellStart"/>
      <w:r w:rsidRPr="00531838">
        <w:rPr>
          <w:rFonts w:asciiTheme="minorHAnsi" w:hAnsiTheme="minorHAnsi" w:cstheme="minorHAnsi"/>
        </w:rPr>
        <w:t>eCX</w:t>
      </w:r>
      <w:proofErr w:type="spellEnd"/>
      <w:r w:rsidRPr="00531838">
        <w:rPr>
          <w:rFonts w:asciiTheme="minorHAnsi" w:hAnsiTheme="minorHAnsi" w:cstheme="minorHAnsi"/>
        </w:rPr>
        <w:t xml:space="preserve"> </w:t>
      </w:r>
      <w:r w:rsidRPr="00531838">
        <w:rPr>
          <w:rFonts w:asciiTheme="minorHAnsi" w:hAnsiTheme="minorHAnsi" w:cstheme="minorHAnsi"/>
          <w:w w:val="95"/>
        </w:rPr>
        <w:t>phish data repository.</w:t>
      </w:r>
    </w:p>
    <w:p w14:paraId="5E549B6B" w14:textId="114EB4E1" w:rsidR="000215B2" w:rsidRPr="00531838" w:rsidRDefault="000215B2" w:rsidP="000215B2">
      <w:pPr>
        <w:pStyle w:val="BodyText"/>
        <w:numPr>
          <w:ilvl w:val="0"/>
          <w:numId w:val="3"/>
        </w:numPr>
        <w:spacing w:before="163" w:line="273" w:lineRule="auto"/>
        <w:ind w:right="36"/>
        <w:rPr>
          <w:rFonts w:asciiTheme="minorHAnsi" w:hAnsiTheme="minorHAnsi" w:cstheme="minorHAnsi"/>
        </w:rPr>
        <w:pPrChange w:id="49" w:author="Tom Anderson" w:date="2021-07-22T17:53:00Z">
          <w:pPr>
            <w:pStyle w:val="BodyText"/>
            <w:spacing w:before="163" w:line="273" w:lineRule="auto"/>
            <w:ind w:right="36"/>
          </w:pPr>
        </w:pPrChange>
      </w:pPr>
      <w:ins w:id="50" w:author="Tom Anderson" w:date="2021-07-22T17:54:00Z">
        <w:r>
          <w:rPr>
            <w:rFonts w:asciiTheme="minorHAnsi" w:hAnsiTheme="minorHAnsi" w:cstheme="minorHAnsi"/>
          </w:rPr>
          <w:t>0 indicates a false positive.</w:t>
        </w:r>
      </w:ins>
    </w:p>
    <w:p w14:paraId="1F540954" w14:textId="01797CFB" w:rsidR="00703845" w:rsidRPr="00531838" w:rsidRDefault="00F35EF3">
      <w:pPr>
        <w:pStyle w:val="BodyText"/>
        <w:spacing w:before="164"/>
        <w:rPr>
          <w:rFonts w:asciiTheme="minorHAnsi" w:hAnsiTheme="minorHAnsi" w:cstheme="minorHAnsi"/>
        </w:rPr>
      </w:pPr>
      <w:r w:rsidRPr="00531838">
        <w:rPr>
          <w:rFonts w:asciiTheme="minorHAnsi" w:hAnsiTheme="minorHAnsi" w:cstheme="minorHAnsi"/>
          <w:u w:val="single"/>
        </w:rPr>
        <w:t>brand</w:t>
      </w:r>
      <w:r w:rsidRPr="00531838">
        <w:rPr>
          <w:rFonts w:asciiTheme="minorHAnsi" w:hAnsiTheme="minorHAnsi" w:cstheme="minorHAnsi"/>
        </w:rPr>
        <w:t xml:space="preserve">: </w:t>
      </w:r>
      <w:ins w:id="51" w:author="Tom Anderson" w:date="2021-07-22T17:54:00Z">
        <w:r w:rsidR="000215B2">
          <w:rPr>
            <w:rFonts w:asciiTheme="minorHAnsi" w:hAnsiTheme="minorHAnsi" w:cstheme="minorHAnsi"/>
          </w:rPr>
          <w:t xml:space="preserve">The brand is the </w:t>
        </w:r>
      </w:ins>
      <w:del w:id="52" w:author="Tom Anderson" w:date="2021-07-22T17:54:00Z">
        <w:r w:rsidRPr="00531838" w:rsidDel="000215B2">
          <w:rPr>
            <w:rFonts w:asciiTheme="minorHAnsi" w:hAnsiTheme="minorHAnsi" w:cstheme="minorHAnsi"/>
          </w:rPr>
          <w:delText xml:space="preserve">This </w:delText>
        </w:r>
      </w:del>
      <w:del w:id="53" w:author="Tom Anderson" w:date="2021-07-22T17:55:00Z">
        <w:r w:rsidRPr="00531838" w:rsidDel="000215B2">
          <w:rPr>
            <w:rFonts w:asciiTheme="minorHAnsi" w:hAnsiTheme="minorHAnsi" w:cstheme="minorHAnsi"/>
          </w:rPr>
          <w:delText xml:space="preserve">indicates the </w:delText>
        </w:r>
      </w:del>
      <w:r w:rsidRPr="00531838">
        <w:rPr>
          <w:rFonts w:asciiTheme="minorHAnsi" w:hAnsiTheme="minorHAnsi" w:cstheme="minorHAnsi"/>
        </w:rPr>
        <w:t>company or entity that the phish is targeting.</w:t>
      </w:r>
      <w:r w:rsidR="00703394">
        <w:rPr>
          <w:rFonts w:asciiTheme="minorHAnsi" w:hAnsiTheme="minorHAnsi" w:cstheme="minorHAnsi"/>
        </w:rPr>
        <w:t xml:space="preserve">  If you are unsure of the </w:t>
      </w:r>
      <w:proofErr w:type="gramStart"/>
      <w:r w:rsidR="00703394">
        <w:rPr>
          <w:rFonts w:asciiTheme="minorHAnsi" w:hAnsiTheme="minorHAnsi" w:cstheme="minorHAnsi"/>
        </w:rPr>
        <w:t>target</w:t>
      </w:r>
      <w:proofErr w:type="gramEnd"/>
      <w:del w:id="54" w:author="Tom Anderson" w:date="2021-07-22T17:55:00Z">
        <w:r w:rsidR="00703394" w:rsidDel="000215B2">
          <w:rPr>
            <w:rFonts w:asciiTheme="minorHAnsi" w:hAnsiTheme="minorHAnsi" w:cstheme="minorHAnsi"/>
          </w:rPr>
          <w:delText>, you</w:delText>
        </w:r>
      </w:del>
      <w:ins w:id="55" w:author="Tom Anderson" w:date="2021-07-22T17:55:00Z">
        <w:r w:rsidR="000215B2">
          <w:rPr>
            <w:rFonts w:asciiTheme="minorHAnsi" w:hAnsiTheme="minorHAnsi" w:cstheme="minorHAnsi"/>
          </w:rPr>
          <w:t xml:space="preserve"> then</w:t>
        </w:r>
      </w:ins>
      <w:del w:id="56" w:author="Tom Anderson" w:date="2021-07-22T17:55:00Z">
        <w:r w:rsidR="00703394" w:rsidDel="000215B2">
          <w:rPr>
            <w:rFonts w:asciiTheme="minorHAnsi" w:hAnsiTheme="minorHAnsi" w:cstheme="minorHAnsi"/>
          </w:rPr>
          <w:delText xml:space="preserve"> can </w:delText>
        </w:r>
      </w:del>
      <w:ins w:id="57" w:author="Tom Anderson" w:date="2021-07-22T17:55:00Z">
        <w:r w:rsidR="000215B2">
          <w:rPr>
            <w:rFonts w:asciiTheme="minorHAnsi" w:hAnsiTheme="minorHAnsi" w:cstheme="minorHAnsi"/>
          </w:rPr>
          <w:t xml:space="preserve"> </w:t>
        </w:r>
      </w:ins>
      <w:r w:rsidR="00703394">
        <w:rPr>
          <w:rFonts w:asciiTheme="minorHAnsi" w:hAnsiTheme="minorHAnsi" w:cstheme="minorHAnsi"/>
        </w:rPr>
        <w:t>use “other”.  If there are multiple brands target</w:t>
      </w:r>
      <w:ins w:id="58" w:author="Tom Anderson" w:date="2021-07-22T17:55:00Z">
        <w:r w:rsidR="000215B2">
          <w:rPr>
            <w:rFonts w:asciiTheme="minorHAnsi" w:hAnsiTheme="minorHAnsi" w:cstheme="minorHAnsi"/>
          </w:rPr>
          <w:t>e</w:t>
        </w:r>
      </w:ins>
      <w:r w:rsidR="00703394">
        <w:rPr>
          <w:rFonts w:asciiTheme="minorHAnsi" w:hAnsiTheme="minorHAnsi" w:cstheme="minorHAnsi"/>
        </w:rPr>
        <w:t>d on the phishing page</w:t>
      </w:r>
      <w:del w:id="59" w:author="Tom Anderson" w:date="2021-07-22T17:55:00Z">
        <w:r w:rsidR="00703394" w:rsidDel="000215B2">
          <w:rPr>
            <w:rFonts w:asciiTheme="minorHAnsi" w:hAnsiTheme="minorHAnsi" w:cstheme="minorHAnsi"/>
          </w:rPr>
          <w:delText>,</w:delText>
        </w:r>
      </w:del>
      <w:r w:rsidR="00703394">
        <w:rPr>
          <w:rFonts w:asciiTheme="minorHAnsi" w:hAnsiTheme="minorHAnsi" w:cstheme="minorHAnsi"/>
        </w:rPr>
        <w:t xml:space="preserve"> you can use “multiple”</w:t>
      </w:r>
      <w:del w:id="60" w:author="Tom Anderson" w:date="2021-07-22T17:55:00Z">
        <w:r w:rsidR="00703394" w:rsidDel="000215B2">
          <w:rPr>
            <w:rFonts w:asciiTheme="minorHAnsi" w:hAnsiTheme="minorHAnsi" w:cstheme="minorHAnsi"/>
          </w:rPr>
          <w:delText>,</w:delText>
        </w:r>
      </w:del>
      <w:r w:rsidR="00703394">
        <w:rPr>
          <w:rFonts w:asciiTheme="minorHAnsi" w:hAnsiTheme="minorHAnsi" w:cstheme="minorHAnsi"/>
        </w:rPr>
        <w:t xml:space="preserve"> </w:t>
      </w:r>
      <w:ins w:id="61" w:author="Tom Anderson" w:date="2021-07-22T17:55:00Z">
        <w:r w:rsidR="000215B2">
          <w:rPr>
            <w:rFonts w:asciiTheme="minorHAnsi" w:hAnsiTheme="minorHAnsi" w:cstheme="minorHAnsi"/>
          </w:rPr>
          <w:t>o</w:t>
        </w:r>
      </w:ins>
      <w:r w:rsidR="00703394">
        <w:rPr>
          <w:rFonts w:asciiTheme="minorHAnsi" w:hAnsiTheme="minorHAnsi" w:cstheme="minorHAnsi"/>
        </w:rPr>
        <w:t>r you can specify the most prominent or relevant bran</w:t>
      </w:r>
      <w:ins w:id="62" w:author="Tom Anderson" w:date="2021-07-22T17:55:00Z">
        <w:r w:rsidR="000215B2">
          <w:rPr>
            <w:rFonts w:asciiTheme="minorHAnsi" w:hAnsiTheme="minorHAnsi" w:cstheme="minorHAnsi"/>
          </w:rPr>
          <w:t>d(</w:t>
        </w:r>
      </w:ins>
      <w:r w:rsidR="00703394">
        <w:rPr>
          <w:rFonts w:asciiTheme="minorHAnsi" w:hAnsiTheme="minorHAnsi" w:cstheme="minorHAnsi"/>
        </w:rPr>
        <w:t>s</w:t>
      </w:r>
      <w:ins w:id="63" w:author="Tom Anderson" w:date="2021-07-22T17:55:00Z">
        <w:r w:rsidR="000215B2">
          <w:rPr>
            <w:rFonts w:asciiTheme="minorHAnsi" w:hAnsiTheme="minorHAnsi" w:cstheme="minorHAnsi"/>
          </w:rPr>
          <w:t>)</w:t>
        </w:r>
      </w:ins>
      <w:del w:id="64" w:author="Tom Anderson" w:date="2021-07-22T17:55:00Z">
        <w:r w:rsidR="00703394" w:rsidDel="000215B2">
          <w:rPr>
            <w:rFonts w:asciiTheme="minorHAnsi" w:hAnsiTheme="minorHAnsi" w:cstheme="minorHAnsi"/>
          </w:rPr>
          <w:delText xml:space="preserve"> specifically.</w:delText>
        </w:r>
      </w:del>
      <w:ins w:id="65" w:author="Tom Anderson" w:date="2021-07-22T17:55:00Z">
        <w:r w:rsidR="000215B2">
          <w:rPr>
            <w:rFonts w:asciiTheme="minorHAnsi" w:hAnsiTheme="minorHAnsi" w:cstheme="minorHAnsi"/>
          </w:rPr>
          <w:t>.</w:t>
        </w:r>
      </w:ins>
    </w:p>
    <w:p w14:paraId="75F6A9D0" w14:textId="77777777" w:rsidR="00703845" w:rsidRPr="00531838" w:rsidRDefault="00703845">
      <w:pPr>
        <w:pStyle w:val="BodyText"/>
        <w:spacing w:before="9"/>
        <w:ind w:left="0"/>
        <w:rPr>
          <w:rFonts w:asciiTheme="minorHAnsi" w:hAnsiTheme="minorHAnsi" w:cstheme="minorHAnsi"/>
        </w:rPr>
      </w:pPr>
    </w:p>
    <w:p w14:paraId="12DD89A6" w14:textId="29E29F95" w:rsidR="00703845" w:rsidRPr="00531838" w:rsidRDefault="00F35EF3">
      <w:pPr>
        <w:pStyle w:val="BodyText"/>
        <w:spacing w:before="60"/>
        <w:rPr>
          <w:rFonts w:asciiTheme="minorHAnsi" w:hAnsiTheme="minorHAnsi" w:cstheme="minorHAnsi"/>
        </w:rPr>
      </w:pPr>
      <w:r w:rsidRPr="00531838">
        <w:rPr>
          <w:rFonts w:asciiTheme="minorHAnsi" w:hAnsiTheme="minorHAnsi" w:cstheme="minorHAnsi"/>
          <w:u w:val="single"/>
        </w:rPr>
        <w:t>url</w:t>
      </w:r>
      <w:r w:rsidRPr="00531838">
        <w:rPr>
          <w:rFonts w:asciiTheme="minorHAnsi" w:hAnsiTheme="minorHAnsi" w:cstheme="minorHAnsi"/>
        </w:rPr>
        <w:t>: The full phishing URL that you want to report</w:t>
      </w:r>
      <w:ins w:id="66" w:author="Tom Anderson" w:date="2021-07-22T17:55:00Z">
        <w:r w:rsidR="000215B2">
          <w:rPr>
            <w:rFonts w:asciiTheme="minorHAnsi" w:hAnsiTheme="minorHAnsi" w:cstheme="minorHAnsi"/>
          </w:rPr>
          <w:t xml:space="preserve">.  This is the </w:t>
        </w:r>
      </w:ins>
      <w:ins w:id="67" w:author="Tom Anderson" w:date="2021-07-22T17:57:00Z">
        <w:r w:rsidR="00E9703E">
          <w:rPr>
            <w:rFonts w:asciiTheme="minorHAnsi" w:hAnsiTheme="minorHAnsi" w:cstheme="minorHAnsi"/>
          </w:rPr>
          <w:t>URL where the phish is located.</w:t>
        </w:r>
      </w:ins>
    </w:p>
    <w:p w14:paraId="57F66D29" w14:textId="77777777" w:rsidR="00703845" w:rsidRPr="00531838" w:rsidRDefault="00703845">
      <w:pPr>
        <w:pStyle w:val="BodyText"/>
        <w:spacing w:before="3"/>
        <w:ind w:left="0"/>
        <w:rPr>
          <w:rFonts w:asciiTheme="minorHAnsi" w:hAnsiTheme="minorHAnsi" w:cstheme="minorHAnsi"/>
        </w:rPr>
      </w:pPr>
    </w:p>
    <w:p w14:paraId="11466EA9" w14:textId="75253838" w:rsidR="00703845" w:rsidRDefault="00F35EF3">
      <w:pPr>
        <w:pStyle w:val="BodyText"/>
        <w:spacing w:before="163" w:line="273" w:lineRule="auto"/>
        <w:rPr>
          <w:rFonts w:asciiTheme="minorHAnsi" w:hAnsiTheme="minorHAnsi" w:cstheme="minorHAnsi"/>
          <w:w w:val="95"/>
        </w:rPr>
      </w:pPr>
      <w:r w:rsidRPr="00531838">
        <w:rPr>
          <w:rFonts w:asciiTheme="minorHAnsi" w:hAnsiTheme="minorHAnsi" w:cstheme="minorHAnsi"/>
          <w:w w:val="95"/>
        </w:rPr>
        <w:t xml:space="preserve">As </w:t>
      </w:r>
      <w:del w:id="68" w:author="Tom Anderson" w:date="2021-07-22T17:57:00Z">
        <w:r w:rsidRPr="00531838" w:rsidDel="00E9703E">
          <w:rPr>
            <w:rFonts w:asciiTheme="minorHAnsi" w:hAnsiTheme="minorHAnsi" w:cstheme="minorHAnsi"/>
            <w:w w:val="95"/>
          </w:rPr>
          <w:delText>noted</w:delText>
        </w:r>
      </w:del>
      <w:ins w:id="69" w:author="Tom Anderson" w:date="2021-07-22T17:57:00Z">
        <w:r w:rsidR="00E9703E" w:rsidRPr="00531838">
          <w:rPr>
            <w:rFonts w:asciiTheme="minorHAnsi" w:hAnsiTheme="minorHAnsi" w:cstheme="minorHAnsi"/>
            <w:w w:val="95"/>
          </w:rPr>
          <w:t>noted,</w:t>
        </w:r>
      </w:ins>
      <w:r w:rsidRPr="00531838">
        <w:rPr>
          <w:rFonts w:asciiTheme="minorHAnsi" w:hAnsiTheme="minorHAnsi" w:cstheme="minorHAnsi"/>
          <w:w w:val="95"/>
        </w:rPr>
        <w:t xml:space="preserve"> </w:t>
      </w:r>
      <w:del w:id="70" w:author="Tom Anderson" w:date="2021-07-22T17:57:00Z">
        <w:r w:rsidRPr="00531838" w:rsidDel="00E9703E">
          <w:rPr>
            <w:rFonts w:asciiTheme="minorHAnsi" w:hAnsiTheme="minorHAnsi" w:cstheme="minorHAnsi"/>
            <w:w w:val="95"/>
          </w:rPr>
          <w:delText xml:space="preserve">before, </w:delText>
        </w:r>
      </w:del>
      <w:r w:rsidRPr="00531838">
        <w:rPr>
          <w:rFonts w:asciiTheme="minorHAnsi" w:hAnsiTheme="minorHAnsi" w:cstheme="minorHAnsi"/>
          <w:w w:val="95"/>
        </w:rPr>
        <w:t>all modules and workgroups within eCX follow this same general submission flow</w:t>
      </w:r>
      <w:ins w:id="71" w:author="Tom Anderson" w:date="2021-07-22T17:57:00Z">
        <w:r w:rsidR="00E9703E">
          <w:rPr>
            <w:rFonts w:asciiTheme="minorHAnsi" w:hAnsiTheme="minorHAnsi" w:cstheme="minorHAnsi"/>
            <w:w w:val="95"/>
          </w:rPr>
          <w:t xml:space="preserve"> differing </w:t>
        </w:r>
      </w:ins>
      <w:del w:id="72" w:author="Tom Anderson" w:date="2021-07-22T17:57:00Z">
        <w:r w:rsidRPr="00531838" w:rsidDel="00E9703E">
          <w:rPr>
            <w:rFonts w:asciiTheme="minorHAnsi" w:hAnsiTheme="minorHAnsi" w:cstheme="minorHAnsi"/>
            <w:w w:val="95"/>
          </w:rPr>
          <w:delText xml:space="preserve">, changed </w:delText>
        </w:r>
        <w:r w:rsidR="00703394" w:rsidDel="00E9703E">
          <w:rPr>
            <w:rFonts w:asciiTheme="minorHAnsi" w:hAnsiTheme="minorHAnsi" w:cstheme="minorHAnsi"/>
            <w:w w:val="95"/>
          </w:rPr>
          <w:delText xml:space="preserve">by </w:delText>
        </w:r>
        <w:r w:rsidRPr="00531838" w:rsidDel="00E9703E">
          <w:rPr>
            <w:rFonts w:asciiTheme="minorHAnsi" w:hAnsiTheme="minorHAnsi" w:cstheme="minorHAnsi"/>
            <w:w w:val="95"/>
          </w:rPr>
          <w:delText>differences i</w:delText>
        </w:r>
      </w:del>
      <w:ins w:id="73" w:author="Tom Anderson" w:date="2021-07-22T17:57:00Z">
        <w:r w:rsidR="00E9703E">
          <w:rPr>
            <w:rFonts w:asciiTheme="minorHAnsi" w:hAnsiTheme="minorHAnsi" w:cstheme="minorHAnsi"/>
            <w:w w:val="95"/>
          </w:rPr>
          <w:t>i</w:t>
        </w:r>
      </w:ins>
      <w:r w:rsidRPr="00531838">
        <w:rPr>
          <w:rFonts w:asciiTheme="minorHAnsi" w:hAnsiTheme="minorHAnsi" w:cstheme="minorHAnsi"/>
          <w:w w:val="95"/>
        </w:rPr>
        <w:t>n the schema of the data.</w:t>
      </w:r>
    </w:p>
    <w:p w14:paraId="30F85DCA" w14:textId="77777777" w:rsidR="00703845" w:rsidRPr="00531838" w:rsidRDefault="00703845">
      <w:pPr>
        <w:spacing w:line="273" w:lineRule="auto"/>
        <w:rPr>
          <w:rFonts w:asciiTheme="minorHAnsi" w:hAnsiTheme="minorHAnsi" w:cstheme="minorHAnsi"/>
        </w:rPr>
        <w:sectPr w:rsidR="00703845" w:rsidRPr="00531838">
          <w:pgSz w:w="12240" w:h="15840"/>
          <w:pgMar w:top="1400" w:right="1380" w:bottom="1480" w:left="1340" w:header="0" w:footer="1281" w:gutter="0"/>
          <w:cols w:space="720"/>
        </w:sectPr>
      </w:pPr>
    </w:p>
    <w:p w14:paraId="4332E8E5" w14:textId="6ACEBBFE" w:rsidR="00703845" w:rsidRPr="00531838" w:rsidRDefault="00703394" w:rsidP="00E5160D">
      <w:pPr>
        <w:pStyle w:val="Heading1"/>
      </w:pPr>
      <w:r>
        <w:rPr>
          <w:w w:val="90"/>
        </w:rPr>
        <w:lastRenderedPageBreak/>
        <w:t xml:space="preserve">Using </w:t>
      </w:r>
      <w:r w:rsidR="00F35EF3" w:rsidRPr="00531838">
        <w:rPr>
          <w:w w:val="90"/>
        </w:rPr>
        <w:t>The eCX API</w:t>
      </w:r>
    </w:p>
    <w:p w14:paraId="131D8338" w14:textId="77777777" w:rsidR="00703845" w:rsidRPr="00531838" w:rsidRDefault="00F35EF3">
      <w:pPr>
        <w:spacing w:before="195"/>
        <w:ind w:left="100"/>
        <w:rPr>
          <w:rFonts w:asciiTheme="minorHAnsi" w:hAnsiTheme="minorHAnsi" w:cstheme="minorHAnsi"/>
          <w:i/>
        </w:rPr>
      </w:pPr>
      <w:proofErr w:type="gramStart"/>
      <w:r w:rsidRPr="00531838">
        <w:rPr>
          <w:rFonts w:asciiTheme="minorHAnsi" w:hAnsiTheme="minorHAnsi" w:cstheme="minorHAnsi"/>
          <w:i/>
          <w:w w:val="95"/>
        </w:rPr>
        <w:t xml:space="preserve">https://api.ecrimex.net/phish  </w:t>
      </w:r>
      <w:r w:rsidRPr="00531838">
        <w:rPr>
          <w:rFonts w:asciiTheme="minorHAnsi" w:hAnsiTheme="minorHAnsi" w:cstheme="minorHAnsi"/>
          <w:w w:val="95"/>
        </w:rPr>
        <w:t>and</w:t>
      </w:r>
      <w:proofErr w:type="gramEnd"/>
      <w:r w:rsidRPr="00531838">
        <w:rPr>
          <w:rFonts w:asciiTheme="minorHAnsi" w:hAnsiTheme="minorHAnsi" w:cstheme="minorHAnsi"/>
          <w:w w:val="95"/>
        </w:rPr>
        <w:t xml:space="preserve">  </w:t>
      </w:r>
      <w:r w:rsidRPr="00531838">
        <w:rPr>
          <w:rFonts w:asciiTheme="minorHAnsi" w:hAnsiTheme="minorHAnsi" w:cstheme="minorHAnsi"/>
          <w:i/>
          <w:w w:val="95"/>
        </w:rPr>
        <w:t>https://api.sandbox.ecrimex.net/phish</w:t>
      </w:r>
    </w:p>
    <w:p w14:paraId="6E3FAFA4" w14:textId="77777777" w:rsidR="00703845" w:rsidRPr="00531838" w:rsidRDefault="00703845">
      <w:pPr>
        <w:pStyle w:val="BodyText"/>
        <w:spacing w:before="4"/>
        <w:ind w:left="0"/>
        <w:rPr>
          <w:rFonts w:asciiTheme="minorHAnsi" w:hAnsiTheme="minorHAnsi" w:cstheme="minorHAnsi"/>
          <w:i/>
        </w:rPr>
      </w:pPr>
    </w:p>
    <w:p w14:paraId="1C421E8A" w14:textId="1A221DDE" w:rsidR="00703845" w:rsidRDefault="00F35EF3">
      <w:pPr>
        <w:pStyle w:val="BodyText"/>
        <w:spacing w:line="273" w:lineRule="auto"/>
        <w:rPr>
          <w:rFonts w:asciiTheme="minorHAnsi" w:hAnsiTheme="minorHAnsi" w:cstheme="minorHAnsi"/>
          <w:w w:val="95"/>
        </w:rPr>
      </w:pPr>
      <w:del w:id="74" w:author="Tom Anderson" w:date="2021-07-22T17:58:00Z">
        <w:r w:rsidRPr="00531838" w:rsidDel="00E9703E">
          <w:rPr>
            <w:rFonts w:asciiTheme="minorHAnsi" w:hAnsiTheme="minorHAnsi" w:cstheme="minorHAnsi"/>
            <w:w w:val="95"/>
          </w:rPr>
          <w:delText>The following</w:delText>
        </w:r>
      </w:del>
      <w:ins w:id="75" w:author="Tom Anderson" w:date="2021-07-22T17:58:00Z">
        <w:r w:rsidR="00E9703E">
          <w:rPr>
            <w:rFonts w:asciiTheme="minorHAnsi" w:hAnsiTheme="minorHAnsi" w:cstheme="minorHAnsi"/>
            <w:w w:val="95"/>
          </w:rPr>
          <w:t>This section</w:t>
        </w:r>
      </w:ins>
      <w:r w:rsidRPr="00531838">
        <w:rPr>
          <w:rFonts w:asciiTheme="minorHAnsi" w:hAnsiTheme="minorHAnsi" w:cstheme="minorHAnsi"/>
          <w:w w:val="95"/>
        </w:rPr>
        <w:t xml:space="preserve"> is an in-depth overview of usage of the eCX API. If you have </w:t>
      </w:r>
      <w:del w:id="76" w:author="Tom Anderson" w:date="2021-07-22T17:58:00Z">
        <w:r w:rsidRPr="00531838" w:rsidDel="00E9703E">
          <w:rPr>
            <w:rFonts w:asciiTheme="minorHAnsi" w:hAnsiTheme="minorHAnsi" w:cstheme="minorHAnsi"/>
            <w:w w:val="95"/>
          </w:rPr>
          <w:delText xml:space="preserve">any </w:delText>
        </w:r>
      </w:del>
      <w:r w:rsidRPr="00531838">
        <w:rPr>
          <w:rFonts w:asciiTheme="minorHAnsi" w:hAnsiTheme="minorHAnsi" w:cstheme="minorHAnsi"/>
          <w:w w:val="95"/>
        </w:rPr>
        <w:t xml:space="preserve">questions about </w:t>
      </w:r>
      <w:del w:id="77" w:author="Tom Anderson" w:date="2021-07-22T17:58:00Z">
        <w:r w:rsidRPr="00531838" w:rsidDel="00E9703E">
          <w:rPr>
            <w:rFonts w:asciiTheme="minorHAnsi" w:hAnsiTheme="minorHAnsi" w:cstheme="minorHAnsi"/>
            <w:w w:val="95"/>
          </w:rPr>
          <w:delText xml:space="preserve">issues within </w:delText>
        </w:r>
      </w:del>
      <w:r w:rsidRPr="00531838">
        <w:rPr>
          <w:rFonts w:asciiTheme="minorHAnsi" w:hAnsiTheme="minorHAnsi" w:cstheme="minorHAnsi"/>
          <w:w w:val="95"/>
        </w:rPr>
        <w:t xml:space="preserve">this </w:t>
      </w:r>
      <w:proofErr w:type="gramStart"/>
      <w:r w:rsidRPr="00531838">
        <w:rPr>
          <w:rFonts w:asciiTheme="minorHAnsi" w:hAnsiTheme="minorHAnsi" w:cstheme="minorHAnsi"/>
          <w:w w:val="95"/>
        </w:rPr>
        <w:t>document</w:t>
      </w:r>
      <w:proofErr w:type="gramEnd"/>
      <w:r w:rsidRPr="00531838">
        <w:rPr>
          <w:rFonts w:asciiTheme="minorHAnsi" w:hAnsiTheme="minorHAnsi" w:cstheme="minorHAnsi"/>
          <w:w w:val="95"/>
        </w:rPr>
        <w:t xml:space="preserve"> please contact us at </w:t>
      </w:r>
      <w:hyperlink r:id="rId17">
        <w:r w:rsidRPr="00531838">
          <w:rPr>
            <w:rFonts w:asciiTheme="minorHAnsi" w:hAnsiTheme="minorHAnsi" w:cstheme="minorHAnsi"/>
            <w:color w:val="0462C1"/>
            <w:w w:val="95"/>
            <w:u w:val="single" w:color="0462C1"/>
          </w:rPr>
          <w:t>support@ecrimex.net</w:t>
        </w:r>
        <w:r w:rsidRPr="00531838">
          <w:rPr>
            <w:rFonts w:asciiTheme="minorHAnsi" w:hAnsiTheme="minorHAnsi" w:cstheme="minorHAnsi"/>
            <w:w w:val="95"/>
          </w:rPr>
          <w:t>.</w:t>
        </w:r>
      </w:hyperlink>
    </w:p>
    <w:p w14:paraId="7C675163" w14:textId="29E09821" w:rsidR="00703394" w:rsidRPr="00531838" w:rsidDel="00E9703E" w:rsidRDefault="00703394">
      <w:pPr>
        <w:pStyle w:val="BodyText"/>
        <w:spacing w:line="273" w:lineRule="auto"/>
        <w:rPr>
          <w:del w:id="78" w:author="Tom Anderson" w:date="2021-07-22T17:58:00Z"/>
          <w:rFonts w:asciiTheme="minorHAnsi" w:hAnsiTheme="minorHAnsi" w:cstheme="minorHAnsi"/>
        </w:rPr>
      </w:pPr>
    </w:p>
    <w:p w14:paraId="2F9A66A1" w14:textId="77777777" w:rsidR="00703845" w:rsidRPr="00531838" w:rsidRDefault="00703845">
      <w:pPr>
        <w:pStyle w:val="BodyText"/>
        <w:ind w:left="0"/>
        <w:rPr>
          <w:rFonts w:asciiTheme="minorHAnsi" w:hAnsiTheme="minorHAnsi" w:cstheme="minorHAnsi"/>
        </w:rPr>
      </w:pPr>
    </w:p>
    <w:p w14:paraId="516007CD" w14:textId="6A464675" w:rsidR="00703845" w:rsidRPr="00531838" w:rsidRDefault="00F35EF3">
      <w:pPr>
        <w:pStyle w:val="BodyText"/>
        <w:spacing w:before="59" w:line="273" w:lineRule="auto"/>
        <w:ind w:right="109"/>
        <w:rPr>
          <w:rFonts w:asciiTheme="minorHAnsi" w:hAnsiTheme="minorHAnsi" w:cstheme="minorHAnsi"/>
        </w:rPr>
      </w:pPr>
      <w:r w:rsidRPr="00531838">
        <w:rPr>
          <w:rFonts w:asciiTheme="minorHAnsi" w:hAnsiTheme="minorHAnsi" w:cstheme="minorHAnsi"/>
        </w:rPr>
        <w:t xml:space="preserve">The eCX API is a REST API. </w:t>
      </w:r>
      <w:del w:id="79" w:author="Tom Anderson" w:date="2021-07-22T17:59:00Z">
        <w:r w:rsidRPr="00531838" w:rsidDel="00E9703E">
          <w:rPr>
            <w:rFonts w:asciiTheme="minorHAnsi" w:hAnsiTheme="minorHAnsi" w:cstheme="minorHAnsi"/>
          </w:rPr>
          <w:delText xml:space="preserve">If you are familiar with REST API technology then what follows is straight forward. If you have not used a REST API before f- it is well proven technology that has been in use for </w:delText>
        </w:r>
        <w:r w:rsidRPr="00531838" w:rsidDel="00E9703E">
          <w:rPr>
            <w:rFonts w:asciiTheme="minorHAnsi" w:hAnsiTheme="minorHAnsi" w:cstheme="minorHAnsi"/>
            <w:w w:val="95"/>
          </w:rPr>
          <w:delText>years, and is not complicated. There is lots of knowledge found via Google searches, but explaining REST is beyond the scope of this document.</w:delText>
        </w:r>
      </w:del>
      <w:ins w:id="80" w:author="Tom Anderson" w:date="2021-07-22T17:59:00Z">
        <w:r w:rsidR="00E9703E">
          <w:rPr>
            <w:rFonts w:asciiTheme="minorHAnsi" w:hAnsiTheme="minorHAnsi" w:cstheme="minorHAnsi"/>
          </w:rPr>
          <w:t xml:space="preserve">For an introduction to REST APIs please see </w:t>
        </w:r>
      </w:ins>
      <w:ins w:id="81" w:author="Tom Anderson" w:date="2021-07-22T18:00:00Z">
        <w:r w:rsidR="00E9703E" w:rsidRPr="00E9703E">
          <w:rPr>
            <w:rFonts w:asciiTheme="minorHAnsi" w:hAnsiTheme="minorHAnsi" w:cstheme="minorHAnsi"/>
          </w:rPr>
          <w:t>https://en.wikipedia.org/wiki/Representational_state_transfer</w:t>
        </w:r>
      </w:ins>
    </w:p>
    <w:p w14:paraId="6C183117" w14:textId="4D38465B" w:rsidR="00703845" w:rsidRPr="00531838" w:rsidRDefault="00F35EF3">
      <w:pPr>
        <w:pStyle w:val="BodyText"/>
        <w:spacing w:before="164"/>
        <w:rPr>
          <w:rFonts w:asciiTheme="minorHAnsi" w:hAnsiTheme="minorHAnsi" w:cstheme="minorHAnsi"/>
        </w:rPr>
      </w:pPr>
      <w:r w:rsidRPr="00531838">
        <w:rPr>
          <w:rFonts w:asciiTheme="minorHAnsi" w:hAnsiTheme="minorHAnsi" w:cstheme="minorHAnsi"/>
          <w:w w:val="90"/>
        </w:rPr>
        <w:t xml:space="preserve">The </w:t>
      </w:r>
      <w:proofErr w:type="spellStart"/>
      <w:r w:rsidRPr="00531838">
        <w:rPr>
          <w:rFonts w:asciiTheme="minorHAnsi" w:hAnsiTheme="minorHAnsi" w:cstheme="minorHAnsi"/>
          <w:w w:val="90"/>
        </w:rPr>
        <w:t>eCX</w:t>
      </w:r>
      <w:proofErr w:type="spellEnd"/>
      <w:r w:rsidRPr="00531838">
        <w:rPr>
          <w:rFonts w:asciiTheme="minorHAnsi" w:hAnsiTheme="minorHAnsi" w:cstheme="minorHAnsi"/>
          <w:w w:val="90"/>
        </w:rPr>
        <w:t xml:space="preserve"> API supports </w:t>
      </w:r>
      <w:ins w:id="82" w:author="Tom Anderson" w:date="2021-07-22T18:00:00Z">
        <w:r w:rsidR="00E9703E">
          <w:rPr>
            <w:rFonts w:asciiTheme="minorHAnsi" w:hAnsiTheme="minorHAnsi" w:cstheme="minorHAnsi"/>
            <w:w w:val="90"/>
          </w:rPr>
          <w:t xml:space="preserve">three </w:t>
        </w:r>
      </w:ins>
      <w:del w:id="83" w:author="Tom Anderson" w:date="2021-07-22T18:00:00Z">
        <w:r w:rsidRPr="00531838" w:rsidDel="00E9703E">
          <w:rPr>
            <w:rFonts w:asciiTheme="minorHAnsi" w:hAnsiTheme="minorHAnsi" w:cstheme="minorHAnsi"/>
            <w:w w:val="90"/>
          </w:rPr>
          <w:delText xml:space="preserve">3 basic </w:delText>
        </w:r>
      </w:del>
      <w:r w:rsidRPr="00531838">
        <w:rPr>
          <w:rFonts w:asciiTheme="minorHAnsi" w:hAnsiTheme="minorHAnsi" w:cstheme="minorHAnsi"/>
          <w:w w:val="90"/>
        </w:rPr>
        <w:t xml:space="preserve">REST </w:t>
      </w:r>
      <w:del w:id="84" w:author="Tom Anderson" w:date="2021-07-22T18:00:00Z">
        <w:r w:rsidRPr="00531838" w:rsidDel="00E9703E">
          <w:rPr>
            <w:rFonts w:asciiTheme="minorHAnsi" w:hAnsiTheme="minorHAnsi" w:cstheme="minorHAnsi"/>
            <w:w w:val="90"/>
          </w:rPr>
          <w:delText>operations</w:delText>
        </w:r>
      </w:del>
      <w:ins w:id="85" w:author="Tom Anderson" w:date="2021-07-22T18:01:00Z">
        <w:r w:rsidR="00E9703E">
          <w:rPr>
            <w:rFonts w:asciiTheme="minorHAnsi" w:hAnsiTheme="minorHAnsi" w:cstheme="minorHAnsi"/>
            <w:w w:val="90"/>
          </w:rPr>
          <w:t>operations</w:t>
        </w:r>
      </w:ins>
      <w:r w:rsidRPr="00531838">
        <w:rPr>
          <w:rFonts w:asciiTheme="minorHAnsi" w:hAnsiTheme="minorHAnsi" w:cstheme="minorHAnsi"/>
          <w:w w:val="90"/>
        </w:rPr>
        <w:t xml:space="preserve"> – GET, POST, and PATCH.</w:t>
      </w:r>
    </w:p>
    <w:p w14:paraId="77203597" w14:textId="77777777" w:rsidR="00703845" w:rsidRPr="00531838" w:rsidRDefault="00703845">
      <w:pPr>
        <w:pStyle w:val="BodyText"/>
        <w:spacing w:before="3"/>
        <w:ind w:left="0"/>
        <w:rPr>
          <w:rFonts w:asciiTheme="minorHAnsi" w:hAnsiTheme="minorHAnsi" w:cstheme="minorHAnsi"/>
        </w:rPr>
      </w:pPr>
    </w:p>
    <w:p w14:paraId="29B4D3F9" w14:textId="1B174725" w:rsidR="00703845" w:rsidRPr="00531838" w:rsidRDefault="00F35EF3">
      <w:pPr>
        <w:pStyle w:val="ListParagraph"/>
        <w:numPr>
          <w:ilvl w:val="1"/>
          <w:numId w:val="1"/>
        </w:numPr>
        <w:tabs>
          <w:tab w:val="left" w:pos="820"/>
          <w:tab w:val="left" w:pos="821"/>
        </w:tabs>
        <w:spacing w:line="276" w:lineRule="auto"/>
        <w:ind w:right="851"/>
        <w:rPr>
          <w:rFonts w:asciiTheme="minorHAnsi" w:hAnsiTheme="minorHAnsi" w:cstheme="minorHAnsi"/>
        </w:rPr>
      </w:pPr>
      <w:r w:rsidRPr="00531838">
        <w:rPr>
          <w:rFonts w:asciiTheme="minorHAnsi" w:hAnsiTheme="minorHAnsi" w:cstheme="minorHAnsi"/>
          <w:w w:val="95"/>
        </w:rPr>
        <w:t>GET is a data fetch operation that allows for querying of data</w:t>
      </w:r>
      <w:ins w:id="86" w:author="Tom Anderson" w:date="2021-07-22T18:00:00Z">
        <w:r w:rsidR="00E9703E">
          <w:rPr>
            <w:rFonts w:asciiTheme="minorHAnsi" w:hAnsiTheme="minorHAnsi" w:cstheme="minorHAnsi"/>
            <w:w w:val="95"/>
          </w:rPr>
          <w:t xml:space="preserve">.  </w:t>
        </w:r>
        <w:proofErr w:type="spellStart"/>
        <w:r w:rsidR="00E9703E">
          <w:rPr>
            <w:rFonts w:asciiTheme="minorHAnsi" w:hAnsiTheme="minorHAnsi" w:cstheme="minorHAnsi"/>
            <w:w w:val="95"/>
          </w:rPr>
          <w:t>eCX</w:t>
        </w:r>
      </w:ins>
      <w:proofErr w:type="spellEnd"/>
      <w:del w:id="87" w:author="Tom Anderson" w:date="2021-07-22T18:00:00Z">
        <w:r w:rsidRPr="00531838" w:rsidDel="00E9703E">
          <w:rPr>
            <w:rFonts w:asciiTheme="minorHAnsi" w:hAnsiTheme="minorHAnsi" w:cstheme="minorHAnsi"/>
            <w:w w:val="95"/>
          </w:rPr>
          <w:delText xml:space="preserve">, and eCX </w:delText>
        </w:r>
      </w:del>
      <w:ins w:id="88" w:author="Tom Anderson" w:date="2021-07-22T18:00:00Z">
        <w:r w:rsidR="00E9703E">
          <w:rPr>
            <w:rFonts w:asciiTheme="minorHAnsi" w:hAnsiTheme="minorHAnsi" w:cstheme="minorHAnsi"/>
            <w:w w:val="95"/>
          </w:rPr>
          <w:t xml:space="preserve"> </w:t>
        </w:r>
      </w:ins>
      <w:r w:rsidRPr="00531838">
        <w:rPr>
          <w:rFonts w:asciiTheme="minorHAnsi" w:hAnsiTheme="minorHAnsi" w:cstheme="minorHAnsi"/>
          <w:w w:val="95"/>
        </w:rPr>
        <w:t>supports multiple paramete</w:t>
      </w:r>
      <w:del w:id="89" w:author="Tom Anderson" w:date="2021-07-22T18:00:00Z">
        <w:r w:rsidRPr="00531838" w:rsidDel="00E9703E">
          <w:rPr>
            <w:rFonts w:asciiTheme="minorHAnsi" w:hAnsiTheme="minorHAnsi" w:cstheme="minorHAnsi"/>
            <w:w w:val="95"/>
          </w:rPr>
          <w:delText>r options.</w:delText>
        </w:r>
      </w:del>
      <w:ins w:id="90" w:author="Tom Anderson" w:date="2021-07-22T18:00:00Z">
        <w:r w:rsidR="00E9703E">
          <w:rPr>
            <w:rFonts w:asciiTheme="minorHAnsi" w:hAnsiTheme="minorHAnsi" w:cstheme="minorHAnsi"/>
            <w:w w:val="95"/>
          </w:rPr>
          <w:t>rs.</w:t>
        </w:r>
      </w:ins>
    </w:p>
    <w:p w14:paraId="1934C383" w14:textId="67110C9D" w:rsidR="00703845" w:rsidRPr="00531838" w:rsidRDefault="00F35EF3">
      <w:pPr>
        <w:pStyle w:val="ListParagraph"/>
        <w:numPr>
          <w:ilvl w:val="1"/>
          <w:numId w:val="1"/>
        </w:numPr>
        <w:tabs>
          <w:tab w:val="left" w:pos="820"/>
          <w:tab w:val="left" w:pos="821"/>
        </w:tabs>
        <w:spacing w:before="12"/>
        <w:rPr>
          <w:rFonts w:asciiTheme="minorHAnsi" w:hAnsiTheme="minorHAnsi" w:cstheme="minorHAnsi"/>
        </w:rPr>
      </w:pPr>
      <w:r w:rsidRPr="00531838">
        <w:rPr>
          <w:rFonts w:asciiTheme="minorHAnsi" w:hAnsiTheme="minorHAnsi" w:cstheme="minorHAnsi"/>
          <w:w w:val="90"/>
        </w:rPr>
        <w:t>POST sends new data to eCX within a JSON payload</w:t>
      </w:r>
      <w:ins w:id="91" w:author="Tom Anderson" w:date="2021-07-22T18:01:00Z">
        <w:r w:rsidR="00E9703E">
          <w:rPr>
            <w:rFonts w:asciiTheme="minorHAnsi" w:hAnsiTheme="minorHAnsi" w:cstheme="minorHAnsi"/>
            <w:w w:val="90"/>
          </w:rPr>
          <w:t>.</w:t>
        </w:r>
      </w:ins>
    </w:p>
    <w:p w14:paraId="183D3A14" w14:textId="5928D329" w:rsidR="00703845" w:rsidRPr="00531838" w:rsidRDefault="00F35EF3">
      <w:pPr>
        <w:pStyle w:val="ListParagraph"/>
        <w:numPr>
          <w:ilvl w:val="1"/>
          <w:numId w:val="1"/>
        </w:numPr>
        <w:tabs>
          <w:tab w:val="left" w:pos="820"/>
          <w:tab w:val="left" w:pos="821"/>
        </w:tabs>
        <w:spacing w:before="44"/>
        <w:rPr>
          <w:rFonts w:asciiTheme="minorHAnsi" w:hAnsiTheme="minorHAnsi" w:cstheme="minorHAnsi"/>
        </w:rPr>
      </w:pPr>
      <w:r w:rsidRPr="00531838">
        <w:rPr>
          <w:rFonts w:asciiTheme="minorHAnsi" w:hAnsiTheme="minorHAnsi" w:cstheme="minorHAnsi"/>
          <w:w w:val="90"/>
        </w:rPr>
        <w:t xml:space="preserve">PATCH is used to update existing </w:t>
      </w:r>
      <w:proofErr w:type="spellStart"/>
      <w:r w:rsidRPr="00531838">
        <w:rPr>
          <w:rFonts w:asciiTheme="minorHAnsi" w:hAnsiTheme="minorHAnsi" w:cstheme="minorHAnsi"/>
          <w:w w:val="90"/>
        </w:rPr>
        <w:t>eCX</w:t>
      </w:r>
      <w:proofErr w:type="spellEnd"/>
      <w:r w:rsidRPr="00531838">
        <w:rPr>
          <w:rFonts w:asciiTheme="minorHAnsi" w:hAnsiTheme="minorHAnsi" w:cstheme="minorHAnsi"/>
          <w:w w:val="90"/>
        </w:rPr>
        <w:t xml:space="preserve"> data values</w:t>
      </w:r>
      <w:ins w:id="92" w:author="Tom Anderson" w:date="2021-07-22T18:01:00Z">
        <w:r w:rsidR="00E9703E">
          <w:rPr>
            <w:rFonts w:asciiTheme="minorHAnsi" w:hAnsiTheme="minorHAnsi" w:cstheme="minorHAnsi"/>
            <w:w w:val="90"/>
          </w:rPr>
          <w:t xml:space="preserve"> using a JSON payload.</w:t>
        </w:r>
      </w:ins>
    </w:p>
    <w:p w14:paraId="0D587787" w14:textId="77777777" w:rsidR="00703394" w:rsidRDefault="00703394" w:rsidP="00E5160D">
      <w:pPr>
        <w:pStyle w:val="Heading1"/>
        <w:rPr>
          <w:w w:val="80"/>
        </w:rPr>
      </w:pPr>
    </w:p>
    <w:p w14:paraId="22AA3382" w14:textId="250D774A" w:rsidR="00703394" w:rsidRPr="00531838" w:rsidRDefault="00E9703E" w:rsidP="00703394">
      <w:pPr>
        <w:pStyle w:val="BodyText"/>
        <w:spacing w:line="273" w:lineRule="auto"/>
        <w:ind w:right="109"/>
        <w:rPr>
          <w:rFonts w:asciiTheme="minorHAnsi" w:hAnsiTheme="minorHAnsi" w:cstheme="minorHAnsi"/>
        </w:rPr>
      </w:pPr>
      <w:ins w:id="93" w:author="Tom Anderson" w:date="2021-07-22T18:02:00Z">
        <w:r>
          <w:rPr>
            <w:rFonts w:asciiTheme="minorHAnsi" w:hAnsiTheme="minorHAnsi" w:cstheme="minorHAnsi"/>
            <w:w w:val="95"/>
          </w:rPr>
          <w:t>E</w:t>
        </w:r>
      </w:ins>
      <w:del w:id="94" w:author="Tom Anderson" w:date="2021-07-22T18:01:00Z">
        <w:r w:rsidR="00703394" w:rsidRPr="00531838" w:rsidDel="00E9703E">
          <w:rPr>
            <w:rFonts w:asciiTheme="minorHAnsi" w:hAnsiTheme="minorHAnsi" w:cstheme="minorHAnsi"/>
            <w:w w:val="95"/>
          </w:rPr>
          <w:delText>In e</w:delText>
        </w:r>
      </w:del>
      <w:r w:rsidR="00703394" w:rsidRPr="00531838">
        <w:rPr>
          <w:rFonts w:asciiTheme="minorHAnsi" w:hAnsiTheme="minorHAnsi" w:cstheme="minorHAnsi"/>
          <w:w w:val="95"/>
        </w:rPr>
        <w:t xml:space="preserve">very GET, POST, or PATCH operation the eCX API returns data in JSON. There is a GET parameter </w:t>
      </w:r>
      <w:r w:rsidR="00703394" w:rsidRPr="00531838">
        <w:rPr>
          <w:rFonts w:asciiTheme="minorHAnsi" w:hAnsiTheme="minorHAnsi" w:cstheme="minorHAnsi"/>
        </w:rPr>
        <w:t xml:space="preserve">that will tell the eCX API to return data to you in CSV, however you’ll receive a much smaller subset of </w:t>
      </w:r>
      <w:r w:rsidR="00703394" w:rsidRPr="00531838">
        <w:rPr>
          <w:rFonts w:asciiTheme="minorHAnsi" w:hAnsiTheme="minorHAnsi" w:cstheme="minorHAnsi"/>
          <w:w w:val="95"/>
        </w:rPr>
        <w:t xml:space="preserve">data per entity that you will with JSON. This is because using JSON allows </w:t>
      </w:r>
      <w:ins w:id="95" w:author="Tom Anderson" w:date="2021-07-22T18:02:00Z">
        <w:r>
          <w:rPr>
            <w:rFonts w:asciiTheme="minorHAnsi" w:hAnsiTheme="minorHAnsi" w:cstheme="minorHAnsi"/>
            <w:w w:val="95"/>
          </w:rPr>
          <w:t>nested</w:t>
        </w:r>
      </w:ins>
      <w:del w:id="96" w:author="Tom Anderson" w:date="2021-07-22T18:02:00Z">
        <w:r w:rsidR="00703394" w:rsidRPr="00531838" w:rsidDel="00E9703E">
          <w:rPr>
            <w:rFonts w:asciiTheme="minorHAnsi" w:hAnsiTheme="minorHAnsi" w:cstheme="minorHAnsi"/>
            <w:w w:val="95"/>
          </w:rPr>
          <w:delText>us to nest</w:delText>
        </w:r>
      </w:del>
      <w:r w:rsidR="00703394" w:rsidRPr="00531838">
        <w:rPr>
          <w:rFonts w:asciiTheme="minorHAnsi" w:hAnsiTheme="minorHAnsi" w:cstheme="minorHAnsi"/>
          <w:w w:val="95"/>
        </w:rPr>
        <w:t xml:space="preserve"> arrays and objects in</w:t>
      </w:r>
      <w:del w:id="97" w:author="Tom Anderson" w:date="2021-07-22T18:02:00Z">
        <w:r w:rsidR="00703394" w:rsidRPr="00531838" w:rsidDel="00E9703E">
          <w:rPr>
            <w:rFonts w:asciiTheme="minorHAnsi" w:hAnsiTheme="minorHAnsi" w:cstheme="minorHAnsi"/>
            <w:w w:val="95"/>
          </w:rPr>
          <w:delText xml:space="preserve">to </w:delText>
        </w:r>
      </w:del>
      <w:ins w:id="98" w:author="Tom Anderson" w:date="2021-07-22T18:02:00Z">
        <w:r>
          <w:rPr>
            <w:rFonts w:asciiTheme="minorHAnsi" w:hAnsiTheme="minorHAnsi" w:cstheme="minorHAnsi"/>
            <w:w w:val="95"/>
          </w:rPr>
          <w:t xml:space="preserve"> </w:t>
        </w:r>
      </w:ins>
      <w:r w:rsidR="00703394" w:rsidRPr="00531838">
        <w:rPr>
          <w:rFonts w:asciiTheme="minorHAnsi" w:hAnsiTheme="minorHAnsi" w:cstheme="minorHAnsi"/>
          <w:w w:val="95"/>
        </w:rPr>
        <w:t>the JSON schema, and these arrays and objects cannot be represented in CSV</w:t>
      </w:r>
      <w:ins w:id="99" w:author="Tom Anderson" w:date="2021-07-22T18:02:00Z">
        <w:r>
          <w:rPr>
            <w:rFonts w:asciiTheme="minorHAnsi" w:hAnsiTheme="minorHAnsi" w:cstheme="minorHAnsi"/>
            <w:w w:val="95"/>
          </w:rPr>
          <w:t>, so</w:t>
        </w:r>
      </w:ins>
      <w:del w:id="100" w:author="Tom Anderson" w:date="2021-07-22T18:02:00Z">
        <w:r w:rsidR="00703394" w:rsidRPr="00531838" w:rsidDel="00E9703E">
          <w:rPr>
            <w:rFonts w:asciiTheme="minorHAnsi" w:hAnsiTheme="minorHAnsi" w:cstheme="minorHAnsi"/>
            <w:w w:val="95"/>
          </w:rPr>
          <w:delText xml:space="preserve">, and </w:delText>
        </w:r>
      </w:del>
      <w:ins w:id="101" w:author="Tom Anderson" w:date="2021-07-22T18:02:00Z">
        <w:r>
          <w:rPr>
            <w:rFonts w:asciiTheme="minorHAnsi" w:hAnsiTheme="minorHAnsi" w:cstheme="minorHAnsi"/>
            <w:w w:val="95"/>
          </w:rPr>
          <w:t xml:space="preserve"> </w:t>
        </w:r>
      </w:ins>
      <w:r w:rsidR="00703394" w:rsidRPr="00531838">
        <w:rPr>
          <w:rFonts w:asciiTheme="minorHAnsi" w:hAnsiTheme="minorHAnsi" w:cstheme="minorHAnsi"/>
          <w:w w:val="95"/>
        </w:rPr>
        <w:t>the data within these JSON objects and arrays are omitted in CSV. Sending data to eCX using POST requires the data payload to be in JSON</w:t>
      </w:r>
      <w:ins w:id="102" w:author="Tom Anderson" w:date="2021-07-22T18:03:00Z">
        <w:r>
          <w:rPr>
            <w:rFonts w:asciiTheme="minorHAnsi" w:hAnsiTheme="minorHAnsi" w:cstheme="minorHAnsi"/>
            <w:w w:val="95"/>
          </w:rPr>
          <w:t xml:space="preserve">.  </w:t>
        </w:r>
      </w:ins>
      <w:del w:id="103" w:author="Tom Anderson" w:date="2021-07-22T18:03:00Z">
        <w:r w:rsidR="00703394" w:rsidRPr="00531838" w:rsidDel="00E9703E">
          <w:rPr>
            <w:rFonts w:asciiTheme="minorHAnsi" w:hAnsiTheme="minorHAnsi" w:cstheme="minorHAnsi"/>
            <w:w w:val="95"/>
          </w:rPr>
          <w:delText xml:space="preserve">, </w:delText>
        </w:r>
      </w:del>
      <w:r w:rsidR="00703394" w:rsidRPr="00531838">
        <w:rPr>
          <w:rFonts w:asciiTheme="minorHAnsi" w:hAnsiTheme="minorHAnsi" w:cstheme="minorHAnsi"/>
          <w:w w:val="95"/>
        </w:rPr>
        <w:t>CSV is not an option for POST.</w:t>
      </w:r>
    </w:p>
    <w:p w14:paraId="1F021841" w14:textId="77777777" w:rsidR="00703394" w:rsidRPr="00703394" w:rsidRDefault="00703394" w:rsidP="00703394">
      <w:pPr>
        <w:pStyle w:val="BodyText"/>
        <w:spacing w:before="163" w:line="273" w:lineRule="auto"/>
        <w:rPr>
          <w:rFonts w:asciiTheme="minorHAnsi" w:hAnsiTheme="minorHAnsi" w:cstheme="minorHAnsi"/>
          <w:b/>
          <w:bCs/>
        </w:rPr>
      </w:pPr>
    </w:p>
    <w:p w14:paraId="2E69377A" w14:textId="77777777" w:rsidR="00703394" w:rsidRPr="00531838" w:rsidRDefault="00703394" w:rsidP="00703394">
      <w:pPr>
        <w:pStyle w:val="Heading1"/>
      </w:pPr>
      <w:r w:rsidRPr="00531838">
        <w:rPr>
          <w:w w:val="85"/>
        </w:rPr>
        <w:t>FINAL APPROVAL FOR SUBMITTING THROUGH THE eCX UI</w:t>
      </w:r>
    </w:p>
    <w:p w14:paraId="15821033" w14:textId="36EDF343" w:rsidR="00703394" w:rsidRPr="00531838" w:rsidRDefault="00703394" w:rsidP="00703394">
      <w:pPr>
        <w:pStyle w:val="BodyText"/>
        <w:spacing w:before="197" w:line="273" w:lineRule="auto"/>
        <w:ind w:right="124"/>
        <w:rPr>
          <w:rFonts w:asciiTheme="minorHAnsi" w:hAnsiTheme="minorHAnsi" w:cstheme="minorHAnsi"/>
        </w:rPr>
      </w:pPr>
      <w:r w:rsidRPr="00531838">
        <w:rPr>
          <w:rFonts w:asciiTheme="minorHAnsi" w:hAnsiTheme="minorHAnsi" w:cstheme="minorHAnsi"/>
        </w:rPr>
        <w:t>No final approval is necessary</w:t>
      </w:r>
      <w:ins w:id="104" w:author="Tom Anderson" w:date="2021-07-22T18:03:00Z">
        <w:r w:rsidR="00E9703E">
          <w:rPr>
            <w:rFonts w:asciiTheme="minorHAnsi" w:hAnsiTheme="minorHAnsi" w:cstheme="minorHAnsi"/>
          </w:rPr>
          <w:t xml:space="preserve"> when submitting</w:t>
        </w:r>
      </w:ins>
      <w:del w:id="105" w:author="Tom Anderson" w:date="2021-07-22T18:03:00Z">
        <w:r w:rsidRPr="00531838" w:rsidDel="00E9703E">
          <w:rPr>
            <w:rFonts w:asciiTheme="minorHAnsi" w:hAnsiTheme="minorHAnsi" w:cstheme="minorHAnsi"/>
          </w:rPr>
          <w:delText xml:space="preserve"> to submit</w:delText>
        </w:r>
      </w:del>
      <w:r w:rsidRPr="00531838">
        <w:rPr>
          <w:rFonts w:asciiTheme="minorHAnsi" w:hAnsiTheme="minorHAnsi" w:cstheme="minorHAnsi"/>
        </w:rPr>
        <w:t xml:space="preserve"> phish data through the </w:t>
      </w:r>
      <w:proofErr w:type="spellStart"/>
      <w:r w:rsidRPr="00531838">
        <w:rPr>
          <w:rFonts w:asciiTheme="minorHAnsi" w:hAnsiTheme="minorHAnsi" w:cstheme="minorHAnsi"/>
        </w:rPr>
        <w:t>eCX</w:t>
      </w:r>
      <w:proofErr w:type="spellEnd"/>
      <w:r w:rsidRPr="00531838">
        <w:rPr>
          <w:rFonts w:asciiTheme="minorHAnsi" w:hAnsiTheme="minorHAnsi" w:cstheme="minorHAnsi"/>
        </w:rPr>
        <w:t xml:space="preserve"> UI</w:t>
      </w:r>
      <w:ins w:id="106" w:author="Tom Anderson" w:date="2021-07-22T18:03:00Z">
        <w:r w:rsidR="00E9703E">
          <w:rPr>
            <w:rFonts w:asciiTheme="minorHAnsi" w:hAnsiTheme="minorHAnsi" w:cstheme="minorHAnsi"/>
          </w:rPr>
          <w:t>.  W</w:t>
        </w:r>
      </w:ins>
      <w:del w:id="107" w:author="Tom Anderson" w:date="2021-07-22T18:03:00Z">
        <w:r w:rsidRPr="00531838" w:rsidDel="00E9703E">
          <w:rPr>
            <w:rFonts w:asciiTheme="minorHAnsi" w:hAnsiTheme="minorHAnsi" w:cstheme="minorHAnsi"/>
          </w:rPr>
          <w:delText>, w</w:delText>
        </w:r>
      </w:del>
      <w:r w:rsidRPr="00531838">
        <w:rPr>
          <w:rFonts w:asciiTheme="minorHAnsi" w:hAnsiTheme="minorHAnsi" w:cstheme="minorHAnsi"/>
        </w:rPr>
        <w:t xml:space="preserve">hen your user account is </w:t>
      </w:r>
      <w:r w:rsidRPr="00531838">
        <w:rPr>
          <w:rFonts w:asciiTheme="minorHAnsi" w:hAnsiTheme="minorHAnsi" w:cstheme="minorHAnsi"/>
          <w:w w:val="95"/>
        </w:rPr>
        <w:t xml:space="preserve">approved by </w:t>
      </w:r>
      <w:del w:id="108" w:author="Tom Anderson" w:date="2021-07-22T18:03:00Z">
        <w:r w:rsidRPr="00531838" w:rsidDel="00E9703E">
          <w:rPr>
            <w:rFonts w:asciiTheme="minorHAnsi" w:hAnsiTheme="minorHAnsi" w:cstheme="minorHAnsi"/>
            <w:w w:val="95"/>
          </w:rPr>
          <w:delText xml:space="preserve">the </w:delText>
        </w:r>
      </w:del>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administrators the system automatically gives you access into the phish module and enables you to submit phishing data via the UI.</w:t>
      </w:r>
    </w:p>
    <w:p w14:paraId="6B265739" w14:textId="77777777" w:rsidR="00703394" w:rsidRDefault="00703394" w:rsidP="00E5160D">
      <w:pPr>
        <w:pStyle w:val="Heading1"/>
        <w:rPr>
          <w:w w:val="80"/>
        </w:rPr>
      </w:pPr>
    </w:p>
    <w:p w14:paraId="77DAC69B" w14:textId="77777777" w:rsidR="00703394" w:rsidRDefault="00703394" w:rsidP="00E5160D">
      <w:pPr>
        <w:pStyle w:val="Heading1"/>
        <w:rPr>
          <w:w w:val="80"/>
        </w:rPr>
      </w:pPr>
    </w:p>
    <w:p w14:paraId="7FE9E1A9" w14:textId="38ED04B8" w:rsidR="00703845" w:rsidRPr="00531838" w:rsidRDefault="00F35EF3" w:rsidP="00E5160D">
      <w:pPr>
        <w:pStyle w:val="Heading1"/>
      </w:pPr>
      <w:r w:rsidRPr="00531838">
        <w:rPr>
          <w:w w:val="80"/>
        </w:rPr>
        <w:t>eCX API TOKEN KEYS</w:t>
      </w:r>
    </w:p>
    <w:p w14:paraId="4A830CC6" w14:textId="77777777" w:rsidR="00703845" w:rsidRPr="00531838" w:rsidRDefault="00703845">
      <w:pPr>
        <w:pStyle w:val="BodyText"/>
        <w:spacing w:before="4"/>
        <w:ind w:left="0"/>
        <w:rPr>
          <w:rFonts w:asciiTheme="minorHAnsi" w:hAnsiTheme="minorHAnsi" w:cstheme="minorHAnsi"/>
          <w:b/>
        </w:rPr>
      </w:pPr>
    </w:p>
    <w:p w14:paraId="208DF5DA" w14:textId="38CD6834" w:rsidR="00703845" w:rsidRPr="00531838" w:rsidRDefault="00F35EF3">
      <w:pPr>
        <w:pStyle w:val="BodyText"/>
        <w:spacing w:line="273" w:lineRule="auto"/>
        <w:ind w:right="109"/>
        <w:rPr>
          <w:rFonts w:asciiTheme="minorHAnsi" w:hAnsiTheme="minorHAnsi" w:cstheme="minorHAnsi"/>
        </w:rPr>
      </w:pPr>
      <w:r w:rsidRPr="00531838">
        <w:rPr>
          <w:rFonts w:asciiTheme="minorHAnsi" w:hAnsiTheme="minorHAnsi" w:cstheme="minorHAnsi"/>
        </w:rPr>
        <w:t>For every eCX API operation</w:t>
      </w:r>
      <w:ins w:id="109" w:author="Tom Anderson" w:date="2021-07-22T18:04:00Z">
        <w:r w:rsidR="00E9703E">
          <w:rPr>
            <w:rFonts w:asciiTheme="minorHAnsi" w:hAnsiTheme="minorHAnsi" w:cstheme="minorHAnsi"/>
          </w:rPr>
          <w:t>,</w:t>
        </w:r>
      </w:ins>
      <w:r w:rsidRPr="00531838">
        <w:rPr>
          <w:rFonts w:asciiTheme="minorHAnsi" w:hAnsiTheme="minorHAnsi" w:cstheme="minorHAnsi"/>
        </w:rPr>
        <w:t xml:space="preserve"> your eCX API Key will need to be sent in the request</w:t>
      </w:r>
      <w:ins w:id="110" w:author="Tom Anderson" w:date="2021-07-22T18:04:00Z">
        <w:r w:rsidR="00E9703E">
          <w:rPr>
            <w:rFonts w:asciiTheme="minorHAnsi" w:hAnsiTheme="minorHAnsi" w:cstheme="minorHAnsi"/>
          </w:rPr>
          <w:t>’s Authorization</w:t>
        </w:r>
      </w:ins>
      <w:r w:rsidRPr="00531838">
        <w:rPr>
          <w:rFonts w:asciiTheme="minorHAnsi" w:hAnsiTheme="minorHAnsi" w:cstheme="minorHAnsi"/>
        </w:rPr>
        <w:t xml:space="preserve"> header</w:t>
      </w:r>
      <w:del w:id="111" w:author="Tom Anderson" w:date="2021-07-22T18:04:00Z">
        <w:r w:rsidRPr="00531838" w:rsidDel="00E9703E">
          <w:rPr>
            <w:rFonts w:asciiTheme="minorHAnsi" w:hAnsiTheme="minorHAnsi" w:cstheme="minorHAnsi"/>
          </w:rPr>
          <w:delText xml:space="preserve"> within the </w:delText>
        </w:r>
        <w:r w:rsidRPr="00531838" w:rsidDel="00E9703E">
          <w:rPr>
            <w:rFonts w:asciiTheme="minorHAnsi" w:hAnsiTheme="minorHAnsi" w:cstheme="minorHAnsi"/>
            <w:w w:val="95"/>
          </w:rPr>
          <w:delText>Authorization key/value pair</w:delText>
        </w:r>
      </w:del>
      <w:r w:rsidRPr="00531838">
        <w:rPr>
          <w:rFonts w:asciiTheme="minorHAnsi" w:hAnsiTheme="minorHAnsi" w:cstheme="minorHAnsi"/>
          <w:w w:val="95"/>
        </w:rPr>
        <w:t>.</w:t>
      </w:r>
      <w:ins w:id="112" w:author="Tom Anderson" w:date="2021-07-22T18:04:00Z">
        <w:r w:rsidR="00E9703E">
          <w:rPr>
            <w:rFonts w:asciiTheme="minorHAnsi" w:hAnsiTheme="minorHAnsi" w:cstheme="minorHAnsi"/>
            <w:w w:val="95"/>
          </w:rPr>
          <w:t xml:space="preserve"> </w:t>
        </w:r>
      </w:ins>
      <w:r w:rsidRPr="00531838">
        <w:rPr>
          <w:rFonts w:asciiTheme="minorHAnsi" w:hAnsiTheme="minorHAnsi" w:cstheme="minorHAnsi"/>
          <w:w w:val="95"/>
        </w:rPr>
        <w:t xml:space="preserve"> You’ll see this in the examples for every operation shown here.</w:t>
      </w:r>
      <w:ins w:id="113" w:author="Tom Anderson" w:date="2021-07-22T18:04:00Z">
        <w:r w:rsidR="00E9703E">
          <w:rPr>
            <w:rFonts w:asciiTheme="minorHAnsi" w:hAnsiTheme="minorHAnsi" w:cstheme="minorHAnsi"/>
            <w:w w:val="95"/>
          </w:rPr>
          <w:t xml:space="preserve"> </w:t>
        </w:r>
      </w:ins>
      <w:r w:rsidRPr="00531838">
        <w:rPr>
          <w:rFonts w:asciiTheme="minorHAnsi" w:hAnsiTheme="minorHAnsi" w:cstheme="minorHAnsi"/>
          <w:w w:val="95"/>
        </w:rPr>
        <w:t xml:space="preserve"> Your eCX API Key is shown in </w:t>
      </w:r>
      <w:del w:id="114" w:author="Tom Anderson" w:date="2021-07-22T18:05:00Z">
        <w:r w:rsidRPr="00531838" w:rsidDel="00E9703E">
          <w:rPr>
            <w:rFonts w:asciiTheme="minorHAnsi" w:hAnsiTheme="minorHAnsi" w:cstheme="minorHAnsi"/>
            <w:w w:val="95"/>
          </w:rPr>
          <w:delText xml:space="preserve">eCX within </w:delText>
        </w:r>
      </w:del>
      <w:r w:rsidRPr="00531838">
        <w:rPr>
          <w:rFonts w:asciiTheme="minorHAnsi" w:hAnsiTheme="minorHAnsi" w:cstheme="minorHAnsi"/>
          <w:w w:val="95"/>
        </w:rPr>
        <w:t xml:space="preserve">your </w:t>
      </w:r>
      <w:proofErr w:type="spellStart"/>
      <w:ins w:id="115" w:author="Tom Anderson" w:date="2021-07-22T18:05:00Z">
        <w:r w:rsidR="00E9703E">
          <w:rPr>
            <w:rFonts w:asciiTheme="minorHAnsi" w:hAnsiTheme="minorHAnsi" w:cstheme="minorHAnsi"/>
            <w:w w:val="95"/>
          </w:rPr>
          <w:t>eCX</w:t>
        </w:r>
        <w:proofErr w:type="spellEnd"/>
        <w:r w:rsidR="00E9703E">
          <w:rPr>
            <w:rFonts w:asciiTheme="minorHAnsi" w:hAnsiTheme="minorHAnsi" w:cstheme="minorHAnsi"/>
            <w:w w:val="95"/>
          </w:rPr>
          <w:t xml:space="preserve"> </w:t>
        </w:r>
      </w:ins>
      <w:r w:rsidRPr="00531838">
        <w:rPr>
          <w:rFonts w:asciiTheme="minorHAnsi" w:hAnsiTheme="minorHAnsi" w:cstheme="minorHAnsi"/>
          <w:w w:val="95"/>
        </w:rPr>
        <w:t xml:space="preserve">user profile, located at </w:t>
      </w:r>
      <w:r w:rsidR="00965332">
        <w:fldChar w:fldCharType="begin"/>
      </w:r>
      <w:r w:rsidR="00965332">
        <w:instrText xml:space="preserve"> HYPERLINK "https://ecrimex.net/users/update" \h </w:instrText>
      </w:r>
      <w:r w:rsidR="00965332">
        <w:fldChar w:fldCharType="separate"/>
      </w:r>
      <w:r w:rsidRPr="00531838">
        <w:rPr>
          <w:rFonts w:asciiTheme="minorHAnsi" w:hAnsiTheme="minorHAnsi" w:cstheme="minorHAnsi"/>
          <w:color w:val="0462C1"/>
          <w:w w:val="95"/>
          <w:u w:val="single" w:color="0462C1"/>
        </w:rPr>
        <w:t>https://ecrimex.net/users/update</w:t>
      </w:r>
      <w:del w:id="116" w:author="Tom Anderson" w:date="2021-07-22T18:06:00Z">
        <w:r w:rsidRPr="00531838" w:rsidDel="00E9703E">
          <w:rPr>
            <w:rFonts w:asciiTheme="minorHAnsi" w:hAnsiTheme="minorHAnsi" w:cstheme="minorHAnsi"/>
            <w:color w:val="0462C1"/>
            <w:w w:val="95"/>
            <w:u w:val="single" w:color="0462C1"/>
          </w:rPr>
          <w:delText xml:space="preserve"> </w:delText>
        </w:r>
      </w:del>
      <w:r w:rsidR="00965332">
        <w:rPr>
          <w:rFonts w:asciiTheme="minorHAnsi" w:hAnsiTheme="minorHAnsi" w:cstheme="minorHAnsi"/>
          <w:color w:val="0462C1"/>
          <w:w w:val="95"/>
          <w:u w:val="single" w:color="0462C1"/>
        </w:rPr>
        <w:fldChar w:fldCharType="end"/>
      </w:r>
      <w:ins w:id="117" w:author="Tom Anderson" w:date="2021-07-22T18:06:00Z">
        <w:r w:rsidR="00E9703E">
          <w:rPr>
            <w:rFonts w:asciiTheme="minorHAnsi" w:hAnsiTheme="minorHAnsi" w:cstheme="minorHAnsi"/>
            <w:color w:val="0462C1"/>
            <w:w w:val="95"/>
            <w:u w:val="single" w:color="0462C1"/>
          </w:rPr>
          <w:t xml:space="preserve">  Your</w:t>
        </w:r>
      </w:ins>
      <w:del w:id="118" w:author="Tom Anderson" w:date="2021-07-22T18:06:00Z">
        <w:r w:rsidRPr="00531838" w:rsidDel="00E9703E">
          <w:rPr>
            <w:rFonts w:asciiTheme="minorHAnsi" w:hAnsiTheme="minorHAnsi" w:cstheme="minorHAnsi"/>
            <w:w w:val="95"/>
          </w:rPr>
          <w:delText>The</w:delText>
        </w:r>
      </w:del>
      <w:r w:rsidRPr="00531838">
        <w:rPr>
          <w:rFonts w:asciiTheme="minorHAnsi" w:hAnsiTheme="minorHAnsi" w:cstheme="minorHAnsi"/>
          <w:w w:val="95"/>
        </w:rPr>
        <w:t xml:space="preserve">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Key is tied to your user account</w:t>
      </w:r>
      <w:del w:id="119" w:author="Tom Anderson" w:date="2021-07-22T18:05:00Z">
        <w:r w:rsidRPr="00531838" w:rsidDel="00E9703E">
          <w:rPr>
            <w:rFonts w:asciiTheme="minorHAnsi" w:hAnsiTheme="minorHAnsi" w:cstheme="minorHAnsi"/>
            <w:w w:val="95"/>
          </w:rPr>
          <w:delText>,</w:delText>
        </w:r>
      </w:del>
      <w:r w:rsidRPr="00531838">
        <w:rPr>
          <w:rFonts w:asciiTheme="minorHAnsi" w:hAnsiTheme="minorHAnsi" w:cstheme="minorHAnsi"/>
          <w:w w:val="95"/>
        </w:rPr>
        <w:t xml:space="preserve"> and allows eCX to determine wh</w:t>
      </w:r>
      <w:ins w:id="120" w:author="Tom Anderson" w:date="2021-07-22T18:06:00Z">
        <w:r w:rsidR="00E9703E">
          <w:rPr>
            <w:rFonts w:asciiTheme="minorHAnsi" w:hAnsiTheme="minorHAnsi" w:cstheme="minorHAnsi"/>
            <w:w w:val="95"/>
          </w:rPr>
          <w:t>ich</w:t>
        </w:r>
      </w:ins>
      <w:del w:id="121" w:author="Tom Anderson" w:date="2021-07-22T18:06:00Z">
        <w:r w:rsidRPr="00531838" w:rsidDel="00E9703E">
          <w:rPr>
            <w:rFonts w:asciiTheme="minorHAnsi" w:hAnsiTheme="minorHAnsi" w:cstheme="minorHAnsi"/>
            <w:w w:val="95"/>
          </w:rPr>
          <w:delText>at</w:delText>
        </w:r>
      </w:del>
      <w:r w:rsidRPr="00531838">
        <w:rPr>
          <w:rFonts w:asciiTheme="minorHAnsi" w:hAnsiTheme="minorHAnsi" w:cstheme="minorHAnsi"/>
          <w:w w:val="95"/>
        </w:rPr>
        <w:t xml:space="preserve"> access rights </w:t>
      </w:r>
      <w:ins w:id="122" w:author="Tom Anderson" w:date="2021-07-22T18:06:00Z">
        <w:r w:rsidR="00E9703E">
          <w:rPr>
            <w:rFonts w:asciiTheme="minorHAnsi" w:hAnsiTheme="minorHAnsi" w:cstheme="minorHAnsi"/>
            <w:w w:val="95"/>
          </w:rPr>
          <w:t>are available to you</w:t>
        </w:r>
      </w:ins>
      <w:del w:id="123" w:author="Tom Anderson" w:date="2021-07-22T18:06:00Z">
        <w:r w:rsidRPr="00531838" w:rsidDel="00E9703E">
          <w:rPr>
            <w:rFonts w:asciiTheme="minorHAnsi" w:hAnsiTheme="minorHAnsi" w:cstheme="minorHAnsi"/>
            <w:w w:val="95"/>
          </w:rPr>
          <w:delText>you have available</w:delText>
        </w:r>
      </w:del>
      <w:r w:rsidRPr="00531838">
        <w:rPr>
          <w:rFonts w:asciiTheme="minorHAnsi" w:hAnsiTheme="minorHAnsi" w:cstheme="minorHAnsi"/>
          <w:w w:val="95"/>
        </w:rPr>
        <w:t>.</w:t>
      </w:r>
    </w:p>
    <w:p w14:paraId="518627FB" w14:textId="77777777" w:rsidR="00703394" w:rsidRDefault="00703394" w:rsidP="00E5160D">
      <w:pPr>
        <w:pStyle w:val="Heading1"/>
        <w:rPr>
          <w:w w:val="85"/>
        </w:rPr>
      </w:pPr>
    </w:p>
    <w:p w14:paraId="619B1C3F" w14:textId="77777777" w:rsidR="00703845" w:rsidRPr="00531838" w:rsidRDefault="00703845">
      <w:pPr>
        <w:pStyle w:val="BodyText"/>
        <w:spacing w:before="2"/>
        <w:ind w:left="0"/>
        <w:rPr>
          <w:rFonts w:asciiTheme="minorHAnsi" w:hAnsiTheme="minorHAnsi" w:cstheme="minorHAnsi"/>
          <w:b/>
        </w:rPr>
      </w:pPr>
    </w:p>
    <w:p w14:paraId="4D8165E2" w14:textId="2CA96BBF" w:rsidR="00703845" w:rsidRPr="00531838" w:rsidRDefault="00F35EF3" w:rsidP="00E5160D">
      <w:pPr>
        <w:pStyle w:val="Heading1"/>
      </w:pPr>
      <w:del w:id="124" w:author="Tom Anderson" w:date="2021-07-22T18:06:00Z">
        <w:r w:rsidRPr="00531838" w:rsidDel="00F83E81">
          <w:rPr>
            <w:w w:val="75"/>
          </w:rPr>
          <w:delText xml:space="preserve">RESULT  </w:delText>
        </w:r>
      </w:del>
      <w:proofErr w:type="gramStart"/>
      <w:ins w:id="125" w:author="Tom Anderson" w:date="2021-07-22T18:06:00Z">
        <w:r w:rsidR="00F83E81">
          <w:rPr>
            <w:w w:val="75"/>
          </w:rPr>
          <w:t>RESPONSE</w:t>
        </w:r>
        <w:r w:rsidR="00F83E81" w:rsidRPr="00531838">
          <w:rPr>
            <w:w w:val="75"/>
          </w:rPr>
          <w:t xml:space="preserve">  </w:t>
        </w:r>
      </w:ins>
      <w:r w:rsidRPr="00531838">
        <w:rPr>
          <w:w w:val="75"/>
        </w:rPr>
        <w:t>CODES</w:t>
      </w:r>
      <w:proofErr w:type="gramEnd"/>
    </w:p>
    <w:p w14:paraId="782E7B85" w14:textId="77777777" w:rsidR="00703845" w:rsidRPr="00531838" w:rsidRDefault="00703845">
      <w:pPr>
        <w:pStyle w:val="BodyText"/>
        <w:spacing w:before="4"/>
        <w:ind w:left="0"/>
        <w:rPr>
          <w:rFonts w:asciiTheme="minorHAnsi" w:hAnsiTheme="minorHAnsi" w:cstheme="minorHAnsi"/>
          <w:b/>
        </w:rPr>
      </w:pPr>
    </w:p>
    <w:p w14:paraId="2A459727" w14:textId="1ABDF329" w:rsidR="00703845" w:rsidRPr="00531838" w:rsidRDefault="00F35EF3">
      <w:pPr>
        <w:pStyle w:val="BodyText"/>
        <w:spacing w:line="273" w:lineRule="auto"/>
        <w:ind w:right="109"/>
        <w:rPr>
          <w:rFonts w:asciiTheme="minorHAnsi" w:hAnsiTheme="minorHAnsi" w:cstheme="minorHAnsi"/>
        </w:rPr>
      </w:pPr>
      <w:r w:rsidRPr="00531838">
        <w:rPr>
          <w:rFonts w:asciiTheme="minorHAnsi" w:hAnsiTheme="minorHAnsi" w:cstheme="minorHAnsi"/>
          <w:w w:val="95"/>
        </w:rPr>
        <w:t xml:space="preserve">Following standardized API interaction protocols, the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returns</w:t>
      </w:r>
      <w:ins w:id="126" w:author="Tom Anderson" w:date="2021-07-22T18:07:00Z">
        <w:r w:rsidR="00F83E81">
          <w:rPr>
            <w:rFonts w:asciiTheme="minorHAnsi" w:hAnsiTheme="minorHAnsi" w:cstheme="minorHAnsi"/>
            <w:w w:val="95"/>
          </w:rPr>
          <w:t xml:space="preserve"> standard HTTP</w:t>
        </w:r>
      </w:ins>
      <w:r w:rsidRPr="00531838">
        <w:rPr>
          <w:rFonts w:asciiTheme="minorHAnsi" w:hAnsiTheme="minorHAnsi" w:cstheme="minorHAnsi"/>
          <w:w w:val="95"/>
        </w:rPr>
        <w:t xml:space="preserve"> </w:t>
      </w:r>
      <w:del w:id="127" w:author="Tom Anderson" w:date="2021-07-22T18:07:00Z">
        <w:r w:rsidRPr="00531838" w:rsidDel="00F83E81">
          <w:rPr>
            <w:rFonts w:asciiTheme="minorHAnsi" w:hAnsiTheme="minorHAnsi" w:cstheme="minorHAnsi"/>
            <w:w w:val="95"/>
          </w:rPr>
          <w:delText xml:space="preserve">result </w:delText>
        </w:r>
      </w:del>
      <w:ins w:id="128" w:author="Tom Anderson" w:date="2021-07-22T18:07:00Z">
        <w:r w:rsidR="00F83E81">
          <w:rPr>
            <w:rFonts w:asciiTheme="minorHAnsi" w:hAnsiTheme="minorHAnsi" w:cstheme="minorHAnsi"/>
            <w:w w:val="95"/>
          </w:rPr>
          <w:t>response</w:t>
        </w:r>
        <w:r w:rsidR="00F83E81" w:rsidRPr="00531838">
          <w:rPr>
            <w:rFonts w:asciiTheme="minorHAnsi" w:hAnsiTheme="minorHAnsi" w:cstheme="minorHAnsi"/>
            <w:w w:val="95"/>
          </w:rPr>
          <w:t xml:space="preserve"> </w:t>
        </w:r>
      </w:ins>
      <w:r w:rsidRPr="00531838">
        <w:rPr>
          <w:rFonts w:asciiTheme="minorHAnsi" w:hAnsiTheme="minorHAnsi" w:cstheme="minorHAnsi"/>
          <w:w w:val="95"/>
        </w:rPr>
        <w:t xml:space="preserve">codes indicating success or </w:t>
      </w:r>
      <w:r w:rsidRPr="00531838">
        <w:rPr>
          <w:rFonts w:asciiTheme="minorHAnsi" w:hAnsiTheme="minorHAnsi" w:cstheme="minorHAnsi"/>
        </w:rPr>
        <w:t xml:space="preserve">failure of each operation. </w:t>
      </w:r>
      <w:ins w:id="129" w:author="Tom Anderson" w:date="2021-07-22T18:08:00Z">
        <w:r w:rsidR="00F83E81">
          <w:rPr>
            <w:rFonts w:asciiTheme="minorHAnsi" w:hAnsiTheme="minorHAnsi" w:cstheme="minorHAnsi"/>
          </w:rPr>
          <w:t xml:space="preserve"> </w:t>
        </w:r>
      </w:ins>
      <w:r w:rsidRPr="00531838">
        <w:rPr>
          <w:rFonts w:asciiTheme="minorHAnsi" w:hAnsiTheme="minorHAnsi" w:cstheme="minorHAnsi"/>
          <w:w w:val="95"/>
        </w:rPr>
        <w:t xml:space="preserve">Users should always </w:t>
      </w:r>
      <w:del w:id="130" w:author="Tom Anderson" w:date="2021-07-22T18:07:00Z">
        <w:r w:rsidRPr="00531838" w:rsidDel="00F83E81">
          <w:rPr>
            <w:rFonts w:asciiTheme="minorHAnsi" w:hAnsiTheme="minorHAnsi" w:cstheme="minorHAnsi"/>
            <w:w w:val="95"/>
          </w:rPr>
          <w:delText xml:space="preserve">be </w:delText>
        </w:r>
      </w:del>
      <w:proofErr w:type="spellStart"/>
      <w:r w:rsidRPr="00531838">
        <w:rPr>
          <w:rFonts w:asciiTheme="minorHAnsi" w:hAnsiTheme="minorHAnsi" w:cstheme="minorHAnsi"/>
          <w:w w:val="95"/>
        </w:rPr>
        <w:t>checki</w:t>
      </w:r>
      <w:proofErr w:type="spellEnd"/>
      <w:del w:id="131" w:author="Tom Anderson" w:date="2021-07-22T18:07:00Z">
        <w:r w:rsidRPr="00531838" w:rsidDel="00F83E81">
          <w:rPr>
            <w:rFonts w:asciiTheme="minorHAnsi" w:hAnsiTheme="minorHAnsi" w:cstheme="minorHAnsi"/>
            <w:w w:val="95"/>
          </w:rPr>
          <w:delText>ng</w:delText>
        </w:r>
      </w:del>
      <w:r w:rsidRPr="00531838">
        <w:rPr>
          <w:rFonts w:asciiTheme="minorHAnsi" w:hAnsiTheme="minorHAnsi" w:cstheme="minorHAnsi"/>
          <w:w w:val="95"/>
        </w:rPr>
        <w:t xml:space="preserve"> </w:t>
      </w:r>
      <w:r w:rsidRPr="00531838">
        <w:rPr>
          <w:rFonts w:asciiTheme="minorHAnsi" w:hAnsiTheme="minorHAnsi" w:cstheme="minorHAnsi"/>
        </w:rPr>
        <w:t xml:space="preserve">for the expected </w:t>
      </w:r>
      <w:del w:id="132" w:author="Tom Anderson" w:date="2021-07-22T18:07:00Z">
        <w:r w:rsidRPr="00531838" w:rsidDel="00F83E81">
          <w:rPr>
            <w:rFonts w:asciiTheme="minorHAnsi" w:hAnsiTheme="minorHAnsi" w:cstheme="minorHAnsi"/>
          </w:rPr>
          <w:delText>result</w:delText>
        </w:r>
      </w:del>
      <w:ins w:id="133" w:author="Tom Anderson" w:date="2021-07-22T18:07:00Z">
        <w:r w:rsidR="00F83E81">
          <w:rPr>
            <w:rFonts w:asciiTheme="minorHAnsi" w:hAnsiTheme="minorHAnsi" w:cstheme="minorHAnsi"/>
          </w:rPr>
          <w:t>response</w:t>
        </w:r>
      </w:ins>
      <w:r w:rsidRPr="00531838">
        <w:rPr>
          <w:rFonts w:asciiTheme="minorHAnsi" w:hAnsiTheme="minorHAnsi" w:cstheme="minorHAnsi"/>
        </w:rPr>
        <w:t xml:space="preserve"> code from </w:t>
      </w:r>
      <w:del w:id="134" w:author="Tom Anderson" w:date="2021-07-22T18:07:00Z">
        <w:r w:rsidRPr="00531838" w:rsidDel="00F83E81">
          <w:rPr>
            <w:rFonts w:asciiTheme="minorHAnsi" w:hAnsiTheme="minorHAnsi" w:cstheme="minorHAnsi"/>
          </w:rPr>
          <w:delText>the</w:delText>
        </w:r>
      </w:del>
      <w:ins w:id="135" w:author="Tom Anderson" w:date="2021-07-22T18:07:00Z">
        <w:r w:rsidR="00F83E81">
          <w:rPr>
            <w:rFonts w:asciiTheme="minorHAnsi" w:hAnsiTheme="minorHAnsi" w:cstheme="minorHAnsi"/>
          </w:rPr>
          <w:t>each</w:t>
        </w:r>
      </w:ins>
      <w:r w:rsidRPr="00531838">
        <w:rPr>
          <w:rFonts w:asciiTheme="minorHAnsi" w:hAnsiTheme="minorHAnsi" w:cstheme="minorHAnsi"/>
        </w:rPr>
        <w:t xml:space="preserve"> operation</w:t>
      </w:r>
      <w:del w:id="136" w:author="Tom Anderson" w:date="2021-07-22T18:07:00Z">
        <w:r w:rsidRPr="00531838" w:rsidDel="00F83E81">
          <w:rPr>
            <w:rFonts w:asciiTheme="minorHAnsi" w:hAnsiTheme="minorHAnsi" w:cstheme="minorHAnsi"/>
          </w:rPr>
          <w:delText>,</w:delText>
        </w:r>
      </w:del>
      <w:r w:rsidRPr="00531838">
        <w:rPr>
          <w:rFonts w:asciiTheme="minorHAnsi" w:hAnsiTheme="minorHAnsi" w:cstheme="minorHAnsi"/>
        </w:rPr>
        <w:t xml:space="preserve"> and hand</w:t>
      </w:r>
      <w:ins w:id="137" w:author="Tom Anderson" w:date="2021-07-22T18:07:00Z">
        <w:r w:rsidR="00F83E81">
          <w:rPr>
            <w:rFonts w:asciiTheme="minorHAnsi" w:hAnsiTheme="minorHAnsi" w:cstheme="minorHAnsi"/>
          </w:rPr>
          <w:t>l</w:t>
        </w:r>
      </w:ins>
      <w:del w:id="138" w:author="Tom Anderson" w:date="2021-07-22T18:07:00Z">
        <w:r w:rsidRPr="00531838" w:rsidDel="00F83E81">
          <w:rPr>
            <w:rFonts w:asciiTheme="minorHAnsi" w:hAnsiTheme="minorHAnsi" w:cstheme="minorHAnsi"/>
          </w:rPr>
          <w:delText>ling</w:delText>
        </w:r>
      </w:del>
      <w:ins w:id="139" w:author="Tom Anderson" w:date="2021-07-22T18:07:00Z">
        <w:r w:rsidR="00F83E81">
          <w:rPr>
            <w:rFonts w:asciiTheme="minorHAnsi" w:hAnsiTheme="minorHAnsi" w:cstheme="minorHAnsi"/>
          </w:rPr>
          <w:t>e</w:t>
        </w:r>
      </w:ins>
      <w:r w:rsidRPr="00531838">
        <w:rPr>
          <w:rFonts w:asciiTheme="minorHAnsi" w:hAnsiTheme="minorHAnsi" w:cstheme="minorHAnsi"/>
        </w:rPr>
        <w:t xml:space="preserve"> situations where the </w:t>
      </w:r>
      <w:ins w:id="140" w:author="Tom Anderson" w:date="2021-07-22T18:07:00Z">
        <w:r w:rsidR="00F83E81">
          <w:rPr>
            <w:rFonts w:asciiTheme="minorHAnsi" w:hAnsiTheme="minorHAnsi" w:cstheme="minorHAnsi"/>
          </w:rPr>
          <w:t>response</w:t>
        </w:r>
      </w:ins>
      <w:del w:id="141" w:author="Tom Anderson" w:date="2021-07-22T18:07:00Z">
        <w:r w:rsidRPr="00531838" w:rsidDel="00F83E81">
          <w:rPr>
            <w:rFonts w:asciiTheme="minorHAnsi" w:hAnsiTheme="minorHAnsi" w:cstheme="minorHAnsi"/>
          </w:rPr>
          <w:delText>result</w:delText>
        </w:r>
      </w:del>
      <w:r w:rsidRPr="00531838">
        <w:rPr>
          <w:rFonts w:asciiTheme="minorHAnsi" w:hAnsiTheme="minorHAnsi" w:cstheme="minorHAnsi"/>
        </w:rPr>
        <w:t xml:space="preserve"> code returned </w:t>
      </w:r>
      <w:r w:rsidRPr="00531838">
        <w:rPr>
          <w:rFonts w:asciiTheme="minorHAnsi" w:hAnsiTheme="minorHAnsi" w:cstheme="minorHAnsi"/>
          <w:w w:val="95"/>
        </w:rPr>
        <w:t xml:space="preserve">indicates that the operation failed. </w:t>
      </w:r>
      <w:ins w:id="142" w:author="Tom Anderson" w:date="2021-07-22T18:08:00Z">
        <w:r w:rsidR="00F83E81">
          <w:rPr>
            <w:rFonts w:asciiTheme="minorHAnsi" w:hAnsiTheme="minorHAnsi" w:cstheme="minorHAnsi"/>
            <w:w w:val="95"/>
          </w:rPr>
          <w:t xml:space="preserve"> </w:t>
        </w:r>
      </w:ins>
      <w:r w:rsidRPr="00531838">
        <w:rPr>
          <w:rFonts w:asciiTheme="minorHAnsi" w:hAnsiTheme="minorHAnsi" w:cstheme="minorHAnsi"/>
          <w:w w:val="95"/>
        </w:rPr>
        <w:t xml:space="preserve">The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w:t>
      </w:r>
      <w:ins w:id="143" w:author="Tom Anderson" w:date="2021-07-22T18:08:00Z">
        <w:r w:rsidR="00F83E81">
          <w:rPr>
            <w:rFonts w:asciiTheme="minorHAnsi" w:hAnsiTheme="minorHAnsi" w:cstheme="minorHAnsi"/>
            <w:w w:val="95"/>
          </w:rPr>
          <w:t xml:space="preserve">returns response </w:t>
        </w:r>
      </w:ins>
      <w:del w:id="144" w:author="Tom Anderson" w:date="2021-07-22T18:08:00Z">
        <w:r w:rsidRPr="00531838" w:rsidDel="00F83E81">
          <w:rPr>
            <w:rFonts w:asciiTheme="minorHAnsi" w:hAnsiTheme="minorHAnsi" w:cstheme="minorHAnsi"/>
            <w:w w:val="95"/>
          </w:rPr>
          <w:delText xml:space="preserve">reports back result </w:delText>
        </w:r>
      </w:del>
      <w:r w:rsidRPr="00531838">
        <w:rPr>
          <w:rFonts w:asciiTheme="minorHAnsi" w:hAnsiTheme="minorHAnsi" w:cstheme="minorHAnsi"/>
          <w:w w:val="95"/>
        </w:rPr>
        <w:t xml:space="preserve">codes for malformed queries, missing </w:t>
      </w:r>
      <w:r w:rsidRPr="00531838">
        <w:rPr>
          <w:rFonts w:asciiTheme="minorHAnsi" w:hAnsiTheme="minorHAnsi" w:cstheme="minorHAnsi"/>
        </w:rPr>
        <w:t>API token keys, and</w:t>
      </w:r>
      <w:ins w:id="145" w:author="Tom Anderson" w:date="2021-07-22T18:08:00Z">
        <w:r w:rsidR="00F83E81">
          <w:rPr>
            <w:rFonts w:asciiTheme="minorHAnsi" w:hAnsiTheme="minorHAnsi" w:cstheme="minorHAnsi"/>
          </w:rPr>
          <w:t xml:space="preserve"> other</w:t>
        </w:r>
      </w:ins>
      <w:r w:rsidRPr="00531838">
        <w:rPr>
          <w:rFonts w:asciiTheme="minorHAnsi" w:hAnsiTheme="minorHAnsi" w:cstheme="minorHAnsi"/>
        </w:rPr>
        <w:t xml:space="preserve"> problems</w:t>
      </w:r>
      <w:del w:id="146" w:author="Tom Anderson" w:date="2021-07-22T18:08:00Z">
        <w:r w:rsidRPr="00531838" w:rsidDel="00F83E81">
          <w:rPr>
            <w:rFonts w:asciiTheme="minorHAnsi" w:hAnsiTheme="minorHAnsi" w:cstheme="minorHAnsi"/>
          </w:rPr>
          <w:delText xml:space="preserve"> found in other operational states</w:delText>
        </w:r>
      </w:del>
      <w:r w:rsidRPr="00531838">
        <w:rPr>
          <w:rFonts w:asciiTheme="minorHAnsi" w:hAnsiTheme="minorHAnsi" w:cstheme="minorHAnsi"/>
        </w:rPr>
        <w:t xml:space="preserve">. </w:t>
      </w:r>
      <w:ins w:id="147" w:author="Tom Anderson" w:date="2021-07-22T18:08:00Z">
        <w:r w:rsidR="00F83E81">
          <w:rPr>
            <w:rFonts w:asciiTheme="minorHAnsi" w:hAnsiTheme="minorHAnsi" w:cstheme="minorHAnsi"/>
          </w:rPr>
          <w:t xml:space="preserve"> </w:t>
        </w:r>
      </w:ins>
      <w:r w:rsidRPr="00531838">
        <w:rPr>
          <w:rFonts w:asciiTheme="minorHAnsi" w:hAnsiTheme="minorHAnsi" w:cstheme="minorHAnsi"/>
        </w:rPr>
        <w:t>All of this information</w:t>
      </w:r>
      <w:ins w:id="148" w:author="Tom Anderson" w:date="2021-07-22T18:09:00Z">
        <w:r w:rsidR="00F83E81">
          <w:rPr>
            <w:rFonts w:asciiTheme="minorHAnsi" w:hAnsiTheme="minorHAnsi" w:cstheme="minorHAnsi"/>
          </w:rPr>
          <w:t>,</w:t>
        </w:r>
      </w:ins>
      <w:r w:rsidRPr="00531838">
        <w:rPr>
          <w:rFonts w:asciiTheme="minorHAnsi" w:hAnsiTheme="minorHAnsi" w:cstheme="minorHAnsi"/>
        </w:rPr>
        <w:t xml:space="preserve"> on </w:t>
      </w:r>
      <w:del w:id="149" w:author="Tom Anderson" w:date="2021-07-22T18:09:00Z">
        <w:r w:rsidRPr="00531838" w:rsidDel="00F83E81">
          <w:rPr>
            <w:rFonts w:asciiTheme="minorHAnsi" w:hAnsiTheme="minorHAnsi" w:cstheme="minorHAnsi"/>
          </w:rPr>
          <w:delText xml:space="preserve">both </w:delText>
        </w:r>
      </w:del>
      <w:proofErr w:type="spellStart"/>
      <w:r w:rsidRPr="00531838">
        <w:rPr>
          <w:rFonts w:asciiTheme="minorHAnsi" w:hAnsiTheme="minorHAnsi" w:cstheme="minorHAnsi"/>
        </w:rPr>
        <w:t>eCX</w:t>
      </w:r>
      <w:proofErr w:type="spellEnd"/>
      <w:r w:rsidRPr="00531838">
        <w:rPr>
          <w:rFonts w:asciiTheme="minorHAnsi" w:hAnsiTheme="minorHAnsi" w:cstheme="minorHAnsi"/>
        </w:rPr>
        <w:t xml:space="preserve"> API use and </w:t>
      </w:r>
      <w:del w:id="150" w:author="Tom Anderson" w:date="2021-07-22T18:09:00Z">
        <w:r w:rsidRPr="00531838" w:rsidDel="00F83E81">
          <w:rPr>
            <w:rFonts w:asciiTheme="minorHAnsi" w:hAnsiTheme="minorHAnsi" w:cstheme="minorHAnsi"/>
          </w:rPr>
          <w:delText xml:space="preserve">possible </w:delText>
        </w:r>
      </w:del>
      <w:r w:rsidRPr="00531838">
        <w:rPr>
          <w:rFonts w:asciiTheme="minorHAnsi" w:hAnsiTheme="minorHAnsi" w:cstheme="minorHAnsi"/>
        </w:rPr>
        <w:t>response codes</w:t>
      </w:r>
      <w:ins w:id="151" w:author="Tom Anderson" w:date="2021-07-22T18:09:00Z">
        <w:r w:rsidR="00F83E81">
          <w:rPr>
            <w:rFonts w:asciiTheme="minorHAnsi" w:hAnsiTheme="minorHAnsi" w:cstheme="minorHAnsi"/>
          </w:rPr>
          <w:t>,</w:t>
        </w:r>
      </w:ins>
      <w:r w:rsidRPr="00531838">
        <w:rPr>
          <w:rFonts w:asciiTheme="minorHAnsi" w:hAnsiTheme="minorHAnsi" w:cstheme="minorHAnsi"/>
        </w:rPr>
        <w:t xml:space="preserve"> </w:t>
      </w:r>
      <w:del w:id="152" w:author="Tom Anderson" w:date="2021-07-22T18:09:00Z">
        <w:r w:rsidRPr="00531838" w:rsidDel="00F83E81">
          <w:rPr>
            <w:rFonts w:asciiTheme="minorHAnsi" w:hAnsiTheme="minorHAnsi" w:cstheme="minorHAnsi"/>
          </w:rPr>
          <w:delText xml:space="preserve">are </w:delText>
        </w:r>
      </w:del>
      <w:ins w:id="153" w:author="Tom Anderson" w:date="2021-07-22T18:09:00Z">
        <w:r w:rsidR="00F83E81">
          <w:rPr>
            <w:rFonts w:asciiTheme="minorHAnsi" w:hAnsiTheme="minorHAnsi" w:cstheme="minorHAnsi"/>
          </w:rPr>
          <w:t>is</w:t>
        </w:r>
        <w:r w:rsidR="00F83E81" w:rsidRPr="00531838">
          <w:rPr>
            <w:rFonts w:asciiTheme="minorHAnsi" w:hAnsiTheme="minorHAnsi" w:cstheme="minorHAnsi"/>
          </w:rPr>
          <w:t xml:space="preserve"> </w:t>
        </w:r>
      </w:ins>
      <w:r w:rsidRPr="00531838">
        <w:rPr>
          <w:rFonts w:asciiTheme="minorHAnsi" w:hAnsiTheme="minorHAnsi" w:cstheme="minorHAnsi"/>
        </w:rPr>
        <w:t xml:space="preserve">outlined in the eCX API documentation located at </w:t>
      </w:r>
      <w:hyperlink r:id="rId18">
        <w:r w:rsidRPr="00531838">
          <w:rPr>
            <w:rFonts w:asciiTheme="minorHAnsi" w:hAnsiTheme="minorHAnsi" w:cstheme="minorHAnsi"/>
            <w:color w:val="0462C1"/>
            <w:u w:val="single" w:color="0462C1"/>
          </w:rPr>
          <w:t xml:space="preserve">https://ecrimex.net/api </w:t>
        </w:r>
      </w:hyperlink>
      <w:r w:rsidRPr="00531838">
        <w:rPr>
          <w:rFonts w:asciiTheme="minorHAnsi" w:hAnsiTheme="minorHAnsi" w:cstheme="minorHAnsi"/>
        </w:rPr>
        <w:t>.</w:t>
      </w:r>
    </w:p>
    <w:p w14:paraId="4AC47421" w14:textId="77777777" w:rsidR="00703845" w:rsidRPr="00531838" w:rsidRDefault="00703845">
      <w:pPr>
        <w:spacing w:line="273" w:lineRule="auto"/>
        <w:rPr>
          <w:rFonts w:asciiTheme="minorHAnsi" w:hAnsiTheme="minorHAnsi" w:cstheme="minorHAnsi"/>
        </w:rPr>
        <w:sectPr w:rsidR="00703845" w:rsidRPr="00531838">
          <w:pgSz w:w="12240" w:h="15840"/>
          <w:pgMar w:top="1400" w:right="1320" w:bottom="1480" w:left="1340" w:header="0" w:footer="1281" w:gutter="0"/>
          <w:cols w:space="720"/>
        </w:sectPr>
      </w:pPr>
    </w:p>
    <w:p w14:paraId="6DA80255" w14:textId="77777777" w:rsidR="00703845" w:rsidRPr="00531838" w:rsidRDefault="00F35EF3" w:rsidP="00E5160D">
      <w:pPr>
        <w:pStyle w:val="Heading1"/>
      </w:pPr>
      <w:r w:rsidRPr="00531838">
        <w:rPr>
          <w:w w:val="85"/>
        </w:rPr>
        <w:lastRenderedPageBreak/>
        <w:t>eCX API DOCUMENTATION</w:t>
      </w:r>
    </w:p>
    <w:p w14:paraId="616E69BE" w14:textId="6CA722DF" w:rsidR="00703845" w:rsidRPr="00531838" w:rsidRDefault="00F35EF3" w:rsidP="00F83E81">
      <w:pPr>
        <w:pStyle w:val="BodyText"/>
        <w:spacing w:before="197" w:line="273" w:lineRule="auto"/>
        <w:ind w:right="206"/>
        <w:rPr>
          <w:rFonts w:asciiTheme="minorHAnsi" w:hAnsiTheme="minorHAnsi" w:cstheme="minorHAnsi"/>
        </w:rPr>
        <w:pPrChange w:id="154" w:author="Tom Anderson" w:date="2021-07-22T18:10:00Z">
          <w:pPr>
            <w:pStyle w:val="BodyText"/>
            <w:spacing w:before="197" w:line="273" w:lineRule="auto"/>
            <w:ind w:right="206"/>
            <w:jc w:val="both"/>
          </w:pPr>
        </w:pPrChange>
      </w:pPr>
      <w:r w:rsidRPr="00531838">
        <w:rPr>
          <w:rFonts w:asciiTheme="minorHAnsi" w:hAnsiTheme="minorHAnsi" w:cstheme="minorHAnsi"/>
          <w:w w:val="95"/>
        </w:rPr>
        <w:t xml:space="preserve">The eCX API documentation is generated using the </w:t>
      </w:r>
      <w:proofErr w:type="spellStart"/>
      <w:r w:rsidRPr="00531838">
        <w:rPr>
          <w:rFonts w:asciiTheme="minorHAnsi" w:hAnsiTheme="minorHAnsi" w:cstheme="minorHAnsi"/>
          <w:w w:val="95"/>
        </w:rPr>
        <w:t>OpenAPI</w:t>
      </w:r>
      <w:proofErr w:type="spellEnd"/>
      <w:del w:id="155" w:author="Tom Anderson" w:date="2021-07-22T18:09:00Z">
        <w:r w:rsidRPr="00531838" w:rsidDel="00F83E81">
          <w:rPr>
            <w:rFonts w:asciiTheme="minorHAnsi" w:hAnsiTheme="minorHAnsi" w:cstheme="minorHAnsi"/>
            <w:w w:val="95"/>
          </w:rPr>
          <w:delText xml:space="preserve"> (formerly Swagger)</w:delText>
        </w:r>
      </w:del>
      <w:r w:rsidRPr="00531838">
        <w:rPr>
          <w:rFonts w:asciiTheme="minorHAnsi" w:hAnsiTheme="minorHAnsi" w:cstheme="minorHAnsi"/>
          <w:w w:val="95"/>
        </w:rPr>
        <w:t xml:space="preserve"> format. There is </w:t>
      </w:r>
      <w:del w:id="156" w:author="Tom Anderson" w:date="2021-07-22T18:10:00Z">
        <w:r w:rsidRPr="00531838" w:rsidDel="00F83E81">
          <w:rPr>
            <w:rFonts w:asciiTheme="minorHAnsi" w:hAnsiTheme="minorHAnsi" w:cstheme="minorHAnsi"/>
            <w:w w:val="95"/>
          </w:rPr>
          <w:delText xml:space="preserve">even an </w:delText>
        </w:r>
      </w:del>
      <w:ins w:id="157" w:author="Tom Anderson" w:date="2021-07-22T18:11:00Z">
        <w:r w:rsidR="00F83E81">
          <w:rPr>
            <w:rFonts w:asciiTheme="minorHAnsi" w:hAnsiTheme="minorHAnsi" w:cstheme="minorHAnsi"/>
            <w:w w:val="95"/>
          </w:rPr>
          <w:t xml:space="preserve">an </w:t>
        </w:r>
      </w:ins>
      <w:del w:id="158" w:author="Tom Anderson" w:date="2021-07-22T18:11:00Z">
        <w:r w:rsidRPr="00531838" w:rsidDel="00F83E81">
          <w:rPr>
            <w:rFonts w:asciiTheme="minorHAnsi" w:hAnsiTheme="minorHAnsi" w:cstheme="minorHAnsi"/>
            <w:w w:val="95"/>
          </w:rPr>
          <w:delText xml:space="preserve">eCX API documentation </w:delText>
        </w:r>
      </w:del>
      <w:r w:rsidRPr="00531838">
        <w:rPr>
          <w:rFonts w:asciiTheme="minorHAnsi" w:hAnsiTheme="minorHAnsi" w:cstheme="minorHAnsi"/>
          <w:w w:val="95"/>
        </w:rPr>
        <w:t xml:space="preserve">option </w:t>
      </w:r>
      <w:del w:id="159" w:author="Tom Anderson" w:date="2021-07-22T18:11:00Z">
        <w:r w:rsidRPr="00531838" w:rsidDel="00F83E81">
          <w:rPr>
            <w:rFonts w:asciiTheme="minorHAnsi" w:hAnsiTheme="minorHAnsi" w:cstheme="minorHAnsi"/>
            <w:w w:val="95"/>
          </w:rPr>
          <w:delText>that</w:delText>
        </w:r>
      </w:del>
      <w:ins w:id="160" w:author="Tom Anderson" w:date="2021-07-22T18:11:00Z">
        <w:r w:rsidR="00F83E81">
          <w:rPr>
            <w:rFonts w:asciiTheme="minorHAnsi" w:hAnsiTheme="minorHAnsi" w:cstheme="minorHAnsi"/>
            <w:w w:val="95"/>
          </w:rPr>
          <w:t>to</w:t>
        </w:r>
      </w:ins>
      <w:r w:rsidRPr="00531838">
        <w:rPr>
          <w:rFonts w:asciiTheme="minorHAnsi" w:hAnsiTheme="minorHAnsi" w:cstheme="minorHAnsi"/>
          <w:w w:val="95"/>
        </w:rPr>
        <w:t xml:space="preserve"> </w:t>
      </w:r>
      <w:del w:id="161" w:author="Tom Anderson" w:date="2021-07-22T18:11:00Z">
        <w:r w:rsidRPr="00531838" w:rsidDel="00F83E81">
          <w:rPr>
            <w:rFonts w:asciiTheme="minorHAnsi" w:hAnsiTheme="minorHAnsi" w:cstheme="minorHAnsi"/>
            <w:w w:val="95"/>
          </w:rPr>
          <w:delText xml:space="preserve">will </w:delText>
        </w:r>
      </w:del>
      <w:r w:rsidRPr="00531838">
        <w:rPr>
          <w:rFonts w:asciiTheme="minorHAnsi" w:hAnsiTheme="minorHAnsi" w:cstheme="minorHAnsi"/>
          <w:w w:val="95"/>
        </w:rPr>
        <w:t xml:space="preserve">dump </w:t>
      </w:r>
      <w:del w:id="162" w:author="Tom Anderson" w:date="2021-07-22T18:11:00Z">
        <w:r w:rsidRPr="00531838" w:rsidDel="00F83E81">
          <w:rPr>
            <w:rFonts w:asciiTheme="minorHAnsi" w:hAnsiTheme="minorHAnsi" w:cstheme="minorHAnsi"/>
            <w:w w:val="95"/>
          </w:rPr>
          <w:delText xml:space="preserve">out </w:delText>
        </w:r>
      </w:del>
      <w:r w:rsidRPr="00531838">
        <w:rPr>
          <w:rFonts w:asciiTheme="minorHAnsi" w:hAnsiTheme="minorHAnsi" w:cstheme="minorHAnsi"/>
          <w:w w:val="95"/>
        </w:rPr>
        <w:t xml:space="preserve">the API docs in </w:t>
      </w:r>
      <w:proofErr w:type="spellStart"/>
      <w:r w:rsidRPr="00531838">
        <w:rPr>
          <w:rFonts w:asciiTheme="minorHAnsi" w:hAnsiTheme="minorHAnsi" w:cstheme="minorHAnsi"/>
          <w:w w:val="95"/>
        </w:rPr>
        <w:t>OpenAPI</w:t>
      </w:r>
      <w:proofErr w:type="spellEnd"/>
      <w:r w:rsidRPr="00531838">
        <w:rPr>
          <w:rFonts w:asciiTheme="minorHAnsi" w:hAnsiTheme="minorHAnsi" w:cstheme="minorHAnsi"/>
          <w:w w:val="95"/>
        </w:rPr>
        <w:t xml:space="preserve"> format. There are many tools for </w:t>
      </w:r>
      <w:proofErr w:type="spellStart"/>
      <w:r w:rsidRPr="00531838">
        <w:rPr>
          <w:rFonts w:asciiTheme="minorHAnsi" w:hAnsiTheme="minorHAnsi" w:cstheme="minorHAnsi"/>
          <w:w w:val="95"/>
        </w:rPr>
        <w:t>OpenAPI</w:t>
      </w:r>
      <w:proofErr w:type="spellEnd"/>
      <w:r w:rsidRPr="00531838">
        <w:rPr>
          <w:rFonts w:asciiTheme="minorHAnsi" w:hAnsiTheme="minorHAnsi" w:cstheme="minorHAnsi"/>
          <w:w w:val="95"/>
        </w:rPr>
        <w:t xml:space="preserve"> documents online </w:t>
      </w:r>
      <w:del w:id="163" w:author="Tom Anderson" w:date="2021-07-22T18:11:00Z">
        <w:r w:rsidRPr="00531838" w:rsidDel="00F83E81">
          <w:rPr>
            <w:rFonts w:asciiTheme="minorHAnsi" w:hAnsiTheme="minorHAnsi" w:cstheme="minorHAnsi"/>
            <w:w w:val="95"/>
          </w:rPr>
          <w:delText xml:space="preserve">and in GitHub </w:delText>
        </w:r>
      </w:del>
      <w:r w:rsidRPr="00531838">
        <w:rPr>
          <w:rFonts w:asciiTheme="minorHAnsi" w:hAnsiTheme="minorHAnsi" w:cstheme="minorHAnsi"/>
          <w:w w:val="95"/>
        </w:rPr>
        <w:t>that might help you fast track your API in</w:t>
      </w:r>
      <w:ins w:id="164" w:author="Tom Anderson" w:date="2021-07-22T18:11:00Z">
        <w:r w:rsidR="00F83E81">
          <w:rPr>
            <w:rFonts w:asciiTheme="minorHAnsi" w:hAnsiTheme="minorHAnsi" w:cstheme="minorHAnsi"/>
            <w:w w:val="95"/>
          </w:rPr>
          <w:t>tegration</w:t>
        </w:r>
      </w:ins>
      <w:del w:id="165" w:author="Tom Anderson" w:date="2021-07-22T18:11:00Z">
        <w:r w:rsidRPr="00531838" w:rsidDel="00F83E81">
          <w:rPr>
            <w:rFonts w:asciiTheme="minorHAnsi" w:hAnsiTheme="minorHAnsi" w:cstheme="minorHAnsi"/>
            <w:w w:val="95"/>
          </w:rPr>
          <w:delText>teraction</w:delText>
        </w:r>
      </w:del>
      <w:r w:rsidRPr="00531838">
        <w:rPr>
          <w:rFonts w:asciiTheme="minorHAnsi" w:hAnsiTheme="minorHAnsi" w:cstheme="minorHAnsi"/>
          <w:w w:val="95"/>
        </w:rPr>
        <w:t>.</w:t>
      </w:r>
    </w:p>
    <w:p w14:paraId="63DB8965" w14:textId="50BC3438" w:rsidR="00703845" w:rsidRDefault="00F35EF3">
      <w:pPr>
        <w:pStyle w:val="BodyText"/>
        <w:spacing w:before="163" w:line="273" w:lineRule="auto"/>
        <w:ind w:right="68"/>
        <w:rPr>
          <w:rFonts w:asciiTheme="minorHAnsi" w:hAnsiTheme="minorHAnsi" w:cstheme="minorHAnsi"/>
          <w:w w:val="95"/>
        </w:rPr>
      </w:pPr>
      <w:r w:rsidRPr="00531838">
        <w:rPr>
          <w:rFonts w:asciiTheme="minorHAnsi" w:hAnsiTheme="minorHAnsi" w:cstheme="minorHAnsi"/>
          <w:w w:val="95"/>
        </w:rPr>
        <w:t>On the eCX API documentation page in the eCX UI (</w:t>
      </w:r>
      <w:hyperlink r:id="rId19">
        <w:r w:rsidRPr="00531838">
          <w:rPr>
            <w:rFonts w:asciiTheme="minorHAnsi" w:hAnsiTheme="minorHAnsi" w:cstheme="minorHAnsi"/>
            <w:color w:val="0462C1"/>
            <w:w w:val="95"/>
            <w:u w:val="single" w:color="0462C1"/>
          </w:rPr>
          <w:t>https://ecrimex.net/api</w:t>
        </w:r>
      </w:hyperlink>
      <w:r w:rsidRPr="00531838">
        <w:rPr>
          <w:rFonts w:asciiTheme="minorHAnsi" w:hAnsiTheme="minorHAnsi" w:cstheme="minorHAnsi"/>
          <w:w w:val="95"/>
        </w:rPr>
        <w:t xml:space="preserve">) you </w:t>
      </w:r>
      <w:del w:id="166" w:author="Tom Anderson" w:date="2021-07-22T18:11:00Z">
        <w:r w:rsidRPr="00531838" w:rsidDel="00F83E81">
          <w:rPr>
            <w:rFonts w:asciiTheme="minorHAnsi" w:hAnsiTheme="minorHAnsi" w:cstheme="minorHAnsi"/>
            <w:w w:val="95"/>
          </w:rPr>
          <w:delText xml:space="preserve">can </w:delText>
        </w:r>
      </w:del>
      <w:ins w:id="167" w:author="Tom Anderson" w:date="2021-07-22T18:11:00Z">
        <w:r w:rsidR="00F83E81">
          <w:rPr>
            <w:rFonts w:asciiTheme="minorHAnsi" w:hAnsiTheme="minorHAnsi" w:cstheme="minorHAnsi"/>
            <w:w w:val="95"/>
          </w:rPr>
          <w:t xml:space="preserve">will </w:t>
        </w:r>
      </w:ins>
      <w:del w:id="168" w:author="Tom Anderson" w:date="2021-07-22T18:11:00Z">
        <w:r w:rsidRPr="00531838" w:rsidDel="00F83E81">
          <w:rPr>
            <w:rFonts w:asciiTheme="minorHAnsi" w:hAnsiTheme="minorHAnsi" w:cstheme="minorHAnsi"/>
            <w:w w:val="95"/>
          </w:rPr>
          <w:delText xml:space="preserve">also </w:delText>
        </w:r>
      </w:del>
      <w:r w:rsidRPr="00531838">
        <w:rPr>
          <w:rFonts w:asciiTheme="minorHAnsi" w:hAnsiTheme="minorHAnsi" w:cstheme="minorHAnsi"/>
          <w:w w:val="95"/>
        </w:rPr>
        <w:t xml:space="preserve">find ready-to- go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clients in various languages such as Java, Go, PERL, etc</w:t>
      </w:r>
      <w:r w:rsidR="001833AC" w:rsidRPr="00531838">
        <w:rPr>
          <w:rFonts w:asciiTheme="minorHAnsi" w:hAnsiTheme="minorHAnsi" w:cstheme="minorHAnsi"/>
          <w:w w:val="95"/>
        </w:rPr>
        <w:t xml:space="preserve">., </w:t>
      </w:r>
      <w:r w:rsidRPr="00531838">
        <w:rPr>
          <w:rFonts w:asciiTheme="minorHAnsi" w:hAnsiTheme="minorHAnsi" w:cstheme="minorHAnsi"/>
          <w:w w:val="95"/>
        </w:rPr>
        <w:t xml:space="preserve">that were generated using </w:t>
      </w:r>
      <w:proofErr w:type="spellStart"/>
      <w:r w:rsidRPr="00531838">
        <w:rPr>
          <w:rFonts w:asciiTheme="minorHAnsi" w:hAnsiTheme="minorHAnsi" w:cstheme="minorHAnsi"/>
          <w:w w:val="95"/>
        </w:rPr>
        <w:t>OpenAPI</w:t>
      </w:r>
      <w:proofErr w:type="spellEnd"/>
      <w:r w:rsidRPr="00531838">
        <w:rPr>
          <w:rFonts w:asciiTheme="minorHAnsi" w:hAnsiTheme="minorHAnsi" w:cstheme="minorHAnsi"/>
          <w:w w:val="95"/>
        </w:rPr>
        <w:t xml:space="preserve"> tools to help you fast track your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integration</w:t>
      </w:r>
      <w:del w:id="169" w:author="Tom Anderson" w:date="2021-07-22T18:12:00Z">
        <w:r w:rsidRPr="00531838" w:rsidDel="00F83E81">
          <w:rPr>
            <w:rFonts w:asciiTheme="minorHAnsi" w:hAnsiTheme="minorHAnsi" w:cstheme="minorHAnsi"/>
            <w:w w:val="95"/>
          </w:rPr>
          <w:delText xml:space="preserve"> into your business processes</w:delText>
        </w:r>
      </w:del>
      <w:r w:rsidRPr="00531838">
        <w:rPr>
          <w:rFonts w:asciiTheme="minorHAnsi" w:hAnsiTheme="minorHAnsi" w:cstheme="minorHAnsi"/>
          <w:w w:val="95"/>
        </w:rPr>
        <w:t>.</w:t>
      </w:r>
    </w:p>
    <w:p w14:paraId="62063CAD" w14:textId="77777777" w:rsidR="00EB25D9" w:rsidRPr="00531838" w:rsidRDefault="00EB25D9">
      <w:pPr>
        <w:pStyle w:val="BodyText"/>
        <w:spacing w:before="163" w:line="273" w:lineRule="auto"/>
        <w:ind w:right="68"/>
        <w:rPr>
          <w:rFonts w:asciiTheme="minorHAnsi" w:hAnsiTheme="minorHAnsi" w:cstheme="minorHAnsi"/>
        </w:rPr>
      </w:pPr>
    </w:p>
    <w:p w14:paraId="7832CCB1" w14:textId="77777777" w:rsidR="00703845" w:rsidRPr="00531838" w:rsidRDefault="00F35EF3" w:rsidP="00E5160D">
      <w:pPr>
        <w:pStyle w:val="Heading1"/>
      </w:pPr>
      <w:r w:rsidRPr="00531838">
        <w:rPr>
          <w:w w:val="95"/>
        </w:rPr>
        <w:t>POSTMAN</w:t>
      </w:r>
    </w:p>
    <w:p w14:paraId="4FE39CCF" w14:textId="77777777" w:rsidR="00703845" w:rsidRPr="00531838" w:rsidRDefault="00703845">
      <w:pPr>
        <w:pStyle w:val="BodyText"/>
        <w:spacing w:before="5"/>
        <w:ind w:left="0"/>
        <w:rPr>
          <w:rFonts w:asciiTheme="minorHAnsi" w:hAnsiTheme="minorHAnsi" w:cstheme="minorHAnsi"/>
          <w:b/>
        </w:rPr>
      </w:pPr>
    </w:p>
    <w:p w14:paraId="6A038A70" w14:textId="4B4682DD" w:rsidR="00703845" w:rsidRDefault="00F35EF3">
      <w:pPr>
        <w:pStyle w:val="BodyText"/>
        <w:spacing w:line="273" w:lineRule="auto"/>
        <w:rPr>
          <w:rFonts w:asciiTheme="minorHAnsi" w:hAnsiTheme="minorHAnsi" w:cstheme="minorHAnsi"/>
          <w:w w:val="95"/>
        </w:rPr>
      </w:pPr>
      <w:r w:rsidRPr="00531838">
        <w:rPr>
          <w:rFonts w:asciiTheme="minorHAnsi" w:hAnsiTheme="minorHAnsi" w:cstheme="minorHAnsi"/>
          <w:w w:val="95"/>
        </w:rPr>
        <w:t xml:space="preserve">Within the eCX </w:t>
      </w:r>
      <w:del w:id="170" w:author="Tom Anderson" w:date="2021-07-22T18:12:00Z">
        <w:r w:rsidRPr="00531838" w:rsidDel="00F83E81">
          <w:rPr>
            <w:rFonts w:asciiTheme="minorHAnsi" w:hAnsiTheme="minorHAnsi" w:cstheme="minorHAnsi"/>
            <w:w w:val="95"/>
          </w:rPr>
          <w:delText>E</w:delText>
        </w:r>
      </w:del>
      <w:ins w:id="171" w:author="Tom Anderson" w:date="2021-07-22T18:12:00Z">
        <w:r w:rsidR="00F83E81">
          <w:rPr>
            <w:rFonts w:asciiTheme="minorHAnsi" w:hAnsiTheme="minorHAnsi" w:cstheme="minorHAnsi"/>
            <w:w w:val="95"/>
          </w:rPr>
          <w:t>e</w:t>
        </w:r>
      </w:ins>
      <w:r w:rsidRPr="00531838">
        <w:rPr>
          <w:rFonts w:asciiTheme="minorHAnsi" w:hAnsiTheme="minorHAnsi" w:cstheme="minorHAnsi"/>
          <w:w w:val="95"/>
        </w:rPr>
        <w:t xml:space="preserve">ngineering department, the staff uses the free Postman API client to interact manually </w:t>
      </w:r>
      <w:r w:rsidRPr="00531838">
        <w:rPr>
          <w:rFonts w:asciiTheme="minorHAnsi" w:hAnsiTheme="minorHAnsi" w:cstheme="minorHAnsi"/>
        </w:rPr>
        <w:t xml:space="preserve">with the eCX API to perform quick testing and querying for data. </w:t>
      </w:r>
      <w:ins w:id="172" w:author="Tom Anderson" w:date="2021-07-22T18:12:00Z">
        <w:r w:rsidR="00F83E81">
          <w:rPr>
            <w:rFonts w:asciiTheme="minorHAnsi" w:hAnsiTheme="minorHAnsi" w:cstheme="minorHAnsi"/>
          </w:rPr>
          <w:t xml:space="preserve"> </w:t>
        </w:r>
      </w:ins>
      <w:r w:rsidRPr="00531838">
        <w:rPr>
          <w:rFonts w:asciiTheme="minorHAnsi" w:hAnsiTheme="minorHAnsi" w:cstheme="minorHAnsi"/>
        </w:rPr>
        <w:t xml:space="preserve">The client can be downloaded at </w:t>
      </w:r>
      <w:hyperlink r:id="rId20">
        <w:r w:rsidRPr="00531838">
          <w:rPr>
            <w:rFonts w:asciiTheme="minorHAnsi" w:hAnsiTheme="minorHAnsi" w:cstheme="minorHAnsi"/>
            <w:color w:val="0462C1"/>
            <w:w w:val="95"/>
            <w:u w:val="single" w:color="0462C1"/>
          </w:rPr>
          <w:t xml:space="preserve">https://www.getpostman.com/apps </w:t>
        </w:r>
      </w:hyperlink>
      <w:r w:rsidRPr="00531838">
        <w:rPr>
          <w:rFonts w:asciiTheme="minorHAnsi" w:hAnsiTheme="minorHAnsi" w:cstheme="minorHAnsi"/>
          <w:w w:val="95"/>
        </w:rPr>
        <w:t xml:space="preserve">. </w:t>
      </w:r>
      <w:ins w:id="173" w:author="Tom Anderson" w:date="2021-07-22T18:12:00Z">
        <w:r w:rsidR="00F83E81">
          <w:rPr>
            <w:rFonts w:asciiTheme="minorHAnsi" w:hAnsiTheme="minorHAnsi" w:cstheme="minorHAnsi"/>
            <w:w w:val="95"/>
          </w:rPr>
          <w:t xml:space="preserve"> </w:t>
        </w:r>
      </w:ins>
      <w:r w:rsidRPr="00531838">
        <w:rPr>
          <w:rFonts w:asciiTheme="minorHAnsi" w:hAnsiTheme="minorHAnsi" w:cstheme="minorHAnsi"/>
          <w:w w:val="95"/>
        </w:rPr>
        <w:t xml:space="preserve">The various examples that follow were generated from Postman’s </w:t>
      </w:r>
      <w:r w:rsidRPr="00531838">
        <w:rPr>
          <w:rFonts w:asciiTheme="minorHAnsi" w:hAnsiTheme="minorHAnsi" w:cstheme="minorHAnsi"/>
        </w:rPr>
        <w:t>option to create the API interaction you are performing in the</w:t>
      </w:r>
      <w:del w:id="174" w:author="Tom Anderson" w:date="2021-07-22T18:13:00Z">
        <w:r w:rsidRPr="00531838" w:rsidDel="00F83E81">
          <w:rPr>
            <w:rFonts w:asciiTheme="minorHAnsi" w:hAnsiTheme="minorHAnsi" w:cstheme="minorHAnsi"/>
          </w:rPr>
          <w:delText>ir interface</w:delText>
        </w:r>
      </w:del>
      <w:ins w:id="175" w:author="Tom Anderson" w:date="2021-07-22T18:13:00Z">
        <w:r w:rsidR="00F83E81">
          <w:rPr>
            <w:rFonts w:asciiTheme="minorHAnsi" w:hAnsiTheme="minorHAnsi" w:cstheme="minorHAnsi"/>
          </w:rPr>
          <w:t>ir application</w:t>
        </w:r>
      </w:ins>
      <w:r w:rsidRPr="00531838">
        <w:rPr>
          <w:rFonts w:asciiTheme="minorHAnsi" w:hAnsiTheme="minorHAnsi" w:cstheme="minorHAnsi"/>
        </w:rPr>
        <w:t xml:space="preserve"> into various programming </w:t>
      </w:r>
      <w:r w:rsidRPr="00531838">
        <w:rPr>
          <w:rFonts w:asciiTheme="minorHAnsi" w:hAnsiTheme="minorHAnsi" w:cstheme="minorHAnsi"/>
          <w:w w:val="95"/>
        </w:rPr>
        <w:t>languages. Information on this Postman feature is outlined in the POST section.</w:t>
      </w:r>
    </w:p>
    <w:p w14:paraId="10114D42" w14:textId="77777777" w:rsidR="00EB25D9" w:rsidRPr="00531838" w:rsidRDefault="00EB25D9">
      <w:pPr>
        <w:pStyle w:val="BodyText"/>
        <w:spacing w:line="273" w:lineRule="auto"/>
        <w:rPr>
          <w:rFonts w:asciiTheme="minorHAnsi" w:hAnsiTheme="minorHAnsi" w:cstheme="minorHAnsi"/>
        </w:rPr>
      </w:pPr>
    </w:p>
    <w:p w14:paraId="24E2D157" w14:textId="77777777" w:rsidR="00703845" w:rsidRPr="00531838" w:rsidRDefault="00F35EF3" w:rsidP="00E5160D">
      <w:pPr>
        <w:pStyle w:val="Heading1"/>
      </w:pPr>
      <w:r w:rsidRPr="00531838">
        <w:rPr>
          <w:w w:val="85"/>
        </w:rPr>
        <w:t>FINAL APPROVAL FOR SUBMITTING THROUGH THE eCX API</w:t>
      </w:r>
    </w:p>
    <w:p w14:paraId="2C85CA9A" w14:textId="77777777" w:rsidR="00703845" w:rsidRPr="00531838" w:rsidRDefault="00703845">
      <w:pPr>
        <w:pStyle w:val="BodyText"/>
        <w:spacing w:before="5"/>
        <w:ind w:left="0"/>
        <w:rPr>
          <w:rFonts w:asciiTheme="minorHAnsi" w:hAnsiTheme="minorHAnsi" w:cstheme="minorHAnsi"/>
          <w:b/>
        </w:rPr>
      </w:pPr>
    </w:p>
    <w:p w14:paraId="23BA412D" w14:textId="07E223DC" w:rsidR="00703845" w:rsidRPr="00531838" w:rsidRDefault="00F35EF3">
      <w:pPr>
        <w:pStyle w:val="BodyText"/>
        <w:spacing w:line="273" w:lineRule="auto"/>
        <w:rPr>
          <w:rFonts w:asciiTheme="minorHAnsi" w:hAnsiTheme="minorHAnsi" w:cstheme="minorHAnsi"/>
        </w:rPr>
      </w:pPr>
      <w:r w:rsidRPr="00531838">
        <w:rPr>
          <w:rFonts w:asciiTheme="minorHAnsi" w:hAnsiTheme="minorHAnsi" w:cstheme="minorHAnsi"/>
          <w:w w:val="95"/>
        </w:rPr>
        <w:t xml:space="preserve">The process </w:t>
      </w:r>
      <w:del w:id="176" w:author="Tom Anderson" w:date="2021-07-22T18:13:00Z">
        <w:r w:rsidRPr="00531838" w:rsidDel="00F83E81">
          <w:rPr>
            <w:rFonts w:asciiTheme="minorHAnsi" w:hAnsiTheme="minorHAnsi" w:cstheme="minorHAnsi"/>
            <w:w w:val="95"/>
          </w:rPr>
          <w:delText xml:space="preserve">for beginning </w:delText>
        </w:r>
      </w:del>
      <w:r w:rsidRPr="00531838">
        <w:rPr>
          <w:rFonts w:asciiTheme="minorHAnsi" w:hAnsiTheme="minorHAnsi" w:cstheme="minorHAnsi"/>
          <w:w w:val="95"/>
        </w:rPr>
        <w:t xml:space="preserve">to POST data to the </w:t>
      </w:r>
      <w:ins w:id="177" w:author="Tom Anderson" w:date="2021-07-22T18:13:00Z">
        <w:r w:rsidR="00F83E81">
          <w:rPr>
            <w:rFonts w:asciiTheme="minorHAnsi" w:hAnsiTheme="minorHAnsi" w:cstheme="minorHAnsi"/>
            <w:w w:val="95"/>
          </w:rPr>
          <w:t xml:space="preserve">production </w:t>
        </w:r>
      </w:ins>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w:t>
      </w:r>
      <w:proofErr w:type="spellStart"/>
      <w:r w:rsidRPr="00531838">
        <w:rPr>
          <w:rFonts w:asciiTheme="minorHAnsi" w:hAnsiTheme="minorHAnsi" w:cstheme="minorHAnsi"/>
          <w:w w:val="95"/>
        </w:rPr>
        <w:t>o</w:t>
      </w:r>
      <w:del w:id="178" w:author="Tom Anderson" w:date="2021-07-22T18:13:00Z">
        <w:r w:rsidRPr="00531838" w:rsidDel="00F83E81">
          <w:rPr>
            <w:rFonts w:asciiTheme="minorHAnsi" w:hAnsiTheme="minorHAnsi" w:cstheme="minorHAnsi"/>
            <w:w w:val="95"/>
          </w:rPr>
          <w:delText xml:space="preserve">n production first </w:delText>
        </w:r>
      </w:del>
      <w:r w:rsidRPr="00531838">
        <w:rPr>
          <w:rFonts w:asciiTheme="minorHAnsi" w:hAnsiTheme="minorHAnsi" w:cstheme="minorHAnsi"/>
          <w:w w:val="95"/>
        </w:rPr>
        <w:t>begins</w:t>
      </w:r>
      <w:proofErr w:type="spellEnd"/>
      <w:r w:rsidRPr="00531838">
        <w:rPr>
          <w:rFonts w:asciiTheme="minorHAnsi" w:hAnsiTheme="minorHAnsi" w:cstheme="minorHAnsi"/>
          <w:w w:val="95"/>
        </w:rPr>
        <w:t xml:space="preserve"> with developing your </w:t>
      </w:r>
      <w:r w:rsidRPr="00531838">
        <w:rPr>
          <w:rFonts w:asciiTheme="minorHAnsi" w:hAnsiTheme="minorHAnsi" w:cstheme="minorHAnsi"/>
        </w:rPr>
        <w:t xml:space="preserve">scripts to work off of </w:t>
      </w:r>
      <w:del w:id="179" w:author="Tom Anderson" w:date="2021-07-22T18:14:00Z">
        <w:r w:rsidRPr="00531838" w:rsidDel="00F83E81">
          <w:rPr>
            <w:rFonts w:asciiTheme="minorHAnsi" w:hAnsiTheme="minorHAnsi" w:cstheme="minorHAnsi"/>
          </w:rPr>
          <w:delText xml:space="preserve">our </w:delText>
        </w:r>
      </w:del>
      <w:ins w:id="180" w:author="Tom Anderson" w:date="2021-07-22T18:14:00Z">
        <w:r w:rsidR="00F83E81">
          <w:rPr>
            <w:rFonts w:asciiTheme="minorHAnsi" w:hAnsiTheme="minorHAnsi" w:cstheme="minorHAnsi"/>
          </w:rPr>
          <w:t>the</w:t>
        </w:r>
        <w:r w:rsidR="00F83E81" w:rsidRPr="00531838">
          <w:rPr>
            <w:rFonts w:asciiTheme="minorHAnsi" w:hAnsiTheme="minorHAnsi" w:cstheme="minorHAnsi"/>
          </w:rPr>
          <w:t xml:space="preserve"> </w:t>
        </w:r>
      </w:ins>
      <w:r w:rsidRPr="00531838">
        <w:rPr>
          <w:rFonts w:asciiTheme="minorHAnsi" w:hAnsiTheme="minorHAnsi" w:cstheme="minorHAnsi"/>
        </w:rPr>
        <w:t>sandbox server</w:t>
      </w:r>
      <w:del w:id="181" w:author="Tom Anderson" w:date="2021-07-22T18:14:00Z">
        <w:r w:rsidRPr="00531838" w:rsidDel="00F83E81">
          <w:rPr>
            <w:rFonts w:asciiTheme="minorHAnsi" w:hAnsiTheme="minorHAnsi" w:cstheme="minorHAnsi"/>
          </w:rPr>
          <w:delText>,</w:delText>
        </w:r>
      </w:del>
      <w:r w:rsidRPr="00531838">
        <w:rPr>
          <w:rFonts w:asciiTheme="minorHAnsi" w:hAnsiTheme="minorHAnsi" w:cstheme="minorHAnsi"/>
        </w:rPr>
        <w:t xml:space="preserve"> located at </w:t>
      </w:r>
      <w:hyperlink r:id="rId21">
        <w:r w:rsidRPr="00531838">
          <w:rPr>
            <w:rFonts w:asciiTheme="minorHAnsi" w:hAnsiTheme="minorHAnsi" w:cstheme="minorHAnsi"/>
            <w:color w:val="0462C1"/>
            <w:u w:val="single" w:color="0462C1"/>
          </w:rPr>
          <w:t xml:space="preserve">https://api.sandbox.ecrimex.net </w:t>
        </w:r>
      </w:hyperlink>
      <w:r w:rsidRPr="00531838">
        <w:rPr>
          <w:rFonts w:asciiTheme="minorHAnsi" w:hAnsiTheme="minorHAnsi" w:cstheme="minorHAnsi"/>
        </w:rPr>
        <w:t>.</w:t>
      </w:r>
      <w:ins w:id="182" w:author="Tom Anderson" w:date="2021-07-22T18:14:00Z">
        <w:r w:rsidR="00F83E81">
          <w:rPr>
            <w:rFonts w:asciiTheme="minorHAnsi" w:hAnsiTheme="minorHAnsi" w:cstheme="minorHAnsi"/>
          </w:rPr>
          <w:t xml:space="preserve"> </w:t>
        </w:r>
      </w:ins>
      <w:r w:rsidRPr="00531838">
        <w:rPr>
          <w:rFonts w:asciiTheme="minorHAnsi" w:hAnsiTheme="minorHAnsi" w:cstheme="minorHAnsi"/>
        </w:rPr>
        <w:t xml:space="preserve"> The data you </w:t>
      </w:r>
      <w:r w:rsidRPr="00531838">
        <w:rPr>
          <w:rFonts w:asciiTheme="minorHAnsi" w:hAnsiTheme="minorHAnsi" w:cstheme="minorHAnsi"/>
          <w:w w:val="95"/>
        </w:rPr>
        <w:t xml:space="preserve">POST or PATCH </w:t>
      </w:r>
      <w:ins w:id="183" w:author="Tom Anderson" w:date="2021-07-22T18:14:00Z">
        <w:r w:rsidR="00F83E81">
          <w:rPr>
            <w:rFonts w:asciiTheme="minorHAnsi" w:hAnsiTheme="minorHAnsi" w:cstheme="minorHAnsi"/>
            <w:w w:val="95"/>
          </w:rPr>
          <w:t xml:space="preserve">there </w:t>
        </w:r>
      </w:ins>
      <w:r w:rsidRPr="00531838">
        <w:rPr>
          <w:rFonts w:asciiTheme="minorHAnsi" w:hAnsiTheme="minorHAnsi" w:cstheme="minorHAnsi"/>
          <w:w w:val="95"/>
        </w:rPr>
        <w:t>will never be distributed</w:t>
      </w:r>
      <w:ins w:id="184" w:author="Tom Anderson" w:date="2021-07-22T18:15:00Z">
        <w:r w:rsidR="00F83E81">
          <w:rPr>
            <w:rFonts w:asciiTheme="minorHAnsi" w:hAnsiTheme="minorHAnsi" w:cstheme="minorHAnsi"/>
            <w:w w:val="95"/>
          </w:rPr>
          <w:t xml:space="preserve"> and</w:t>
        </w:r>
      </w:ins>
      <w:del w:id="185" w:author="Tom Anderson" w:date="2021-07-22T18:14:00Z">
        <w:r w:rsidRPr="00531838" w:rsidDel="00F83E81">
          <w:rPr>
            <w:rFonts w:asciiTheme="minorHAnsi" w:hAnsiTheme="minorHAnsi" w:cstheme="minorHAnsi"/>
            <w:w w:val="95"/>
          </w:rPr>
          <w:delText>, so</w:delText>
        </w:r>
      </w:del>
      <w:r w:rsidRPr="00531838">
        <w:rPr>
          <w:rFonts w:asciiTheme="minorHAnsi" w:hAnsiTheme="minorHAnsi" w:cstheme="minorHAnsi"/>
          <w:w w:val="95"/>
        </w:rPr>
        <w:t xml:space="preserve"> you are welcome to </w:t>
      </w:r>
      <w:ins w:id="186" w:author="Tom Anderson" w:date="2021-07-22T18:15:00Z">
        <w:r w:rsidR="00F83E81">
          <w:rPr>
            <w:rFonts w:asciiTheme="minorHAnsi" w:hAnsiTheme="minorHAnsi" w:cstheme="minorHAnsi"/>
            <w:w w:val="95"/>
          </w:rPr>
          <w:t xml:space="preserve">use the sandbox resource </w:t>
        </w:r>
      </w:ins>
      <w:del w:id="187" w:author="Tom Anderson" w:date="2021-07-22T18:15:00Z">
        <w:r w:rsidRPr="00531838" w:rsidDel="00F83E81">
          <w:rPr>
            <w:rFonts w:asciiTheme="minorHAnsi" w:hAnsiTheme="minorHAnsi" w:cstheme="minorHAnsi"/>
            <w:w w:val="95"/>
          </w:rPr>
          <w:delText>go crazy and work any sort of</w:delText>
        </w:r>
      </w:del>
      <w:ins w:id="188" w:author="Tom Anderson" w:date="2021-07-22T18:15:00Z">
        <w:r w:rsidR="00F83E81">
          <w:rPr>
            <w:rFonts w:asciiTheme="minorHAnsi" w:hAnsiTheme="minorHAnsi" w:cstheme="minorHAnsi"/>
            <w:w w:val="95"/>
          </w:rPr>
          <w:t>for any</w:t>
        </w:r>
      </w:ins>
      <w:r w:rsidRPr="00531838">
        <w:rPr>
          <w:rFonts w:asciiTheme="minorHAnsi" w:hAnsiTheme="minorHAnsi" w:cstheme="minorHAnsi"/>
          <w:w w:val="95"/>
        </w:rPr>
        <w:t xml:space="preserve"> edge use cases you can envision with any sort of test data.</w:t>
      </w:r>
    </w:p>
    <w:p w14:paraId="3B631CE9" w14:textId="7D333B1B" w:rsidR="00703845" w:rsidRPr="00531838" w:rsidRDefault="00F35EF3">
      <w:pPr>
        <w:pStyle w:val="BodyText"/>
        <w:spacing w:before="163" w:line="273" w:lineRule="auto"/>
        <w:rPr>
          <w:rFonts w:asciiTheme="minorHAnsi" w:hAnsiTheme="minorHAnsi" w:cstheme="minorHAnsi"/>
        </w:rPr>
      </w:pPr>
      <w:del w:id="189" w:author="Tom Anderson" w:date="2021-07-22T18:15:00Z">
        <w:r w:rsidRPr="00531838" w:rsidDel="00F83E81">
          <w:rPr>
            <w:rFonts w:asciiTheme="minorHAnsi" w:hAnsiTheme="minorHAnsi" w:cstheme="minorHAnsi"/>
            <w:w w:val="95"/>
          </w:rPr>
          <w:delText xml:space="preserve">We recommend setting </w:delText>
        </w:r>
      </w:del>
      <w:ins w:id="190" w:author="Tom Anderson" w:date="2021-07-22T18:15:00Z">
        <w:r w:rsidR="00F83E81">
          <w:rPr>
            <w:rFonts w:asciiTheme="minorHAnsi" w:hAnsiTheme="minorHAnsi" w:cstheme="minorHAnsi"/>
            <w:w w:val="95"/>
          </w:rPr>
          <w:t xml:space="preserve">You could set </w:t>
        </w:r>
      </w:ins>
      <w:r w:rsidRPr="00531838">
        <w:rPr>
          <w:rFonts w:asciiTheme="minorHAnsi" w:hAnsiTheme="minorHAnsi" w:cstheme="minorHAnsi"/>
          <w:w w:val="95"/>
        </w:rPr>
        <w:t>the e</w:t>
      </w:r>
      <w:proofErr w:type="spellStart"/>
      <w:r w:rsidRPr="00531838">
        <w:rPr>
          <w:rFonts w:asciiTheme="minorHAnsi" w:hAnsiTheme="minorHAnsi" w:cstheme="minorHAnsi"/>
          <w:w w:val="95"/>
        </w:rPr>
        <w:t>CX</w:t>
      </w:r>
      <w:proofErr w:type="spellEnd"/>
      <w:r w:rsidRPr="00531838">
        <w:rPr>
          <w:rFonts w:asciiTheme="minorHAnsi" w:hAnsiTheme="minorHAnsi" w:cstheme="minorHAnsi"/>
          <w:w w:val="95"/>
        </w:rPr>
        <w:t xml:space="preserve"> API server URL value as a script </w:t>
      </w:r>
      <w:proofErr w:type="gramStart"/>
      <w:r w:rsidRPr="00531838">
        <w:rPr>
          <w:rFonts w:asciiTheme="minorHAnsi" w:hAnsiTheme="minorHAnsi" w:cstheme="minorHAnsi"/>
          <w:w w:val="95"/>
        </w:rPr>
        <w:t>parameter</w:t>
      </w:r>
      <w:proofErr w:type="gramEnd"/>
      <w:r w:rsidRPr="00531838">
        <w:rPr>
          <w:rFonts w:asciiTheme="minorHAnsi" w:hAnsiTheme="minorHAnsi" w:cstheme="minorHAnsi"/>
          <w:w w:val="95"/>
        </w:rPr>
        <w:t xml:space="preserve"> so you’ll be able to make a </w:t>
      </w:r>
      <w:r w:rsidRPr="00531838">
        <w:rPr>
          <w:rFonts w:asciiTheme="minorHAnsi" w:hAnsiTheme="minorHAnsi" w:cstheme="minorHAnsi"/>
        </w:rPr>
        <w:t>quick change later to point to the production server.</w:t>
      </w:r>
    </w:p>
    <w:p w14:paraId="6458EE02" w14:textId="6A7A79D2" w:rsidR="00703845" w:rsidRPr="00531838" w:rsidRDefault="00F35EF3">
      <w:pPr>
        <w:pStyle w:val="BodyText"/>
        <w:spacing w:before="163" w:line="273" w:lineRule="auto"/>
        <w:rPr>
          <w:rFonts w:asciiTheme="minorHAnsi" w:hAnsiTheme="minorHAnsi" w:cstheme="minorHAnsi"/>
        </w:rPr>
      </w:pPr>
      <w:r w:rsidRPr="00531838">
        <w:rPr>
          <w:rFonts w:asciiTheme="minorHAnsi" w:hAnsiTheme="minorHAnsi" w:cstheme="minorHAnsi"/>
        </w:rPr>
        <w:t>The data on the sandbox is reset nightly at 00:00 GMT</w:t>
      </w:r>
      <w:del w:id="191" w:author="Tom Anderson" w:date="2021-07-22T18:16:00Z">
        <w:r w:rsidRPr="00531838" w:rsidDel="00F83E81">
          <w:rPr>
            <w:rFonts w:asciiTheme="minorHAnsi" w:hAnsiTheme="minorHAnsi" w:cstheme="minorHAnsi"/>
          </w:rPr>
          <w:delText>,</w:delText>
        </w:r>
      </w:del>
      <w:r w:rsidRPr="00531838">
        <w:rPr>
          <w:rFonts w:asciiTheme="minorHAnsi" w:hAnsiTheme="minorHAnsi" w:cstheme="minorHAnsi"/>
        </w:rPr>
        <w:t xml:space="preserve"> and</w:t>
      </w:r>
      <w:ins w:id="192" w:author="Tom Anderson" w:date="2021-07-22T18:16:00Z">
        <w:r w:rsidR="00F83E81">
          <w:rPr>
            <w:rFonts w:asciiTheme="minorHAnsi" w:hAnsiTheme="minorHAnsi" w:cstheme="minorHAnsi"/>
          </w:rPr>
          <w:t xml:space="preserve"> is</w:t>
        </w:r>
      </w:ins>
      <w:del w:id="193" w:author="Tom Anderson" w:date="2021-07-22T18:16:00Z">
        <w:r w:rsidRPr="00531838" w:rsidDel="00F83E81">
          <w:rPr>
            <w:rFonts w:asciiTheme="minorHAnsi" w:hAnsiTheme="minorHAnsi" w:cstheme="minorHAnsi"/>
          </w:rPr>
          <w:delText xml:space="preserve"> we</w:delText>
        </w:r>
      </w:del>
      <w:r w:rsidRPr="00531838">
        <w:rPr>
          <w:rFonts w:asciiTheme="minorHAnsi" w:hAnsiTheme="minorHAnsi" w:cstheme="minorHAnsi"/>
        </w:rPr>
        <w:t xml:space="preserve"> reseed</w:t>
      </w:r>
      <w:ins w:id="194" w:author="Tom Anderson" w:date="2021-07-22T18:16:00Z">
        <w:r w:rsidR="00F83E81">
          <w:rPr>
            <w:rFonts w:asciiTheme="minorHAnsi" w:hAnsiTheme="minorHAnsi" w:cstheme="minorHAnsi"/>
          </w:rPr>
          <w:t>ed</w:t>
        </w:r>
      </w:ins>
      <w:r w:rsidRPr="00531838">
        <w:rPr>
          <w:rFonts w:asciiTheme="minorHAnsi" w:hAnsiTheme="minorHAnsi" w:cstheme="minorHAnsi"/>
        </w:rPr>
        <w:t xml:space="preserve"> </w:t>
      </w:r>
      <w:del w:id="195" w:author="Tom Anderson" w:date="2021-07-22T18:16:00Z">
        <w:r w:rsidRPr="00531838" w:rsidDel="00F83E81">
          <w:rPr>
            <w:rFonts w:asciiTheme="minorHAnsi" w:hAnsiTheme="minorHAnsi" w:cstheme="minorHAnsi"/>
          </w:rPr>
          <w:delText xml:space="preserve">it </w:delText>
        </w:r>
      </w:del>
      <w:r w:rsidRPr="00531838">
        <w:rPr>
          <w:rFonts w:asciiTheme="minorHAnsi" w:hAnsiTheme="minorHAnsi" w:cstheme="minorHAnsi"/>
        </w:rPr>
        <w:t xml:space="preserve">with live data pulled from the </w:t>
      </w:r>
      <w:r w:rsidRPr="00531838">
        <w:rPr>
          <w:rFonts w:asciiTheme="minorHAnsi" w:hAnsiTheme="minorHAnsi" w:cstheme="minorHAnsi"/>
          <w:w w:val="95"/>
        </w:rPr>
        <w:t xml:space="preserve">production server to give </w:t>
      </w:r>
      <w:del w:id="196" w:author="Tom Anderson" w:date="2021-07-22T18:16:00Z">
        <w:r w:rsidRPr="00531838" w:rsidDel="00F83E81">
          <w:rPr>
            <w:rFonts w:asciiTheme="minorHAnsi" w:hAnsiTheme="minorHAnsi" w:cstheme="minorHAnsi"/>
            <w:w w:val="95"/>
          </w:rPr>
          <w:delText xml:space="preserve">you some </w:delText>
        </w:r>
      </w:del>
      <w:r w:rsidRPr="00531838">
        <w:rPr>
          <w:rFonts w:asciiTheme="minorHAnsi" w:hAnsiTheme="minorHAnsi" w:cstheme="minorHAnsi"/>
          <w:w w:val="95"/>
        </w:rPr>
        <w:t>real and current data to run your scripts against.</w:t>
      </w:r>
    </w:p>
    <w:p w14:paraId="42AFBAFD" w14:textId="129B0538" w:rsidR="00703845" w:rsidRPr="00531838" w:rsidRDefault="00F35EF3">
      <w:pPr>
        <w:pStyle w:val="BodyText"/>
        <w:spacing w:before="166" w:line="273" w:lineRule="auto"/>
        <w:ind w:right="233"/>
        <w:rPr>
          <w:rFonts w:asciiTheme="minorHAnsi" w:hAnsiTheme="minorHAnsi" w:cstheme="minorHAnsi"/>
        </w:rPr>
      </w:pPr>
      <w:r w:rsidRPr="00531838">
        <w:rPr>
          <w:rFonts w:asciiTheme="minorHAnsi" w:hAnsiTheme="minorHAnsi" w:cstheme="minorHAnsi"/>
        </w:rPr>
        <w:t xml:space="preserve">We capture usage and performance metrics from all of the servers on the eCX platform. Email </w:t>
      </w:r>
      <w:hyperlink r:id="rId22">
        <w:r w:rsidRPr="00531838">
          <w:rPr>
            <w:rFonts w:asciiTheme="minorHAnsi" w:hAnsiTheme="minorHAnsi" w:cstheme="minorHAnsi"/>
            <w:color w:val="0462C1"/>
            <w:u w:val="single" w:color="0462C1"/>
          </w:rPr>
          <w:t xml:space="preserve">support@ecrimex.net </w:t>
        </w:r>
      </w:hyperlink>
      <w:r w:rsidRPr="00531838">
        <w:rPr>
          <w:rFonts w:asciiTheme="minorHAnsi" w:hAnsiTheme="minorHAnsi" w:cstheme="minorHAnsi"/>
        </w:rPr>
        <w:t xml:space="preserve">when you feel that your submission scripts are well developed. </w:t>
      </w:r>
      <w:ins w:id="197" w:author="Tom Anderson" w:date="2021-07-22T18:18:00Z">
        <w:r w:rsidR="00233867">
          <w:rPr>
            <w:rFonts w:asciiTheme="minorHAnsi" w:hAnsiTheme="minorHAnsi" w:cstheme="minorHAnsi"/>
          </w:rPr>
          <w:t xml:space="preserve"> </w:t>
        </w:r>
      </w:ins>
      <w:r w:rsidRPr="00531838">
        <w:rPr>
          <w:rFonts w:asciiTheme="minorHAnsi" w:hAnsiTheme="minorHAnsi" w:cstheme="minorHAnsi"/>
        </w:rPr>
        <w:t>We’ll begin to check the sandbox metrics</w:t>
      </w:r>
      <w:del w:id="198" w:author="Tom Anderson" w:date="2021-07-22T18:17:00Z">
        <w:r w:rsidRPr="00531838" w:rsidDel="00233867">
          <w:rPr>
            <w:rFonts w:asciiTheme="minorHAnsi" w:hAnsiTheme="minorHAnsi" w:cstheme="minorHAnsi"/>
          </w:rPr>
          <w:delText>,</w:delText>
        </w:r>
      </w:del>
      <w:r w:rsidRPr="00531838">
        <w:rPr>
          <w:rFonts w:asciiTheme="minorHAnsi" w:hAnsiTheme="minorHAnsi" w:cstheme="minorHAnsi"/>
        </w:rPr>
        <w:t xml:space="preserve"> and if we see a </w:t>
      </w:r>
      <w:proofErr w:type="gramStart"/>
      <w:r w:rsidRPr="00531838">
        <w:rPr>
          <w:rFonts w:asciiTheme="minorHAnsi" w:hAnsiTheme="minorHAnsi" w:cstheme="minorHAnsi"/>
        </w:rPr>
        <w:t>problem</w:t>
      </w:r>
      <w:proofErr w:type="gramEnd"/>
      <w:r w:rsidRPr="00531838">
        <w:rPr>
          <w:rFonts w:asciiTheme="minorHAnsi" w:hAnsiTheme="minorHAnsi" w:cstheme="minorHAnsi"/>
        </w:rPr>
        <w:t xml:space="preserve"> we’ll ask you to make </w:t>
      </w:r>
      <w:del w:id="199" w:author="Tom Anderson" w:date="2021-07-22T18:17:00Z">
        <w:r w:rsidRPr="00531838" w:rsidDel="00233867">
          <w:rPr>
            <w:rFonts w:asciiTheme="minorHAnsi" w:hAnsiTheme="minorHAnsi" w:cstheme="minorHAnsi"/>
          </w:rPr>
          <w:delText>some enhancements,</w:delText>
        </w:r>
      </w:del>
      <w:ins w:id="200" w:author="Tom Anderson" w:date="2021-07-22T18:17:00Z">
        <w:r w:rsidR="00233867">
          <w:rPr>
            <w:rFonts w:asciiTheme="minorHAnsi" w:hAnsiTheme="minorHAnsi" w:cstheme="minorHAnsi"/>
          </w:rPr>
          <w:t xml:space="preserve">changes.  </w:t>
        </w:r>
      </w:ins>
      <w:del w:id="201" w:author="Tom Anderson" w:date="2021-07-22T18:17:00Z">
        <w:r w:rsidRPr="00531838" w:rsidDel="00233867">
          <w:rPr>
            <w:rFonts w:asciiTheme="minorHAnsi" w:hAnsiTheme="minorHAnsi" w:cstheme="minorHAnsi"/>
          </w:rPr>
          <w:delText xml:space="preserve"> and then r</w:delText>
        </w:r>
      </w:del>
      <w:ins w:id="202" w:author="Tom Anderson" w:date="2021-07-22T18:17:00Z">
        <w:r w:rsidR="00233867">
          <w:rPr>
            <w:rFonts w:asciiTheme="minorHAnsi" w:hAnsiTheme="minorHAnsi" w:cstheme="minorHAnsi"/>
          </w:rPr>
          <w:t>R</w:t>
        </w:r>
      </w:ins>
      <w:r w:rsidRPr="00531838">
        <w:rPr>
          <w:rFonts w:asciiTheme="minorHAnsi" w:hAnsiTheme="minorHAnsi" w:cstheme="minorHAnsi"/>
        </w:rPr>
        <w:t xml:space="preserve">eapply once you’ve had 48 hours or so of processing with the new logic and things are looking better. If everything looks </w:t>
      </w:r>
      <w:proofErr w:type="gramStart"/>
      <w:ins w:id="203" w:author="Tom Anderson" w:date="2021-07-22T18:17:00Z">
        <w:r w:rsidR="00233867">
          <w:rPr>
            <w:rFonts w:asciiTheme="minorHAnsi" w:hAnsiTheme="minorHAnsi" w:cstheme="minorHAnsi"/>
          </w:rPr>
          <w:t>good</w:t>
        </w:r>
      </w:ins>
      <w:proofErr w:type="gramEnd"/>
      <w:del w:id="204" w:author="Tom Anderson" w:date="2021-07-22T18:17:00Z">
        <w:r w:rsidRPr="00531838" w:rsidDel="00233867">
          <w:rPr>
            <w:rFonts w:asciiTheme="minorHAnsi" w:hAnsiTheme="minorHAnsi" w:cstheme="minorHAnsi"/>
          </w:rPr>
          <w:delText>fine</w:delText>
        </w:r>
      </w:del>
      <w:r w:rsidRPr="00531838">
        <w:rPr>
          <w:rFonts w:asciiTheme="minorHAnsi" w:hAnsiTheme="minorHAnsi" w:cstheme="minorHAnsi"/>
        </w:rPr>
        <w:t xml:space="preserve"> then we’ll approve you to submit to production.</w:t>
      </w:r>
      <w:ins w:id="205" w:author="Tom Anderson" w:date="2021-07-22T18:17:00Z">
        <w:r w:rsidR="00233867">
          <w:rPr>
            <w:rFonts w:asciiTheme="minorHAnsi" w:hAnsiTheme="minorHAnsi" w:cstheme="minorHAnsi"/>
          </w:rPr>
          <w:t xml:space="preserve"> </w:t>
        </w:r>
      </w:ins>
      <w:r w:rsidRPr="00531838">
        <w:rPr>
          <w:rFonts w:asciiTheme="minorHAnsi" w:hAnsiTheme="minorHAnsi" w:cstheme="minorHAnsi"/>
        </w:rPr>
        <w:t xml:space="preserve"> We’ll have you repeat the submit/review process as necessary until your script is well behaved. </w:t>
      </w:r>
      <w:del w:id="206" w:author="Tom Anderson" w:date="2021-07-22T18:17:00Z">
        <w:r w:rsidRPr="00531838" w:rsidDel="00233867">
          <w:rPr>
            <w:rFonts w:asciiTheme="minorHAnsi" w:hAnsiTheme="minorHAnsi" w:cstheme="minorHAnsi"/>
          </w:rPr>
          <w:delText>But t</w:delText>
        </w:r>
      </w:del>
      <w:ins w:id="207" w:author="Tom Anderson" w:date="2021-07-22T18:17:00Z">
        <w:r w:rsidR="00233867">
          <w:rPr>
            <w:rFonts w:asciiTheme="minorHAnsi" w:hAnsiTheme="minorHAnsi" w:cstheme="minorHAnsi"/>
          </w:rPr>
          <w:t xml:space="preserve"> T</w:t>
        </w:r>
      </w:ins>
      <w:r w:rsidRPr="00531838">
        <w:rPr>
          <w:rFonts w:asciiTheme="minorHAnsi" w:hAnsiTheme="minorHAnsi" w:cstheme="minorHAnsi"/>
        </w:rPr>
        <w:t xml:space="preserve">his approval step is </w:t>
      </w:r>
      <w:r w:rsidRPr="00531838">
        <w:rPr>
          <w:rFonts w:asciiTheme="minorHAnsi" w:hAnsiTheme="minorHAnsi" w:cstheme="minorHAnsi"/>
          <w:w w:val="95"/>
        </w:rPr>
        <w:t xml:space="preserve">necessary </w:t>
      </w:r>
      <w:del w:id="208" w:author="Tom Anderson" w:date="2021-07-22T18:18:00Z">
        <w:r w:rsidRPr="00531838" w:rsidDel="00233867">
          <w:rPr>
            <w:rFonts w:asciiTheme="minorHAnsi" w:hAnsiTheme="minorHAnsi" w:cstheme="minorHAnsi"/>
            <w:w w:val="95"/>
          </w:rPr>
          <w:delText xml:space="preserve">prior to allowing you to </w:delText>
        </w:r>
      </w:del>
      <w:ins w:id="209" w:author="Tom Anderson" w:date="2021-07-22T18:18:00Z">
        <w:r w:rsidR="00233867">
          <w:rPr>
            <w:rFonts w:asciiTheme="minorHAnsi" w:hAnsiTheme="minorHAnsi" w:cstheme="minorHAnsi"/>
            <w:w w:val="95"/>
          </w:rPr>
          <w:t xml:space="preserve">before you </w:t>
        </w:r>
      </w:ins>
      <w:r w:rsidRPr="00531838">
        <w:rPr>
          <w:rFonts w:asciiTheme="minorHAnsi" w:hAnsiTheme="minorHAnsi" w:cstheme="minorHAnsi"/>
          <w:w w:val="95"/>
        </w:rPr>
        <w:t xml:space="preserve">begin submitting data to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production.</w:t>
      </w:r>
    </w:p>
    <w:p w14:paraId="6AA543D7" w14:textId="77777777" w:rsidR="00703845" w:rsidRPr="00531838" w:rsidRDefault="00703845">
      <w:pPr>
        <w:spacing w:line="273" w:lineRule="auto"/>
        <w:rPr>
          <w:rFonts w:asciiTheme="minorHAnsi" w:hAnsiTheme="minorHAnsi" w:cstheme="minorHAnsi"/>
        </w:rPr>
        <w:sectPr w:rsidR="00703845" w:rsidRPr="00531838">
          <w:pgSz w:w="12240" w:h="15840"/>
          <w:pgMar w:top="1400" w:right="1400" w:bottom="1480" w:left="1340" w:header="0" w:footer="1281" w:gutter="0"/>
          <w:cols w:space="720"/>
        </w:sectPr>
      </w:pPr>
    </w:p>
    <w:p w14:paraId="7BCA79B0" w14:textId="385F8CDE" w:rsidR="00EB25D9" w:rsidRDefault="00EB25D9" w:rsidP="00E5160D">
      <w:pPr>
        <w:pStyle w:val="Heading1"/>
        <w:rPr>
          <w:w w:val="90"/>
        </w:rPr>
      </w:pPr>
      <w:r>
        <w:rPr>
          <w:w w:val="90"/>
        </w:rPr>
        <w:lastRenderedPageBreak/>
        <w:t>The Phishing Module</w:t>
      </w:r>
    </w:p>
    <w:p w14:paraId="42E5CF4F" w14:textId="44ABE9DA" w:rsidR="00EB25D9" w:rsidRDefault="00EB25D9" w:rsidP="00E5160D">
      <w:pPr>
        <w:pStyle w:val="Heading1"/>
        <w:rPr>
          <w:w w:val="90"/>
        </w:rPr>
      </w:pPr>
    </w:p>
    <w:p w14:paraId="12373BCC" w14:textId="20214173" w:rsidR="00EB25D9" w:rsidRDefault="00EB25D9" w:rsidP="00EB25D9">
      <w:pPr>
        <w:rPr>
          <w:rFonts w:asciiTheme="minorHAnsi" w:hAnsiTheme="minorHAnsi" w:cstheme="minorHAnsi"/>
          <w:w w:val="90"/>
        </w:rPr>
      </w:pPr>
      <w:r>
        <w:rPr>
          <w:rFonts w:asciiTheme="minorHAnsi" w:hAnsiTheme="minorHAnsi" w:cstheme="minorHAnsi"/>
          <w:w w:val="90"/>
        </w:rPr>
        <w:t>Note that the</w:t>
      </w:r>
      <w:r w:rsidRPr="00EB25D9">
        <w:rPr>
          <w:rFonts w:asciiTheme="minorHAnsi" w:hAnsiTheme="minorHAnsi" w:cstheme="minorHAnsi"/>
          <w:w w:val="90"/>
        </w:rPr>
        <w:t xml:space="preserve"> Phishing Module contains </w:t>
      </w:r>
      <w:r>
        <w:rPr>
          <w:rFonts w:asciiTheme="minorHAnsi" w:hAnsiTheme="minorHAnsi" w:cstheme="minorHAnsi"/>
          <w:w w:val="90"/>
        </w:rPr>
        <w:t xml:space="preserve">only unique URLs.  If a user attempts to POST a URL that is already in the eCX, that POST attempt with be rejected, with a 409 </w:t>
      </w:r>
      <w:del w:id="210" w:author="Tom Anderson" w:date="2021-07-22T18:20:00Z">
        <w:r w:rsidDel="00FE3E96">
          <w:rPr>
            <w:rFonts w:asciiTheme="minorHAnsi" w:hAnsiTheme="minorHAnsi" w:cstheme="minorHAnsi"/>
            <w:w w:val="90"/>
          </w:rPr>
          <w:delText xml:space="preserve">result </w:delText>
        </w:r>
      </w:del>
      <w:ins w:id="211" w:author="Tom Anderson" w:date="2021-07-22T18:20:00Z">
        <w:r w:rsidR="00FE3E96">
          <w:rPr>
            <w:rFonts w:asciiTheme="minorHAnsi" w:hAnsiTheme="minorHAnsi" w:cstheme="minorHAnsi"/>
            <w:w w:val="90"/>
          </w:rPr>
          <w:t>response</w:t>
        </w:r>
        <w:r w:rsidR="00FE3E96">
          <w:rPr>
            <w:rFonts w:asciiTheme="minorHAnsi" w:hAnsiTheme="minorHAnsi" w:cstheme="minorHAnsi"/>
            <w:w w:val="90"/>
          </w:rPr>
          <w:t xml:space="preserve"> </w:t>
        </w:r>
      </w:ins>
      <w:r>
        <w:rPr>
          <w:rFonts w:asciiTheme="minorHAnsi" w:hAnsiTheme="minorHAnsi" w:cstheme="minorHAnsi"/>
          <w:w w:val="90"/>
        </w:rPr>
        <w:t>code (see below).  The eCX rejects duplicate URLs in order to keep the data in the repository more usable, and the earliest report of a given URL is also the most useful.</w:t>
      </w:r>
    </w:p>
    <w:p w14:paraId="7E143B06" w14:textId="692955FB" w:rsidR="00EB25D9" w:rsidRDefault="00EB25D9" w:rsidP="00E5160D">
      <w:pPr>
        <w:pStyle w:val="Heading1"/>
        <w:rPr>
          <w:w w:val="90"/>
        </w:rPr>
      </w:pPr>
    </w:p>
    <w:p w14:paraId="71D46150" w14:textId="77777777" w:rsidR="00EB25D9" w:rsidRDefault="00EB25D9" w:rsidP="00E5160D">
      <w:pPr>
        <w:pStyle w:val="Heading1"/>
        <w:rPr>
          <w:w w:val="90"/>
        </w:rPr>
      </w:pPr>
    </w:p>
    <w:p w14:paraId="61287754" w14:textId="21AB4794" w:rsidR="00703845" w:rsidRPr="00531838" w:rsidRDefault="00EB25D9" w:rsidP="00E5160D">
      <w:pPr>
        <w:pStyle w:val="Heading1"/>
      </w:pPr>
      <w:r>
        <w:rPr>
          <w:w w:val="90"/>
        </w:rPr>
        <w:t xml:space="preserve">Phishing Module: </w:t>
      </w:r>
      <w:r w:rsidR="00F35EF3" w:rsidRPr="00531838">
        <w:rPr>
          <w:w w:val="90"/>
        </w:rPr>
        <w:t>POST</w:t>
      </w:r>
    </w:p>
    <w:p w14:paraId="6876C4C1" w14:textId="77777777" w:rsidR="00703845" w:rsidRPr="00531838" w:rsidRDefault="00F35EF3">
      <w:pPr>
        <w:pStyle w:val="BodyText"/>
        <w:spacing w:before="195"/>
        <w:rPr>
          <w:rFonts w:asciiTheme="minorHAnsi" w:hAnsiTheme="minorHAnsi" w:cstheme="minorHAnsi"/>
        </w:rPr>
      </w:pPr>
      <w:r w:rsidRPr="00531838">
        <w:rPr>
          <w:rFonts w:asciiTheme="minorHAnsi" w:hAnsiTheme="minorHAnsi" w:cstheme="minorHAnsi"/>
          <w:w w:val="95"/>
        </w:rPr>
        <w:t>To POST new data to the eCX API the following pseudo logic should be followed:</w:t>
      </w:r>
    </w:p>
    <w:p w14:paraId="2F6707E4" w14:textId="77777777" w:rsidR="00703845" w:rsidRPr="00531838" w:rsidRDefault="00703845">
      <w:pPr>
        <w:pStyle w:val="BodyText"/>
        <w:spacing w:before="4"/>
        <w:ind w:left="0"/>
        <w:rPr>
          <w:rFonts w:asciiTheme="minorHAnsi" w:hAnsiTheme="minorHAnsi" w:cstheme="minorHAnsi"/>
        </w:rPr>
      </w:pPr>
    </w:p>
    <w:p w14:paraId="6D381BAD" w14:textId="1C8ABC5A" w:rsidR="005B7085" w:rsidRPr="005B7085" w:rsidRDefault="00F35EF3" w:rsidP="005B7085">
      <w:pPr>
        <w:pStyle w:val="BodyText"/>
        <w:spacing w:line="226" w:lineRule="exact"/>
        <w:ind w:right="5803"/>
        <w:rPr>
          <w:rFonts w:asciiTheme="minorHAnsi" w:hAnsiTheme="minorHAnsi" w:cstheme="minorHAnsi"/>
          <w:w w:val="80"/>
          <w:rPrChange w:id="212" w:author="Tom Anderson" w:date="2021-07-26T13:47:00Z">
            <w:rPr>
              <w:rFonts w:asciiTheme="minorHAnsi" w:hAnsiTheme="minorHAnsi" w:cstheme="minorHAnsi"/>
            </w:rPr>
          </w:rPrChange>
        </w:rPr>
      </w:pPr>
      <w:r w:rsidRPr="00531838">
        <w:rPr>
          <w:rFonts w:asciiTheme="minorHAnsi" w:hAnsiTheme="minorHAnsi" w:cstheme="minorHAnsi"/>
          <w:w w:val="85"/>
        </w:rPr>
        <w:t xml:space="preserve">POST your phish submission to /phish </w:t>
      </w:r>
      <w:proofErr w:type="spellStart"/>
      <w:r w:rsidRPr="00531838">
        <w:rPr>
          <w:rFonts w:asciiTheme="minorHAnsi" w:hAnsiTheme="minorHAnsi" w:cstheme="minorHAnsi"/>
          <w:w w:val="85"/>
        </w:rPr>
        <w:t>eCX</w:t>
      </w:r>
      <w:proofErr w:type="spellEnd"/>
      <w:ins w:id="213" w:author="Tom Anderson" w:date="2021-07-22T18:21:00Z">
        <w:r w:rsidR="00FE3E96">
          <w:rPr>
            <w:rFonts w:asciiTheme="minorHAnsi" w:hAnsiTheme="minorHAnsi" w:cstheme="minorHAnsi"/>
            <w:w w:val="85"/>
          </w:rPr>
          <w:t xml:space="preserve"> and </w:t>
        </w:r>
      </w:ins>
      <w:del w:id="214" w:author="Tom Anderson" w:date="2021-07-22T18:21:00Z">
        <w:r w:rsidRPr="00531838" w:rsidDel="00FE3E96">
          <w:rPr>
            <w:rFonts w:asciiTheme="minorHAnsi" w:hAnsiTheme="minorHAnsi" w:cstheme="minorHAnsi"/>
            <w:w w:val="85"/>
          </w:rPr>
          <w:delText xml:space="preserve"> </w:delText>
        </w:r>
      </w:del>
      <w:ins w:id="215" w:author="Tom Anderson" w:date="2021-07-22T18:21:00Z">
        <w:r w:rsidR="00FE3E96">
          <w:rPr>
            <w:rFonts w:asciiTheme="minorHAnsi" w:hAnsiTheme="minorHAnsi" w:cstheme="minorHAnsi"/>
            <w:w w:val="80"/>
          </w:rPr>
          <w:t>c</w:t>
        </w:r>
      </w:ins>
      <w:del w:id="216" w:author="Tom Anderson" w:date="2021-07-22T18:21:00Z">
        <w:r w:rsidRPr="00531838" w:rsidDel="00FE3E96">
          <w:rPr>
            <w:rFonts w:asciiTheme="minorHAnsi" w:hAnsiTheme="minorHAnsi" w:cstheme="minorHAnsi"/>
            <w:w w:val="80"/>
          </w:rPr>
          <w:delText>C</w:delText>
        </w:r>
      </w:del>
      <w:r w:rsidRPr="00531838">
        <w:rPr>
          <w:rFonts w:asciiTheme="minorHAnsi" w:hAnsiTheme="minorHAnsi" w:cstheme="minorHAnsi"/>
          <w:w w:val="80"/>
        </w:rPr>
        <w:t>heck the result code:</w:t>
      </w:r>
    </w:p>
    <w:p w14:paraId="746CE11D" w14:textId="108D495F" w:rsidR="00703845" w:rsidRPr="005B7085" w:rsidRDefault="00F35EF3" w:rsidP="00FE3E96">
      <w:pPr>
        <w:pStyle w:val="BodyText"/>
        <w:numPr>
          <w:ilvl w:val="0"/>
          <w:numId w:val="4"/>
        </w:numPr>
        <w:spacing w:line="215" w:lineRule="exact"/>
        <w:rPr>
          <w:ins w:id="217" w:author="Tom Anderson" w:date="2021-07-26T13:47:00Z"/>
          <w:rFonts w:asciiTheme="minorHAnsi" w:hAnsiTheme="minorHAnsi" w:cstheme="minorHAnsi"/>
          <w:rPrChange w:id="218" w:author="Tom Anderson" w:date="2021-07-26T13:47:00Z">
            <w:rPr>
              <w:ins w:id="219" w:author="Tom Anderson" w:date="2021-07-26T13:47:00Z"/>
              <w:rFonts w:asciiTheme="minorHAnsi" w:hAnsiTheme="minorHAnsi" w:cstheme="minorHAnsi"/>
              <w:w w:val="85"/>
            </w:rPr>
          </w:rPrChange>
        </w:rPr>
      </w:pPr>
      <w:del w:id="220" w:author="Tom Anderson" w:date="2021-07-22T18:21:00Z">
        <w:r w:rsidRPr="00531838" w:rsidDel="00FE3E96">
          <w:rPr>
            <w:rFonts w:asciiTheme="minorHAnsi" w:hAnsiTheme="minorHAnsi" w:cstheme="minorHAnsi"/>
            <w:w w:val="85"/>
          </w:rPr>
          <w:delText xml:space="preserve">IF the result code is </w:delText>
        </w:r>
      </w:del>
      <w:r w:rsidRPr="00531838">
        <w:rPr>
          <w:rFonts w:asciiTheme="minorHAnsi" w:hAnsiTheme="minorHAnsi" w:cstheme="minorHAnsi"/>
          <w:w w:val="85"/>
        </w:rPr>
        <w:t>20</w:t>
      </w:r>
      <w:del w:id="221" w:author="Tom Anderson" w:date="2021-07-26T13:48:00Z">
        <w:r w:rsidRPr="00531838" w:rsidDel="005B7085">
          <w:rPr>
            <w:rFonts w:asciiTheme="minorHAnsi" w:hAnsiTheme="minorHAnsi" w:cstheme="minorHAnsi"/>
            <w:w w:val="85"/>
          </w:rPr>
          <w:delText>1</w:delText>
        </w:r>
      </w:del>
      <w:ins w:id="222" w:author="Tom Anderson" w:date="2021-07-26T13:48:00Z">
        <w:r w:rsidR="005B7085">
          <w:rPr>
            <w:rFonts w:asciiTheme="minorHAnsi" w:hAnsiTheme="minorHAnsi" w:cstheme="minorHAnsi"/>
            <w:w w:val="85"/>
          </w:rPr>
          <w:t>0</w:t>
        </w:r>
      </w:ins>
      <w:r w:rsidRPr="00531838">
        <w:rPr>
          <w:rFonts w:asciiTheme="minorHAnsi" w:hAnsiTheme="minorHAnsi" w:cstheme="minorHAnsi"/>
          <w:w w:val="85"/>
        </w:rPr>
        <w:t xml:space="preserve"> </w:t>
      </w:r>
      <w:del w:id="223" w:author="Tom Anderson" w:date="2021-07-22T18:22:00Z">
        <w:r w:rsidRPr="00531838" w:rsidDel="00FE3E96">
          <w:rPr>
            <w:rFonts w:asciiTheme="minorHAnsi" w:hAnsiTheme="minorHAnsi" w:cstheme="minorHAnsi"/>
            <w:w w:val="85"/>
          </w:rPr>
          <w:delText xml:space="preserve">THEN </w:delText>
        </w:r>
      </w:del>
      <w:ins w:id="224" w:author="Tom Anderson" w:date="2021-07-22T18:22:00Z">
        <w:r w:rsidR="00FE3E96">
          <w:rPr>
            <w:rFonts w:asciiTheme="minorHAnsi" w:hAnsiTheme="minorHAnsi" w:cstheme="minorHAnsi"/>
            <w:w w:val="85"/>
          </w:rPr>
          <w:t>–</w:t>
        </w:r>
        <w:r w:rsidR="00FE3E96" w:rsidRPr="00531838">
          <w:rPr>
            <w:rFonts w:asciiTheme="minorHAnsi" w:hAnsiTheme="minorHAnsi" w:cstheme="minorHAnsi"/>
            <w:w w:val="85"/>
          </w:rPr>
          <w:t xml:space="preserve"> </w:t>
        </w:r>
      </w:ins>
      <w:del w:id="225" w:author="Tom Anderson" w:date="2021-07-22T18:22:00Z">
        <w:r w:rsidRPr="00531838" w:rsidDel="00FE3E96">
          <w:rPr>
            <w:rFonts w:asciiTheme="minorHAnsi" w:hAnsiTheme="minorHAnsi" w:cstheme="minorHAnsi"/>
            <w:w w:val="85"/>
          </w:rPr>
          <w:delText>the operation was a success</w:delText>
        </w:r>
      </w:del>
      <w:ins w:id="226" w:author="Tom Anderson" w:date="2021-07-22T18:22:00Z">
        <w:r w:rsidR="00FE3E96">
          <w:rPr>
            <w:rFonts w:asciiTheme="minorHAnsi" w:hAnsiTheme="minorHAnsi" w:cstheme="minorHAnsi"/>
            <w:w w:val="85"/>
          </w:rPr>
          <w:t>Success</w:t>
        </w:r>
      </w:ins>
    </w:p>
    <w:p w14:paraId="73675383" w14:textId="4618972E" w:rsidR="005B7085" w:rsidRPr="00531838" w:rsidRDefault="005B7085" w:rsidP="00FE3E96">
      <w:pPr>
        <w:pStyle w:val="BodyText"/>
        <w:numPr>
          <w:ilvl w:val="0"/>
          <w:numId w:val="4"/>
        </w:numPr>
        <w:spacing w:line="215" w:lineRule="exact"/>
        <w:rPr>
          <w:rFonts w:asciiTheme="minorHAnsi" w:hAnsiTheme="minorHAnsi" w:cstheme="minorHAnsi"/>
        </w:rPr>
        <w:pPrChange w:id="227" w:author="Tom Anderson" w:date="2021-07-22T18:22:00Z">
          <w:pPr>
            <w:pStyle w:val="BodyText"/>
            <w:spacing w:line="215" w:lineRule="exact"/>
          </w:pPr>
        </w:pPrChange>
      </w:pPr>
      <w:ins w:id="228" w:author="Tom Anderson" w:date="2021-07-26T13:47:00Z">
        <w:r>
          <w:rPr>
            <w:rFonts w:asciiTheme="minorHAnsi" w:hAnsiTheme="minorHAnsi" w:cstheme="minorHAnsi"/>
            <w:w w:val="85"/>
          </w:rPr>
          <w:t xml:space="preserve">201 </w:t>
        </w:r>
        <w:r>
          <w:rPr>
            <w:rFonts w:asciiTheme="minorHAnsi" w:hAnsiTheme="minorHAnsi" w:cstheme="minorHAnsi"/>
            <w:w w:val="85"/>
          </w:rPr>
          <w:t>–</w:t>
        </w:r>
        <w:r>
          <w:rPr>
            <w:rFonts w:asciiTheme="minorHAnsi" w:hAnsiTheme="minorHAnsi" w:cstheme="minorHAnsi"/>
            <w:w w:val="85"/>
          </w:rPr>
          <w:t xml:space="preserve"> Success / Created</w:t>
        </w:r>
      </w:ins>
    </w:p>
    <w:p w14:paraId="0B51EBD3" w14:textId="768C6B36" w:rsidR="00FE3E96" w:rsidRPr="00531838" w:rsidRDefault="00FE3E96" w:rsidP="00FE3E96">
      <w:pPr>
        <w:pStyle w:val="BodyText"/>
        <w:numPr>
          <w:ilvl w:val="0"/>
          <w:numId w:val="4"/>
        </w:numPr>
        <w:spacing w:before="10" w:line="226" w:lineRule="exact"/>
        <w:ind w:right="2011"/>
        <w:rPr>
          <w:ins w:id="229" w:author="Tom Anderson" w:date="2021-07-22T18:23:00Z"/>
          <w:rFonts w:asciiTheme="minorHAnsi" w:hAnsiTheme="minorHAnsi" w:cstheme="minorHAnsi"/>
        </w:rPr>
      </w:pPr>
      <w:ins w:id="230" w:author="Tom Anderson" w:date="2021-07-22T18:23:00Z">
        <w:r w:rsidRPr="00531838">
          <w:rPr>
            <w:rFonts w:asciiTheme="minorHAnsi" w:hAnsiTheme="minorHAnsi" w:cstheme="minorHAnsi"/>
            <w:w w:val="85"/>
          </w:rPr>
          <w:t xml:space="preserve">400 </w:t>
        </w:r>
        <w:r>
          <w:rPr>
            <w:rFonts w:asciiTheme="minorHAnsi" w:hAnsiTheme="minorHAnsi" w:cstheme="minorHAnsi"/>
            <w:w w:val="85"/>
          </w:rPr>
          <w:t>–</w:t>
        </w:r>
        <w:r w:rsidRPr="00531838">
          <w:rPr>
            <w:rFonts w:asciiTheme="minorHAnsi" w:hAnsiTheme="minorHAnsi" w:cstheme="minorHAnsi"/>
            <w:w w:val="85"/>
          </w:rPr>
          <w:t xml:space="preserve"> </w:t>
        </w:r>
        <w:r w:rsidRPr="00531838">
          <w:rPr>
            <w:rFonts w:asciiTheme="minorHAnsi" w:hAnsiTheme="minorHAnsi" w:cstheme="minorHAnsi"/>
            <w:w w:val="85"/>
          </w:rPr>
          <w:t>the JSON data did not validate correctly</w:t>
        </w:r>
      </w:ins>
    </w:p>
    <w:p w14:paraId="36E4750A" w14:textId="25737F93" w:rsidR="00FE3E96" w:rsidRDefault="00FE3E96" w:rsidP="00FE3E96">
      <w:pPr>
        <w:pStyle w:val="BodyText"/>
        <w:numPr>
          <w:ilvl w:val="0"/>
          <w:numId w:val="4"/>
        </w:numPr>
        <w:spacing w:before="10" w:line="226" w:lineRule="exact"/>
        <w:ind w:right="2011"/>
        <w:rPr>
          <w:ins w:id="231" w:author="Tom Anderson" w:date="2021-07-22T18:23:00Z"/>
          <w:rFonts w:asciiTheme="minorHAnsi" w:hAnsiTheme="minorHAnsi" w:cstheme="minorHAnsi"/>
          <w:w w:val="85"/>
        </w:rPr>
      </w:pPr>
      <w:ins w:id="232" w:author="Tom Anderson" w:date="2021-07-22T18:23:00Z">
        <w:r w:rsidRPr="00531838">
          <w:rPr>
            <w:rFonts w:asciiTheme="minorHAnsi" w:hAnsiTheme="minorHAnsi" w:cstheme="minorHAnsi"/>
            <w:w w:val="85"/>
          </w:rPr>
          <w:t xml:space="preserve">403 </w:t>
        </w:r>
        <w:r>
          <w:rPr>
            <w:rFonts w:asciiTheme="minorHAnsi" w:hAnsiTheme="minorHAnsi" w:cstheme="minorHAnsi"/>
            <w:w w:val="85"/>
          </w:rPr>
          <w:t>–</w:t>
        </w:r>
        <w:r w:rsidRPr="00531838">
          <w:rPr>
            <w:rFonts w:asciiTheme="minorHAnsi" w:hAnsiTheme="minorHAnsi" w:cstheme="minorHAnsi"/>
            <w:w w:val="85"/>
          </w:rPr>
          <w:t xml:space="preserve"> </w:t>
        </w:r>
        <w:r w:rsidRPr="00531838">
          <w:rPr>
            <w:rFonts w:asciiTheme="minorHAnsi" w:hAnsiTheme="minorHAnsi" w:cstheme="minorHAnsi"/>
            <w:w w:val="85"/>
          </w:rPr>
          <w:t xml:space="preserve">your account permissions prevent you from submitting data </w:t>
        </w:r>
      </w:ins>
    </w:p>
    <w:p w14:paraId="10050315" w14:textId="0FFE82B1" w:rsidR="00703845" w:rsidRPr="00531838" w:rsidRDefault="00F35EF3" w:rsidP="00FE3E96">
      <w:pPr>
        <w:pStyle w:val="BodyText"/>
        <w:numPr>
          <w:ilvl w:val="0"/>
          <w:numId w:val="4"/>
        </w:numPr>
        <w:spacing w:line="226" w:lineRule="exact"/>
        <w:rPr>
          <w:rFonts w:asciiTheme="minorHAnsi" w:hAnsiTheme="minorHAnsi" w:cstheme="minorHAnsi"/>
        </w:rPr>
        <w:pPrChange w:id="233" w:author="Tom Anderson" w:date="2021-07-22T18:22:00Z">
          <w:pPr>
            <w:pStyle w:val="BodyText"/>
            <w:spacing w:line="226" w:lineRule="exact"/>
          </w:pPr>
        </w:pPrChange>
      </w:pPr>
      <w:del w:id="234" w:author="Tom Anderson" w:date="2021-07-22T18:21:00Z">
        <w:r w:rsidRPr="00531838" w:rsidDel="00FE3E96">
          <w:rPr>
            <w:rFonts w:asciiTheme="minorHAnsi" w:hAnsiTheme="minorHAnsi" w:cstheme="minorHAnsi"/>
            <w:w w:val="85"/>
          </w:rPr>
          <w:delText xml:space="preserve">IF the result code is </w:delText>
        </w:r>
      </w:del>
      <w:r w:rsidRPr="00531838">
        <w:rPr>
          <w:rFonts w:asciiTheme="minorHAnsi" w:hAnsiTheme="minorHAnsi" w:cstheme="minorHAnsi"/>
          <w:w w:val="85"/>
        </w:rPr>
        <w:t xml:space="preserve">404 </w:t>
      </w:r>
      <w:del w:id="235" w:author="Tom Anderson" w:date="2021-07-22T18:22:00Z">
        <w:r w:rsidRPr="00531838" w:rsidDel="00FE3E96">
          <w:rPr>
            <w:rFonts w:asciiTheme="minorHAnsi" w:hAnsiTheme="minorHAnsi" w:cstheme="minorHAnsi"/>
            <w:w w:val="85"/>
          </w:rPr>
          <w:delText xml:space="preserve">THEN </w:delText>
        </w:r>
      </w:del>
      <w:ins w:id="236" w:author="Tom Anderson" w:date="2021-07-22T18:23:00Z">
        <w:r w:rsidR="00FE3E96">
          <w:rPr>
            <w:rFonts w:asciiTheme="minorHAnsi" w:hAnsiTheme="minorHAnsi" w:cstheme="minorHAnsi"/>
            <w:w w:val="85"/>
          </w:rPr>
          <w:t>–</w:t>
        </w:r>
      </w:ins>
      <w:ins w:id="237" w:author="Tom Anderson" w:date="2021-07-22T18:22:00Z">
        <w:r w:rsidR="00FE3E96" w:rsidRPr="00531838">
          <w:rPr>
            <w:rFonts w:asciiTheme="minorHAnsi" w:hAnsiTheme="minorHAnsi" w:cstheme="minorHAnsi"/>
            <w:w w:val="85"/>
          </w:rPr>
          <w:t xml:space="preserve"> </w:t>
        </w:r>
      </w:ins>
      <w:r w:rsidRPr="00531838">
        <w:rPr>
          <w:rFonts w:asciiTheme="minorHAnsi" w:hAnsiTheme="minorHAnsi" w:cstheme="minorHAnsi"/>
          <w:w w:val="85"/>
        </w:rPr>
        <w:t xml:space="preserve">your API token key was missing or </w:t>
      </w:r>
      <w:del w:id="238" w:author="Tom Anderson" w:date="2021-07-22T18:19:00Z">
        <w:r w:rsidRPr="00531838" w:rsidDel="00233867">
          <w:rPr>
            <w:rFonts w:asciiTheme="minorHAnsi" w:hAnsiTheme="minorHAnsi" w:cstheme="minorHAnsi"/>
            <w:w w:val="85"/>
          </w:rPr>
          <w:delText xml:space="preserve"> </w:delText>
        </w:r>
      </w:del>
      <w:r w:rsidRPr="00531838">
        <w:rPr>
          <w:rFonts w:asciiTheme="minorHAnsi" w:hAnsiTheme="minorHAnsi" w:cstheme="minorHAnsi"/>
          <w:w w:val="85"/>
        </w:rPr>
        <w:t>invalid</w:t>
      </w:r>
    </w:p>
    <w:p w14:paraId="0FE64A90" w14:textId="2781BAB5" w:rsidR="004E3A70" w:rsidDel="00FE3E96" w:rsidRDefault="00F35EF3" w:rsidP="00FE3E96">
      <w:pPr>
        <w:pStyle w:val="BodyText"/>
        <w:numPr>
          <w:ilvl w:val="0"/>
          <w:numId w:val="4"/>
        </w:numPr>
        <w:spacing w:before="10" w:line="226" w:lineRule="exact"/>
        <w:ind w:right="2011"/>
        <w:rPr>
          <w:del w:id="239" w:author="Tom Anderson" w:date="2021-07-22T18:23:00Z"/>
          <w:rFonts w:asciiTheme="minorHAnsi" w:hAnsiTheme="minorHAnsi" w:cstheme="minorHAnsi"/>
          <w:w w:val="85"/>
        </w:rPr>
        <w:pPrChange w:id="240" w:author="Tom Anderson" w:date="2021-07-22T18:22:00Z">
          <w:pPr>
            <w:pStyle w:val="BodyText"/>
            <w:spacing w:before="10" w:line="226" w:lineRule="exact"/>
            <w:ind w:right="2011"/>
          </w:pPr>
        </w:pPrChange>
      </w:pPr>
      <w:del w:id="241" w:author="Tom Anderson" w:date="2021-07-22T18:21:00Z">
        <w:r w:rsidRPr="00531838" w:rsidDel="00FE3E96">
          <w:rPr>
            <w:rFonts w:asciiTheme="minorHAnsi" w:hAnsiTheme="minorHAnsi" w:cstheme="minorHAnsi"/>
            <w:w w:val="85"/>
          </w:rPr>
          <w:delText xml:space="preserve">IF the result code is </w:delText>
        </w:r>
      </w:del>
      <w:del w:id="242" w:author="Tom Anderson" w:date="2021-07-22T18:23:00Z">
        <w:r w:rsidRPr="00531838" w:rsidDel="00FE3E96">
          <w:rPr>
            <w:rFonts w:asciiTheme="minorHAnsi" w:hAnsiTheme="minorHAnsi" w:cstheme="minorHAnsi"/>
            <w:w w:val="85"/>
          </w:rPr>
          <w:delText xml:space="preserve">403 </w:delText>
        </w:r>
      </w:del>
      <w:del w:id="243" w:author="Tom Anderson" w:date="2021-07-22T18:22:00Z">
        <w:r w:rsidRPr="00531838" w:rsidDel="00FE3E96">
          <w:rPr>
            <w:rFonts w:asciiTheme="minorHAnsi" w:hAnsiTheme="minorHAnsi" w:cstheme="minorHAnsi"/>
            <w:w w:val="85"/>
          </w:rPr>
          <w:delText xml:space="preserve">THEN </w:delText>
        </w:r>
      </w:del>
      <w:del w:id="244" w:author="Tom Anderson" w:date="2021-07-22T18:23:00Z">
        <w:r w:rsidRPr="00531838" w:rsidDel="00FE3E96">
          <w:rPr>
            <w:rFonts w:asciiTheme="minorHAnsi" w:hAnsiTheme="minorHAnsi" w:cstheme="minorHAnsi"/>
            <w:w w:val="85"/>
          </w:rPr>
          <w:delText xml:space="preserve">your account permissions prevent you from submitting data </w:delText>
        </w:r>
      </w:del>
    </w:p>
    <w:p w14:paraId="2B5405B0" w14:textId="43C22D55" w:rsidR="00703845" w:rsidRPr="00531838" w:rsidDel="00FE3E96" w:rsidRDefault="00F35EF3" w:rsidP="00FE3E96">
      <w:pPr>
        <w:pStyle w:val="BodyText"/>
        <w:numPr>
          <w:ilvl w:val="0"/>
          <w:numId w:val="4"/>
        </w:numPr>
        <w:spacing w:before="10" w:line="226" w:lineRule="exact"/>
        <w:ind w:right="2011"/>
        <w:rPr>
          <w:del w:id="245" w:author="Tom Anderson" w:date="2021-07-22T18:23:00Z"/>
          <w:rFonts w:asciiTheme="minorHAnsi" w:hAnsiTheme="minorHAnsi" w:cstheme="minorHAnsi"/>
        </w:rPr>
        <w:pPrChange w:id="246" w:author="Tom Anderson" w:date="2021-07-22T18:22:00Z">
          <w:pPr>
            <w:pStyle w:val="BodyText"/>
            <w:spacing w:before="10" w:line="226" w:lineRule="exact"/>
            <w:ind w:right="2011"/>
          </w:pPr>
        </w:pPrChange>
      </w:pPr>
      <w:del w:id="247" w:author="Tom Anderson" w:date="2021-07-22T18:21:00Z">
        <w:r w:rsidRPr="00531838" w:rsidDel="00FE3E96">
          <w:rPr>
            <w:rFonts w:asciiTheme="minorHAnsi" w:hAnsiTheme="minorHAnsi" w:cstheme="minorHAnsi"/>
            <w:w w:val="85"/>
          </w:rPr>
          <w:delText xml:space="preserve">IF the result code is </w:delText>
        </w:r>
      </w:del>
      <w:del w:id="248" w:author="Tom Anderson" w:date="2021-07-22T18:23:00Z">
        <w:r w:rsidRPr="00531838" w:rsidDel="00FE3E96">
          <w:rPr>
            <w:rFonts w:asciiTheme="minorHAnsi" w:hAnsiTheme="minorHAnsi" w:cstheme="minorHAnsi"/>
            <w:w w:val="85"/>
          </w:rPr>
          <w:delText xml:space="preserve">400 </w:delText>
        </w:r>
      </w:del>
      <w:del w:id="249" w:author="Tom Anderson" w:date="2021-07-22T18:22:00Z">
        <w:r w:rsidRPr="00531838" w:rsidDel="00FE3E96">
          <w:rPr>
            <w:rFonts w:asciiTheme="minorHAnsi" w:hAnsiTheme="minorHAnsi" w:cstheme="minorHAnsi"/>
            <w:w w:val="85"/>
          </w:rPr>
          <w:delText xml:space="preserve">THEN </w:delText>
        </w:r>
      </w:del>
      <w:del w:id="250" w:author="Tom Anderson" w:date="2021-07-22T18:23:00Z">
        <w:r w:rsidRPr="00531838" w:rsidDel="00FE3E96">
          <w:rPr>
            <w:rFonts w:asciiTheme="minorHAnsi" w:hAnsiTheme="minorHAnsi" w:cstheme="minorHAnsi"/>
            <w:w w:val="85"/>
          </w:rPr>
          <w:delText>the JSON data did not validate correctly</w:delText>
        </w:r>
      </w:del>
    </w:p>
    <w:p w14:paraId="516AE83C" w14:textId="799637C4" w:rsidR="00703845" w:rsidRPr="00531838" w:rsidDel="00233867" w:rsidRDefault="00F35EF3">
      <w:pPr>
        <w:pStyle w:val="BodyText"/>
        <w:spacing w:line="217" w:lineRule="exact"/>
        <w:rPr>
          <w:moveFrom w:id="251" w:author="Tom Anderson" w:date="2021-07-22T18:19:00Z"/>
          <w:rFonts w:asciiTheme="minorHAnsi" w:hAnsiTheme="minorHAnsi" w:cstheme="minorHAnsi"/>
        </w:rPr>
      </w:pPr>
      <w:moveFromRangeStart w:id="252" w:author="Tom Anderson" w:date="2021-07-22T18:19:00Z" w:name="move77870358"/>
      <w:moveFrom w:id="253" w:author="Tom Anderson" w:date="2021-07-22T18:19:00Z">
        <w:r w:rsidRPr="00531838" w:rsidDel="00233867">
          <w:rPr>
            <w:rFonts w:asciiTheme="minorHAnsi" w:hAnsiTheme="minorHAnsi" w:cstheme="minorHAnsi"/>
            <w:w w:val="85"/>
          </w:rPr>
          <w:t>IF the result code is 428 THEN you attempted to POST a phish as a false  positive</w:t>
        </w:r>
      </w:moveFrom>
    </w:p>
    <w:moveFromRangeEnd w:id="252"/>
    <w:p w14:paraId="0D5C2196" w14:textId="3FB0F3D1" w:rsidR="00703845" w:rsidRPr="00531838" w:rsidRDefault="00F35EF3" w:rsidP="00FE3E96">
      <w:pPr>
        <w:pStyle w:val="BodyText"/>
        <w:numPr>
          <w:ilvl w:val="0"/>
          <w:numId w:val="4"/>
        </w:numPr>
        <w:spacing w:line="226" w:lineRule="exact"/>
        <w:rPr>
          <w:rFonts w:asciiTheme="minorHAnsi" w:hAnsiTheme="minorHAnsi" w:cstheme="minorHAnsi"/>
        </w:rPr>
        <w:pPrChange w:id="254" w:author="Tom Anderson" w:date="2021-07-22T18:22:00Z">
          <w:pPr>
            <w:pStyle w:val="BodyText"/>
            <w:spacing w:line="226" w:lineRule="exact"/>
          </w:pPr>
        </w:pPrChange>
      </w:pPr>
      <w:del w:id="255" w:author="Tom Anderson" w:date="2021-07-22T18:21:00Z">
        <w:r w:rsidRPr="00531838" w:rsidDel="00FE3E96">
          <w:rPr>
            <w:rFonts w:asciiTheme="minorHAnsi" w:hAnsiTheme="minorHAnsi" w:cstheme="minorHAnsi"/>
            <w:w w:val="85"/>
          </w:rPr>
          <w:delText xml:space="preserve">IF the result code is </w:delText>
        </w:r>
      </w:del>
      <w:r w:rsidRPr="00531838">
        <w:rPr>
          <w:rFonts w:asciiTheme="minorHAnsi" w:hAnsiTheme="minorHAnsi" w:cstheme="minorHAnsi"/>
          <w:w w:val="85"/>
        </w:rPr>
        <w:t xml:space="preserve">409 </w:t>
      </w:r>
      <w:del w:id="256" w:author="Tom Anderson" w:date="2021-07-22T18:22:00Z">
        <w:r w:rsidRPr="00531838" w:rsidDel="00FE3E96">
          <w:rPr>
            <w:rFonts w:asciiTheme="minorHAnsi" w:hAnsiTheme="minorHAnsi" w:cstheme="minorHAnsi"/>
            <w:w w:val="85"/>
          </w:rPr>
          <w:delText xml:space="preserve">THEN </w:delText>
        </w:r>
      </w:del>
      <w:ins w:id="257" w:author="Tom Anderson" w:date="2021-07-22T18:23:00Z">
        <w:r w:rsidR="00FE3E96">
          <w:rPr>
            <w:rFonts w:asciiTheme="minorHAnsi" w:hAnsiTheme="minorHAnsi" w:cstheme="minorHAnsi"/>
            <w:w w:val="85"/>
          </w:rPr>
          <w:t>–</w:t>
        </w:r>
      </w:ins>
      <w:ins w:id="258" w:author="Tom Anderson" w:date="2021-07-22T18:22:00Z">
        <w:r w:rsidR="00FE3E96" w:rsidRPr="00531838">
          <w:rPr>
            <w:rFonts w:asciiTheme="minorHAnsi" w:hAnsiTheme="minorHAnsi" w:cstheme="minorHAnsi"/>
            <w:w w:val="85"/>
          </w:rPr>
          <w:t xml:space="preserve"> </w:t>
        </w:r>
      </w:ins>
      <w:r w:rsidRPr="00531838">
        <w:rPr>
          <w:rFonts w:asciiTheme="minorHAnsi" w:hAnsiTheme="minorHAnsi" w:cstheme="minorHAnsi"/>
          <w:w w:val="85"/>
        </w:rPr>
        <w:t>this phish has already been entered</w:t>
      </w:r>
      <w:r w:rsidR="004E3A70">
        <w:rPr>
          <w:rFonts w:asciiTheme="minorHAnsi" w:hAnsiTheme="minorHAnsi" w:cstheme="minorHAnsi"/>
          <w:w w:val="85"/>
        </w:rPr>
        <w:t>; u</w:t>
      </w:r>
      <w:r w:rsidRPr="00531838">
        <w:rPr>
          <w:rFonts w:asciiTheme="minorHAnsi" w:hAnsiTheme="minorHAnsi" w:cstheme="minorHAnsi"/>
          <w:w w:val="85"/>
        </w:rPr>
        <w:t>se PATCH if you have changes</w:t>
      </w:r>
    </w:p>
    <w:p w14:paraId="22813E87" w14:textId="798C0AC7" w:rsidR="00703845" w:rsidRPr="00531838" w:rsidRDefault="00F35EF3" w:rsidP="00FE3E96">
      <w:pPr>
        <w:pStyle w:val="BodyText"/>
        <w:numPr>
          <w:ilvl w:val="0"/>
          <w:numId w:val="4"/>
        </w:numPr>
        <w:spacing w:line="238" w:lineRule="exact"/>
        <w:rPr>
          <w:rFonts w:asciiTheme="minorHAnsi" w:hAnsiTheme="minorHAnsi" w:cstheme="minorHAnsi"/>
        </w:rPr>
        <w:pPrChange w:id="259" w:author="Tom Anderson" w:date="2021-07-22T18:22:00Z">
          <w:pPr>
            <w:pStyle w:val="BodyText"/>
            <w:spacing w:line="238" w:lineRule="exact"/>
          </w:pPr>
        </w:pPrChange>
      </w:pPr>
      <w:del w:id="260" w:author="Tom Anderson" w:date="2021-07-22T18:21:00Z">
        <w:r w:rsidRPr="00531838" w:rsidDel="00FE3E96">
          <w:rPr>
            <w:rFonts w:asciiTheme="minorHAnsi" w:hAnsiTheme="minorHAnsi" w:cstheme="minorHAnsi"/>
            <w:w w:val="85"/>
          </w:rPr>
          <w:delText xml:space="preserve">IF the result code is </w:delText>
        </w:r>
      </w:del>
      <w:r w:rsidRPr="00531838">
        <w:rPr>
          <w:rFonts w:asciiTheme="minorHAnsi" w:hAnsiTheme="minorHAnsi" w:cstheme="minorHAnsi"/>
          <w:w w:val="85"/>
        </w:rPr>
        <w:t xml:space="preserve">412 </w:t>
      </w:r>
      <w:del w:id="261" w:author="Tom Anderson" w:date="2021-07-22T18:22:00Z">
        <w:r w:rsidRPr="00531838" w:rsidDel="00FE3E96">
          <w:rPr>
            <w:rFonts w:asciiTheme="minorHAnsi" w:hAnsiTheme="minorHAnsi" w:cstheme="minorHAnsi"/>
            <w:w w:val="85"/>
          </w:rPr>
          <w:delText xml:space="preserve">THEN </w:delText>
        </w:r>
      </w:del>
      <w:ins w:id="262" w:author="Tom Anderson" w:date="2021-07-22T18:23:00Z">
        <w:r w:rsidR="00FE3E96">
          <w:rPr>
            <w:rFonts w:asciiTheme="minorHAnsi" w:hAnsiTheme="minorHAnsi" w:cstheme="minorHAnsi"/>
            <w:w w:val="85"/>
          </w:rPr>
          <w:t>–</w:t>
        </w:r>
      </w:ins>
      <w:ins w:id="263" w:author="Tom Anderson" w:date="2021-07-22T18:22:00Z">
        <w:r w:rsidR="00FE3E96" w:rsidRPr="00531838">
          <w:rPr>
            <w:rFonts w:asciiTheme="minorHAnsi" w:hAnsiTheme="minorHAnsi" w:cstheme="minorHAnsi"/>
            <w:w w:val="85"/>
          </w:rPr>
          <w:t xml:space="preserve"> </w:t>
        </w:r>
      </w:ins>
      <w:r w:rsidRPr="00531838">
        <w:rPr>
          <w:rFonts w:asciiTheme="minorHAnsi" w:hAnsiTheme="minorHAnsi" w:cstheme="minorHAnsi"/>
          <w:w w:val="85"/>
        </w:rPr>
        <w:t xml:space="preserve">you attempted to POST a phish with a known good domain on our domains </w:t>
      </w:r>
      <w:r w:rsidR="004E3A70">
        <w:rPr>
          <w:rFonts w:asciiTheme="minorHAnsi" w:hAnsiTheme="minorHAnsi" w:cstheme="minorHAnsi"/>
          <w:w w:val="85"/>
        </w:rPr>
        <w:t>white</w:t>
      </w:r>
      <w:r w:rsidRPr="00531838">
        <w:rPr>
          <w:rFonts w:asciiTheme="minorHAnsi" w:hAnsiTheme="minorHAnsi" w:cstheme="minorHAnsi"/>
          <w:w w:val="85"/>
        </w:rPr>
        <w:t>list</w:t>
      </w:r>
    </w:p>
    <w:p w14:paraId="12E6505E" w14:textId="1E582791" w:rsidR="00233867" w:rsidRPr="00531838" w:rsidRDefault="00233867" w:rsidP="00FE3E96">
      <w:pPr>
        <w:pStyle w:val="BodyText"/>
        <w:numPr>
          <w:ilvl w:val="0"/>
          <w:numId w:val="4"/>
        </w:numPr>
        <w:spacing w:line="217" w:lineRule="exact"/>
        <w:rPr>
          <w:moveTo w:id="264" w:author="Tom Anderson" w:date="2021-07-22T18:19:00Z"/>
          <w:rFonts w:asciiTheme="minorHAnsi" w:hAnsiTheme="minorHAnsi" w:cstheme="minorHAnsi"/>
        </w:rPr>
        <w:pPrChange w:id="265" w:author="Tom Anderson" w:date="2021-07-22T18:22:00Z">
          <w:pPr>
            <w:pStyle w:val="BodyText"/>
            <w:spacing w:line="217" w:lineRule="exact"/>
          </w:pPr>
        </w:pPrChange>
      </w:pPr>
      <w:moveToRangeStart w:id="266" w:author="Tom Anderson" w:date="2021-07-22T18:19:00Z" w:name="move77870358"/>
      <w:moveTo w:id="267" w:author="Tom Anderson" w:date="2021-07-22T18:19:00Z">
        <w:del w:id="268" w:author="Tom Anderson" w:date="2021-07-22T18:21:00Z">
          <w:r w:rsidRPr="00531838" w:rsidDel="00FE3E96">
            <w:rPr>
              <w:rFonts w:asciiTheme="minorHAnsi" w:hAnsiTheme="minorHAnsi" w:cstheme="minorHAnsi"/>
              <w:w w:val="85"/>
            </w:rPr>
            <w:delText xml:space="preserve">IF the result code is </w:delText>
          </w:r>
        </w:del>
        <w:r w:rsidRPr="00531838">
          <w:rPr>
            <w:rFonts w:asciiTheme="minorHAnsi" w:hAnsiTheme="minorHAnsi" w:cstheme="minorHAnsi"/>
            <w:w w:val="85"/>
          </w:rPr>
          <w:t xml:space="preserve">428 </w:t>
        </w:r>
        <w:del w:id="269" w:author="Tom Anderson" w:date="2021-07-22T18:22:00Z">
          <w:r w:rsidRPr="00531838" w:rsidDel="00FE3E96">
            <w:rPr>
              <w:rFonts w:asciiTheme="minorHAnsi" w:hAnsiTheme="minorHAnsi" w:cstheme="minorHAnsi"/>
              <w:w w:val="85"/>
            </w:rPr>
            <w:delText>THEN</w:delText>
          </w:r>
        </w:del>
      </w:moveTo>
      <w:ins w:id="270" w:author="Tom Anderson" w:date="2021-07-22T18:23:00Z">
        <w:r w:rsidR="00FE3E96">
          <w:rPr>
            <w:rFonts w:asciiTheme="minorHAnsi" w:hAnsiTheme="minorHAnsi" w:cstheme="minorHAnsi"/>
            <w:w w:val="85"/>
          </w:rPr>
          <w:t>–</w:t>
        </w:r>
      </w:ins>
      <w:moveTo w:id="271" w:author="Tom Anderson" w:date="2021-07-22T18:19:00Z">
        <w:r w:rsidRPr="00531838">
          <w:rPr>
            <w:rFonts w:asciiTheme="minorHAnsi" w:hAnsiTheme="minorHAnsi" w:cstheme="minorHAnsi"/>
            <w:w w:val="85"/>
          </w:rPr>
          <w:t xml:space="preserve"> you attempted to POST a phish as a false </w:t>
        </w:r>
        <w:del w:id="272" w:author="Tom Anderson" w:date="2021-07-22T18:19:00Z">
          <w:r w:rsidRPr="00531838" w:rsidDel="00233867">
            <w:rPr>
              <w:rFonts w:asciiTheme="minorHAnsi" w:hAnsiTheme="minorHAnsi" w:cstheme="minorHAnsi"/>
              <w:w w:val="85"/>
            </w:rPr>
            <w:delText xml:space="preserve"> </w:delText>
          </w:r>
        </w:del>
        <w:r w:rsidRPr="00531838">
          <w:rPr>
            <w:rFonts w:asciiTheme="minorHAnsi" w:hAnsiTheme="minorHAnsi" w:cstheme="minorHAnsi"/>
            <w:w w:val="85"/>
          </w:rPr>
          <w:t>positive</w:t>
        </w:r>
      </w:moveTo>
    </w:p>
    <w:moveToRangeEnd w:id="266"/>
    <w:p w14:paraId="53487C03" w14:textId="77777777" w:rsidR="00703845" w:rsidRPr="00531838" w:rsidRDefault="00703845">
      <w:pPr>
        <w:pStyle w:val="BodyText"/>
        <w:spacing w:before="7"/>
        <w:ind w:left="0"/>
        <w:rPr>
          <w:rFonts w:asciiTheme="minorHAnsi" w:hAnsiTheme="minorHAnsi" w:cstheme="minorHAnsi"/>
        </w:rPr>
      </w:pPr>
    </w:p>
    <w:p w14:paraId="1ECA570F" w14:textId="77777777" w:rsidR="00703845" w:rsidRPr="00531838" w:rsidRDefault="00F35EF3">
      <w:pPr>
        <w:pStyle w:val="BodyText"/>
        <w:rPr>
          <w:rFonts w:asciiTheme="minorHAnsi" w:hAnsiTheme="minorHAnsi" w:cstheme="minorHAnsi"/>
        </w:rPr>
      </w:pPr>
      <w:r w:rsidRPr="00531838">
        <w:rPr>
          <w:rFonts w:asciiTheme="minorHAnsi" w:hAnsiTheme="minorHAnsi" w:cstheme="minorHAnsi"/>
          <w:w w:val="95"/>
        </w:rPr>
        <w:t>The phish data for a POST operation goes in the request body as a JSON object:</w:t>
      </w:r>
    </w:p>
    <w:p w14:paraId="537A975D" w14:textId="77777777" w:rsidR="00703845" w:rsidRPr="00531838" w:rsidRDefault="00703845">
      <w:pPr>
        <w:pStyle w:val="BodyText"/>
        <w:spacing w:before="2"/>
        <w:ind w:left="0"/>
        <w:rPr>
          <w:rFonts w:asciiTheme="minorHAnsi" w:hAnsiTheme="minorHAnsi" w:cstheme="minorHAnsi"/>
        </w:rPr>
      </w:pPr>
    </w:p>
    <w:p w14:paraId="210DBE7A" w14:textId="77777777" w:rsidR="00703845" w:rsidRPr="00531838" w:rsidRDefault="00F35EF3">
      <w:pPr>
        <w:pStyle w:val="BodyText"/>
        <w:spacing w:before="87" w:line="237" w:lineRule="exact"/>
        <w:rPr>
          <w:rFonts w:asciiTheme="minorHAnsi" w:hAnsiTheme="minorHAnsi" w:cstheme="minorHAnsi"/>
        </w:rPr>
      </w:pPr>
      <w:r w:rsidRPr="00531838">
        <w:rPr>
          <w:rFonts w:asciiTheme="minorHAnsi" w:hAnsiTheme="minorHAnsi" w:cstheme="minorHAnsi"/>
          <w:w w:val="79"/>
        </w:rPr>
        <w:t>{</w:t>
      </w:r>
    </w:p>
    <w:p w14:paraId="2751132E" w14:textId="3AD9ABF3" w:rsidR="00703845" w:rsidRPr="00531838" w:rsidRDefault="00F35EF3">
      <w:pPr>
        <w:pStyle w:val="BodyText"/>
        <w:spacing w:before="9" w:line="226" w:lineRule="exact"/>
        <w:ind w:left="292" w:right="5803"/>
        <w:rPr>
          <w:rFonts w:asciiTheme="minorHAnsi" w:hAnsiTheme="minorHAnsi" w:cstheme="minorHAnsi"/>
        </w:rPr>
      </w:pPr>
      <w:r w:rsidRPr="00531838">
        <w:rPr>
          <w:rFonts w:asciiTheme="minorHAnsi" w:hAnsiTheme="minorHAnsi" w:cstheme="minorHAnsi"/>
          <w:w w:val="99"/>
        </w:rPr>
        <w:t>"</w:t>
      </w:r>
      <w:proofErr w:type="spellStart"/>
      <w:r w:rsidRPr="00531838">
        <w:rPr>
          <w:rFonts w:asciiTheme="minorHAnsi" w:hAnsiTheme="minorHAnsi" w:cstheme="minorHAnsi"/>
          <w:w w:val="80"/>
        </w:rPr>
        <w:t>url</w:t>
      </w:r>
      <w:proofErr w:type="spellEnd"/>
      <w:r w:rsidRPr="00531838">
        <w:rPr>
          <w:rFonts w:asciiTheme="minorHAnsi" w:hAnsiTheme="minorHAnsi" w:cstheme="minorHAnsi"/>
          <w:w w:val="80"/>
        </w:rPr>
        <w:t>"</w:t>
      </w:r>
      <w:r w:rsidRPr="00531838">
        <w:rPr>
          <w:rFonts w:asciiTheme="minorHAnsi" w:hAnsiTheme="minorHAnsi" w:cstheme="minorHAnsi"/>
          <w:w w:val="86"/>
        </w:rPr>
        <w:t>:</w:t>
      </w:r>
      <w:r w:rsidRPr="00531838">
        <w:rPr>
          <w:rFonts w:asciiTheme="minorHAnsi" w:hAnsiTheme="minorHAnsi" w:cstheme="minorHAnsi"/>
        </w:rPr>
        <w:t xml:space="preserve">  </w:t>
      </w:r>
      <w:r w:rsidRPr="00531838">
        <w:rPr>
          <w:rFonts w:asciiTheme="minorHAnsi" w:hAnsiTheme="minorHAnsi" w:cstheme="minorHAnsi"/>
          <w:w w:val="99"/>
        </w:rPr>
        <w:t>"</w:t>
      </w:r>
      <w:hyperlink r:id="rId23">
        <w:r w:rsidRPr="00531838">
          <w:rPr>
            <w:rFonts w:asciiTheme="minorHAnsi" w:hAnsiTheme="minorHAnsi" w:cstheme="minorHAnsi"/>
            <w:w w:val="74"/>
          </w:rPr>
          <w:t>http</w:t>
        </w:r>
        <w:r w:rsidRPr="00531838">
          <w:rPr>
            <w:rFonts w:asciiTheme="minorHAnsi" w:hAnsiTheme="minorHAnsi" w:cstheme="minorHAnsi"/>
            <w:w w:val="121"/>
          </w:rPr>
          <w:t>:/</w:t>
        </w:r>
        <w:r w:rsidRPr="00531838">
          <w:rPr>
            <w:rFonts w:asciiTheme="minorHAnsi" w:hAnsiTheme="minorHAnsi" w:cstheme="minorHAnsi"/>
            <w:w w:val="156"/>
          </w:rPr>
          <w:t>/</w:t>
        </w:r>
        <w:r w:rsidRPr="00531838">
          <w:rPr>
            <w:rFonts w:asciiTheme="minorHAnsi" w:hAnsiTheme="minorHAnsi" w:cstheme="minorHAnsi"/>
            <w:w w:val="74"/>
          </w:rPr>
          <w:t>www</w:t>
        </w:r>
        <w:r w:rsidRPr="00531838">
          <w:rPr>
            <w:rFonts w:asciiTheme="minorHAnsi" w:hAnsiTheme="minorHAnsi" w:cstheme="minorHAnsi"/>
            <w:w w:val="77"/>
          </w:rPr>
          <w:t>.</w:t>
        </w:r>
        <w:r w:rsidR="004E3A70">
          <w:rPr>
            <w:rFonts w:asciiTheme="minorHAnsi" w:hAnsiTheme="minorHAnsi" w:cstheme="minorHAnsi"/>
            <w:w w:val="77"/>
          </w:rPr>
          <w:t>dave</w:t>
        </w:r>
        <w:r w:rsidRPr="00531838">
          <w:rPr>
            <w:rFonts w:asciiTheme="minorHAnsi" w:hAnsiTheme="minorHAnsi" w:cstheme="minorHAnsi"/>
            <w:w w:val="77"/>
          </w:rPr>
          <w:t>.c</w:t>
        </w:r>
        <w:r w:rsidRPr="00531838">
          <w:rPr>
            <w:rFonts w:asciiTheme="minorHAnsi" w:hAnsiTheme="minorHAnsi" w:cstheme="minorHAnsi"/>
            <w:w w:val="74"/>
          </w:rPr>
          <w:t>om</w:t>
        </w:r>
        <w:r w:rsidRPr="00531838">
          <w:rPr>
            <w:rFonts w:asciiTheme="minorHAnsi" w:hAnsiTheme="minorHAnsi" w:cstheme="minorHAnsi"/>
            <w:w w:val="88"/>
          </w:rPr>
          <w:t>/tes</w:t>
        </w:r>
        <w:r w:rsidRPr="00531838">
          <w:rPr>
            <w:rFonts w:asciiTheme="minorHAnsi" w:hAnsiTheme="minorHAnsi" w:cstheme="minorHAnsi"/>
            <w:w w:val="86"/>
          </w:rPr>
          <w:t>t1</w:t>
        </w:r>
      </w:hyperlink>
      <w:r w:rsidRPr="00531838">
        <w:rPr>
          <w:rFonts w:asciiTheme="minorHAnsi" w:hAnsiTheme="minorHAnsi" w:cstheme="minorHAnsi"/>
          <w:w w:val="99"/>
        </w:rPr>
        <w:t>"</w:t>
      </w:r>
      <w:r w:rsidRPr="00531838">
        <w:rPr>
          <w:rFonts w:asciiTheme="minorHAnsi" w:hAnsiTheme="minorHAnsi" w:cstheme="minorHAnsi"/>
          <w:w w:val="86"/>
        </w:rPr>
        <w:t xml:space="preserve">, </w:t>
      </w:r>
      <w:r w:rsidRPr="00531838">
        <w:rPr>
          <w:rFonts w:asciiTheme="minorHAnsi" w:hAnsiTheme="minorHAnsi" w:cstheme="minorHAnsi"/>
          <w:w w:val="85"/>
        </w:rPr>
        <w:t>"brand": "</w:t>
      </w:r>
      <w:proofErr w:type="spellStart"/>
      <w:r w:rsidR="004E3A70">
        <w:rPr>
          <w:rFonts w:asciiTheme="minorHAnsi" w:hAnsiTheme="minorHAnsi" w:cstheme="minorHAnsi"/>
          <w:w w:val="85"/>
        </w:rPr>
        <w:t>dave</w:t>
      </w:r>
      <w:proofErr w:type="spellEnd"/>
      <w:r w:rsidRPr="00531838">
        <w:rPr>
          <w:rFonts w:asciiTheme="minorHAnsi" w:hAnsiTheme="minorHAnsi" w:cstheme="minorHAnsi"/>
          <w:w w:val="85"/>
        </w:rPr>
        <w:t>",</w:t>
      </w:r>
    </w:p>
    <w:p w14:paraId="6C59A2C6" w14:textId="77777777" w:rsidR="00703845" w:rsidRPr="00531838" w:rsidRDefault="00F35EF3">
      <w:pPr>
        <w:pStyle w:val="BodyText"/>
        <w:spacing w:line="215" w:lineRule="exact"/>
        <w:ind w:left="292"/>
        <w:rPr>
          <w:rFonts w:asciiTheme="minorHAnsi" w:hAnsiTheme="minorHAnsi" w:cstheme="minorHAnsi"/>
        </w:rPr>
      </w:pPr>
      <w:r w:rsidRPr="00531838">
        <w:rPr>
          <w:rFonts w:asciiTheme="minorHAnsi" w:hAnsiTheme="minorHAnsi" w:cstheme="minorHAnsi"/>
          <w:w w:val="80"/>
        </w:rPr>
        <w:t>"</w:t>
      </w:r>
      <w:proofErr w:type="spellStart"/>
      <w:proofErr w:type="gramStart"/>
      <w:r w:rsidRPr="00531838">
        <w:rPr>
          <w:rFonts w:asciiTheme="minorHAnsi" w:hAnsiTheme="minorHAnsi" w:cstheme="minorHAnsi"/>
          <w:w w:val="80"/>
        </w:rPr>
        <w:t>date</w:t>
      </w:r>
      <w:proofErr w:type="gramEnd"/>
      <w:r w:rsidRPr="00531838">
        <w:rPr>
          <w:rFonts w:asciiTheme="minorHAnsi" w:hAnsiTheme="minorHAnsi" w:cstheme="minorHAnsi"/>
          <w:w w:val="80"/>
        </w:rPr>
        <w:t>_discovered</w:t>
      </w:r>
      <w:proofErr w:type="spellEnd"/>
      <w:r w:rsidRPr="00531838">
        <w:rPr>
          <w:rFonts w:asciiTheme="minorHAnsi" w:hAnsiTheme="minorHAnsi" w:cstheme="minorHAnsi"/>
          <w:w w:val="80"/>
        </w:rPr>
        <w:t>":   1517439667,</w:t>
      </w:r>
    </w:p>
    <w:p w14:paraId="45C688AE" w14:textId="77777777" w:rsidR="00703845" w:rsidRPr="00531838" w:rsidRDefault="00F35EF3">
      <w:pPr>
        <w:pStyle w:val="BodyText"/>
        <w:spacing w:line="226" w:lineRule="exact"/>
        <w:ind w:left="292"/>
        <w:rPr>
          <w:rFonts w:asciiTheme="minorHAnsi" w:hAnsiTheme="minorHAnsi" w:cstheme="minorHAnsi"/>
        </w:rPr>
      </w:pPr>
      <w:r w:rsidRPr="00531838">
        <w:rPr>
          <w:rFonts w:asciiTheme="minorHAnsi" w:hAnsiTheme="minorHAnsi" w:cstheme="minorHAnsi"/>
          <w:w w:val="80"/>
        </w:rPr>
        <w:t>"</w:t>
      </w:r>
      <w:proofErr w:type="spellStart"/>
      <w:proofErr w:type="gramStart"/>
      <w:r w:rsidRPr="00531838">
        <w:rPr>
          <w:rFonts w:asciiTheme="minorHAnsi" w:hAnsiTheme="minorHAnsi" w:cstheme="minorHAnsi"/>
          <w:w w:val="80"/>
        </w:rPr>
        <w:t>confidence</w:t>
      </w:r>
      <w:proofErr w:type="gramEnd"/>
      <w:r w:rsidRPr="00531838">
        <w:rPr>
          <w:rFonts w:asciiTheme="minorHAnsi" w:hAnsiTheme="minorHAnsi" w:cstheme="minorHAnsi"/>
          <w:w w:val="80"/>
        </w:rPr>
        <w:t>_level</w:t>
      </w:r>
      <w:proofErr w:type="spellEnd"/>
      <w:r w:rsidRPr="00531838">
        <w:rPr>
          <w:rFonts w:asciiTheme="minorHAnsi" w:hAnsiTheme="minorHAnsi" w:cstheme="minorHAnsi"/>
          <w:w w:val="80"/>
        </w:rPr>
        <w:t>": 50</w:t>
      </w:r>
    </w:p>
    <w:p w14:paraId="6C7653B3" w14:textId="77777777" w:rsidR="00703845" w:rsidRPr="00531838" w:rsidRDefault="00F35EF3">
      <w:pPr>
        <w:pStyle w:val="BodyText"/>
        <w:spacing w:line="237" w:lineRule="exact"/>
        <w:rPr>
          <w:rFonts w:asciiTheme="minorHAnsi" w:hAnsiTheme="minorHAnsi" w:cstheme="minorHAnsi"/>
        </w:rPr>
      </w:pPr>
      <w:r w:rsidRPr="00531838">
        <w:rPr>
          <w:rFonts w:asciiTheme="minorHAnsi" w:hAnsiTheme="minorHAnsi" w:cstheme="minorHAnsi"/>
          <w:w w:val="79"/>
        </w:rPr>
        <w:t>}</w:t>
      </w:r>
    </w:p>
    <w:p w14:paraId="1275E7BA" w14:textId="77777777" w:rsidR="00703845" w:rsidRPr="00531838" w:rsidRDefault="00703845">
      <w:pPr>
        <w:pStyle w:val="BodyText"/>
        <w:spacing w:before="5"/>
        <w:ind w:left="0"/>
        <w:rPr>
          <w:rFonts w:asciiTheme="minorHAnsi" w:hAnsiTheme="minorHAnsi" w:cstheme="minorHAnsi"/>
        </w:rPr>
      </w:pPr>
    </w:p>
    <w:p w14:paraId="50477B0C" w14:textId="21353C8C" w:rsidR="00703845" w:rsidRPr="00531838" w:rsidDel="00C5510F" w:rsidRDefault="00F35EF3">
      <w:pPr>
        <w:pStyle w:val="BodyText"/>
        <w:spacing w:before="59"/>
        <w:rPr>
          <w:del w:id="273" w:author="Tom Anderson" w:date="2021-07-22T18:27:00Z"/>
          <w:rFonts w:asciiTheme="minorHAnsi" w:hAnsiTheme="minorHAnsi" w:cstheme="minorHAnsi"/>
        </w:rPr>
      </w:pPr>
      <w:r w:rsidRPr="00531838">
        <w:rPr>
          <w:rFonts w:asciiTheme="minorHAnsi" w:hAnsiTheme="minorHAnsi" w:cstheme="minorHAnsi"/>
        </w:rPr>
        <w:t xml:space="preserve">All 4 key </w:t>
      </w:r>
      <w:del w:id="274" w:author="Tom Anderson" w:date="2021-07-22T18:26:00Z">
        <w:r w:rsidRPr="00531838" w:rsidDel="00C5510F">
          <w:rPr>
            <w:rFonts w:asciiTheme="minorHAnsi" w:hAnsiTheme="minorHAnsi" w:cstheme="minorHAnsi"/>
          </w:rPr>
          <w:delText xml:space="preserve">value </w:delText>
        </w:r>
      </w:del>
      <w:ins w:id="275" w:author="Tom Anderson" w:date="2021-07-22T18:26:00Z">
        <w:r w:rsidR="00C5510F">
          <w:rPr>
            <w:rFonts w:asciiTheme="minorHAnsi" w:hAnsiTheme="minorHAnsi" w:cstheme="minorHAnsi"/>
          </w:rPr>
          <w:t>properties</w:t>
        </w:r>
        <w:r w:rsidR="00C5510F" w:rsidRPr="00531838">
          <w:rPr>
            <w:rFonts w:asciiTheme="minorHAnsi" w:hAnsiTheme="minorHAnsi" w:cstheme="minorHAnsi"/>
          </w:rPr>
          <w:t xml:space="preserve"> </w:t>
        </w:r>
      </w:ins>
      <w:del w:id="276" w:author="Tom Anderson" w:date="2021-07-22T18:26:00Z">
        <w:r w:rsidRPr="00531838" w:rsidDel="00C5510F">
          <w:rPr>
            <w:rFonts w:asciiTheme="minorHAnsi" w:hAnsiTheme="minorHAnsi" w:cstheme="minorHAnsi"/>
          </w:rPr>
          <w:delText xml:space="preserve">pairs </w:delText>
        </w:r>
      </w:del>
      <w:r w:rsidRPr="00531838">
        <w:rPr>
          <w:rFonts w:asciiTheme="minorHAnsi" w:hAnsiTheme="minorHAnsi" w:cstheme="minorHAnsi"/>
        </w:rPr>
        <w:t>are required</w:t>
      </w:r>
      <w:r w:rsidR="004E3A70">
        <w:rPr>
          <w:rFonts w:asciiTheme="minorHAnsi" w:hAnsiTheme="minorHAnsi" w:cstheme="minorHAnsi"/>
        </w:rPr>
        <w:t>.</w:t>
      </w:r>
      <w:del w:id="277" w:author="Tom Anderson" w:date="2021-07-22T18:27:00Z">
        <w:r w:rsidR="004E3A70" w:rsidDel="00C5510F">
          <w:rPr>
            <w:rFonts w:asciiTheme="minorHAnsi" w:hAnsiTheme="minorHAnsi" w:cstheme="minorHAnsi"/>
          </w:rPr>
          <w:delText xml:space="preserve">  A</w:delText>
        </w:r>
        <w:r w:rsidRPr="00531838" w:rsidDel="00C5510F">
          <w:rPr>
            <w:rFonts w:asciiTheme="minorHAnsi" w:hAnsiTheme="minorHAnsi" w:cstheme="minorHAnsi"/>
          </w:rPr>
          <w:delText xml:space="preserve"> 400 error will be returned if anything is missing or malformed.</w:delText>
        </w:r>
      </w:del>
    </w:p>
    <w:p w14:paraId="61486934" w14:textId="12608C9F" w:rsidR="00703845" w:rsidRDefault="00703845" w:rsidP="00C5510F">
      <w:pPr>
        <w:pStyle w:val="BodyText"/>
        <w:spacing w:before="59"/>
        <w:rPr>
          <w:ins w:id="278" w:author="Tom Anderson" w:date="2021-07-22T18:27:00Z"/>
          <w:rFonts w:asciiTheme="minorHAnsi" w:hAnsiTheme="minorHAnsi" w:cstheme="minorHAnsi"/>
        </w:rPr>
      </w:pPr>
    </w:p>
    <w:p w14:paraId="1CFF675C" w14:textId="77777777" w:rsidR="00C5510F" w:rsidRPr="00531838" w:rsidRDefault="00C5510F" w:rsidP="00C5510F">
      <w:pPr>
        <w:pStyle w:val="BodyText"/>
        <w:spacing w:before="59"/>
        <w:rPr>
          <w:rFonts w:asciiTheme="minorHAnsi" w:hAnsiTheme="minorHAnsi" w:cstheme="minorHAnsi"/>
        </w:rPr>
        <w:pPrChange w:id="279" w:author="Tom Anderson" w:date="2021-07-22T18:27:00Z">
          <w:pPr>
            <w:pStyle w:val="BodyText"/>
            <w:spacing w:before="8"/>
            <w:ind w:left="0"/>
          </w:pPr>
        </w:pPrChange>
      </w:pPr>
    </w:p>
    <w:p w14:paraId="31F8D4AC" w14:textId="07460D14" w:rsidR="00703845" w:rsidRPr="00531838" w:rsidRDefault="00C5510F">
      <w:pPr>
        <w:pStyle w:val="BodyText"/>
        <w:spacing w:line="254" w:lineRule="auto"/>
        <w:rPr>
          <w:rFonts w:asciiTheme="minorHAnsi" w:hAnsiTheme="minorHAnsi" w:cstheme="minorHAnsi"/>
        </w:rPr>
      </w:pPr>
      <w:ins w:id="280" w:author="Tom Anderson" w:date="2021-07-22T18:27:00Z">
        <w:r>
          <w:rPr>
            <w:rFonts w:asciiTheme="minorHAnsi" w:hAnsiTheme="minorHAnsi" w:cstheme="minorHAnsi"/>
          </w:rPr>
          <w:t>S</w:t>
        </w:r>
      </w:ins>
      <w:del w:id="281" w:author="Tom Anderson" w:date="2021-07-22T18:27:00Z">
        <w:r w:rsidR="00F35EF3" w:rsidRPr="00531838" w:rsidDel="00C5510F">
          <w:rPr>
            <w:rFonts w:asciiTheme="minorHAnsi" w:hAnsiTheme="minorHAnsi" w:cstheme="minorHAnsi"/>
          </w:rPr>
          <w:delText>In the request header s</w:delText>
        </w:r>
      </w:del>
      <w:r w:rsidR="00F35EF3" w:rsidRPr="00531838">
        <w:rPr>
          <w:rFonts w:asciiTheme="minorHAnsi" w:hAnsiTheme="minorHAnsi" w:cstheme="minorHAnsi"/>
        </w:rPr>
        <w:t xml:space="preserve">et the </w:t>
      </w:r>
      <w:ins w:id="282" w:author="Tom Anderson" w:date="2021-07-22T18:27:00Z">
        <w:r>
          <w:rPr>
            <w:rFonts w:asciiTheme="minorHAnsi" w:hAnsiTheme="minorHAnsi" w:cstheme="minorHAnsi"/>
          </w:rPr>
          <w:t xml:space="preserve">request’s </w:t>
        </w:r>
      </w:ins>
      <w:r w:rsidR="00F35EF3" w:rsidRPr="00531838">
        <w:rPr>
          <w:rFonts w:asciiTheme="minorHAnsi" w:hAnsiTheme="minorHAnsi" w:cstheme="minorHAnsi"/>
        </w:rPr>
        <w:t>Content Type</w:t>
      </w:r>
      <w:ins w:id="283" w:author="Tom Anderson" w:date="2021-07-22T18:27:00Z">
        <w:r>
          <w:rPr>
            <w:rFonts w:asciiTheme="minorHAnsi" w:hAnsiTheme="minorHAnsi" w:cstheme="minorHAnsi"/>
          </w:rPr>
          <w:t xml:space="preserve"> header to</w:t>
        </w:r>
      </w:ins>
      <w:del w:id="284" w:author="Tom Anderson" w:date="2021-07-22T18:27:00Z">
        <w:r w:rsidR="00F35EF3" w:rsidRPr="00531838" w:rsidDel="00C5510F">
          <w:rPr>
            <w:rFonts w:asciiTheme="minorHAnsi" w:hAnsiTheme="minorHAnsi" w:cstheme="minorHAnsi"/>
          </w:rPr>
          <w:delText xml:space="preserve"> as</w:delText>
        </w:r>
      </w:del>
      <w:r w:rsidR="00F35EF3" w:rsidRPr="00531838">
        <w:rPr>
          <w:rFonts w:asciiTheme="minorHAnsi" w:hAnsiTheme="minorHAnsi" w:cstheme="minorHAnsi"/>
        </w:rPr>
        <w:t xml:space="preserve"> ‘application/json’ </w:t>
      </w:r>
      <w:ins w:id="285" w:author="Tom Anderson" w:date="2021-07-22T18:27:00Z">
        <w:r>
          <w:rPr>
            <w:rFonts w:asciiTheme="minorHAnsi" w:hAnsiTheme="minorHAnsi" w:cstheme="minorHAnsi"/>
          </w:rPr>
          <w:t>[</w:t>
        </w:r>
      </w:ins>
      <w:r w:rsidR="00F35EF3" w:rsidRPr="00531838">
        <w:rPr>
          <w:rFonts w:asciiTheme="minorHAnsi" w:hAnsiTheme="minorHAnsi" w:cstheme="minorHAnsi"/>
        </w:rPr>
        <w:t xml:space="preserve">to tell the server that the payload it will </w:t>
      </w:r>
      <w:r w:rsidR="00F35EF3" w:rsidRPr="00531838">
        <w:rPr>
          <w:rFonts w:asciiTheme="minorHAnsi" w:hAnsiTheme="minorHAnsi" w:cstheme="minorHAnsi"/>
          <w:w w:val="95"/>
        </w:rPr>
        <w:t>be dealing with is JSON.</w:t>
      </w:r>
      <w:ins w:id="286" w:author="Tom Anderson" w:date="2021-07-22T18:27:00Z">
        <w:r>
          <w:rPr>
            <w:rFonts w:asciiTheme="minorHAnsi" w:hAnsiTheme="minorHAnsi" w:cstheme="minorHAnsi"/>
            <w:w w:val="95"/>
          </w:rPr>
          <w:t>]</w:t>
        </w:r>
      </w:ins>
    </w:p>
    <w:p w14:paraId="320389BA" w14:textId="77777777" w:rsidR="00703845" w:rsidRPr="00531838" w:rsidRDefault="00703845">
      <w:pPr>
        <w:pStyle w:val="BodyText"/>
        <w:spacing w:before="4"/>
        <w:ind w:left="0"/>
        <w:rPr>
          <w:rFonts w:asciiTheme="minorHAnsi" w:hAnsiTheme="minorHAnsi" w:cstheme="minorHAnsi"/>
        </w:rPr>
      </w:pPr>
    </w:p>
    <w:p w14:paraId="4CC763BC" w14:textId="50BD4AE4" w:rsidR="00703845" w:rsidRPr="00531838" w:rsidRDefault="00F35EF3">
      <w:pPr>
        <w:pStyle w:val="BodyText"/>
        <w:spacing w:before="1" w:line="254" w:lineRule="auto"/>
        <w:rPr>
          <w:rFonts w:asciiTheme="minorHAnsi" w:hAnsiTheme="minorHAnsi" w:cstheme="minorHAnsi"/>
        </w:rPr>
      </w:pPr>
      <w:r w:rsidRPr="00531838">
        <w:rPr>
          <w:rFonts w:asciiTheme="minorHAnsi" w:hAnsiTheme="minorHAnsi" w:cstheme="minorHAnsi"/>
          <w:w w:val="95"/>
        </w:rPr>
        <w:t xml:space="preserve">Upon </w:t>
      </w:r>
      <w:del w:id="287" w:author="Tom Anderson" w:date="2021-07-22T18:27:00Z">
        <w:r w:rsidRPr="00531838" w:rsidDel="00C5510F">
          <w:rPr>
            <w:rFonts w:asciiTheme="minorHAnsi" w:hAnsiTheme="minorHAnsi" w:cstheme="minorHAnsi"/>
            <w:w w:val="95"/>
          </w:rPr>
          <w:delText xml:space="preserve">a </w:delText>
        </w:r>
      </w:del>
      <w:r w:rsidRPr="00531838">
        <w:rPr>
          <w:rFonts w:asciiTheme="minorHAnsi" w:hAnsiTheme="minorHAnsi" w:cstheme="minorHAnsi"/>
          <w:w w:val="95"/>
        </w:rPr>
        <w:t>successful submission</w:t>
      </w:r>
      <w:ins w:id="288" w:author="Tom Anderson" w:date="2021-07-22T18:27:00Z">
        <w:r w:rsidR="00C5510F">
          <w:rPr>
            <w:rFonts w:asciiTheme="minorHAnsi" w:hAnsiTheme="minorHAnsi" w:cstheme="minorHAnsi"/>
            <w:w w:val="95"/>
          </w:rPr>
          <w:t>,</w:t>
        </w:r>
      </w:ins>
      <w:r w:rsidRPr="00531838">
        <w:rPr>
          <w:rFonts w:asciiTheme="minorHAnsi" w:hAnsiTheme="minorHAnsi" w:cstheme="minorHAnsi"/>
          <w:w w:val="95"/>
        </w:rPr>
        <w:t xml:space="preserve"> the eCX API will return </w:t>
      </w:r>
      <w:del w:id="289" w:author="Tom Anderson" w:date="2021-07-22T18:28:00Z">
        <w:r w:rsidRPr="00531838" w:rsidDel="00C5510F">
          <w:rPr>
            <w:rFonts w:asciiTheme="minorHAnsi" w:hAnsiTheme="minorHAnsi" w:cstheme="minorHAnsi"/>
            <w:w w:val="95"/>
          </w:rPr>
          <w:delText xml:space="preserve">back a </w:delText>
        </w:r>
      </w:del>
      <w:ins w:id="290" w:author="Tom Anderson" w:date="2021-07-22T18:28:00Z">
        <w:r w:rsidR="00C5510F">
          <w:rPr>
            <w:rFonts w:asciiTheme="minorHAnsi" w:hAnsiTheme="minorHAnsi" w:cstheme="minorHAnsi"/>
            <w:w w:val="95"/>
          </w:rPr>
          <w:t xml:space="preserve">a </w:t>
        </w:r>
      </w:ins>
      <w:r w:rsidRPr="00531838">
        <w:rPr>
          <w:rFonts w:asciiTheme="minorHAnsi" w:hAnsiTheme="minorHAnsi" w:cstheme="minorHAnsi"/>
          <w:w w:val="95"/>
        </w:rPr>
        <w:t xml:space="preserve">response </w:t>
      </w:r>
      <w:del w:id="291" w:author="Tom Anderson" w:date="2021-07-22T18:28:00Z">
        <w:r w:rsidRPr="00531838" w:rsidDel="00C5510F">
          <w:rPr>
            <w:rFonts w:asciiTheme="minorHAnsi" w:hAnsiTheme="minorHAnsi" w:cstheme="minorHAnsi"/>
            <w:w w:val="95"/>
          </w:rPr>
          <w:delText>body t</w:delText>
        </w:r>
      </w:del>
      <w:ins w:id="292" w:author="Tom Anderson" w:date="2021-07-22T18:28:00Z">
        <w:r w:rsidR="00C5510F">
          <w:rPr>
            <w:rFonts w:asciiTheme="minorHAnsi" w:hAnsiTheme="minorHAnsi" w:cstheme="minorHAnsi"/>
            <w:w w:val="95"/>
          </w:rPr>
          <w:t>t</w:t>
        </w:r>
      </w:ins>
      <w:r w:rsidRPr="00531838">
        <w:rPr>
          <w:rFonts w:asciiTheme="minorHAnsi" w:hAnsiTheme="minorHAnsi" w:cstheme="minorHAnsi"/>
          <w:w w:val="95"/>
        </w:rPr>
        <w:t xml:space="preserve">hat contains the data </w:t>
      </w:r>
      <w:del w:id="293" w:author="Tom Anderson" w:date="2021-07-22T18:28:00Z">
        <w:r w:rsidRPr="00531838" w:rsidDel="00C5510F">
          <w:rPr>
            <w:rFonts w:asciiTheme="minorHAnsi" w:hAnsiTheme="minorHAnsi" w:cstheme="minorHAnsi"/>
            <w:w w:val="95"/>
          </w:rPr>
          <w:delText xml:space="preserve">we </w:delText>
        </w:r>
        <w:r w:rsidRPr="00531838" w:rsidDel="00C5510F">
          <w:rPr>
            <w:rFonts w:asciiTheme="minorHAnsi" w:hAnsiTheme="minorHAnsi" w:cstheme="minorHAnsi"/>
          </w:rPr>
          <w:delText>stored for the su</w:delText>
        </w:r>
      </w:del>
      <w:ins w:id="294" w:author="Tom Anderson" w:date="2021-07-22T18:28:00Z">
        <w:r w:rsidR="00C5510F">
          <w:rPr>
            <w:rFonts w:asciiTheme="minorHAnsi" w:hAnsiTheme="minorHAnsi" w:cstheme="minorHAnsi"/>
          </w:rPr>
          <w:t>saved with the su</w:t>
        </w:r>
      </w:ins>
      <w:r w:rsidRPr="00531838">
        <w:rPr>
          <w:rFonts w:asciiTheme="minorHAnsi" w:hAnsiTheme="minorHAnsi" w:cstheme="minorHAnsi"/>
        </w:rPr>
        <w:t xml:space="preserve">bmission along with the ID of the phish entity. </w:t>
      </w:r>
      <w:ins w:id="295" w:author="Tom Anderson" w:date="2021-07-22T18:29:00Z">
        <w:r w:rsidR="00C5510F">
          <w:rPr>
            <w:rFonts w:asciiTheme="minorHAnsi" w:hAnsiTheme="minorHAnsi" w:cstheme="minorHAnsi"/>
          </w:rPr>
          <w:t xml:space="preserve"> </w:t>
        </w:r>
      </w:ins>
      <w:r w:rsidRPr="00531838">
        <w:rPr>
          <w:rFonts w:asciiTheme="minorHAnsi" w:hAnsiTheme="minorHAnsi" w:cstheme="minorHAnsi"/>
        </w:rPr>
        <w:t>If you do not care about the return payload and just want to check the result code of the operation for success/</w:t>
      </w:r>
      <w:proofErr w:type="gramStart"/>
      <w:r w:rsidRPr="00531838">
        <w:rPr>
          <w:rFonts w:asciiTheme="minorHAnsi" w:hAnsiTheme="minorHAnsi" w:cstheme="minorHAnsi"/>
        </w:rPr>
        <w:t>fail</w:t>
      </w:r>
      <w:proofErr w:type="gramEnd"/>
      <w:r w:rsidRPr="00531838">
        <w:rPr>
          <w:rFonts w:asciiTheme="minorHAnsi" w:hAnsiTheme="minorHAnsi" w:cstheme="minorHAnsi"/>
        </w:rPr>
        <w:t xml:space="preserve"> then you can use the </w:t>
      </w:r>
      <w:r w:rsidRPr="00531838">
        <w:rPr>
          <w:rFonts w:asciiTheme="minorHAnsi" w:hAnsiTheme="minorHAnsi" w:cstheme="minorHAnsi"/>
          <w:w w:val="95"/>
        </w:rPr>
        <w:t>‘container=empty’ parameter to suppress the response body</w:t>
      </w:r>
      <w:del w:id="296" w:author="Tom Anderson" w:date="2021-07-22T18:28:00Z">
        <w:r w:rsidRPr="00531838" w:rsidDel="00C5510F">
          <w:rPr>
            <w:rFonts w:asciiTheme="minorHAnsi" w:hAnsiTheme="minorHAnsi" w:cstheme="minorHAnsi"/>
            <w:w w:val="95"/>
          </w:rPr>
          <w:delText xml:space="preserve"> and save some internet bandwidth</w:delText>
        </w:r>
      </w:del>
      <w:r w:rsidRPr="00531838">
        <w:rPr>
          <w:rFonts w:asciiTheme="minorHAnsi" w:hAnsiTheme="minorHAnsi" w:cstheme="minorHAnsi"/>
          <w:w w:val="95"/>
        </w:rPr>
        <w:t>.</w:t>
      </w:r>
    </w:p>
    <w:p w14:paraId="184A01DC" w14:textId="77777777" w:rsidR="00703845" w:rsidRPr="00531838" w:rsidRDefault="00703845">
      <w:pPr>
        <w:pStyle w:val="BodyText"/>
        <w:spacing w:before="5"/>
        <w:ind w:left="0"/>
        <w:rPr>
          <w:rFonts w:asciiTheme="minorHAnsi" w:hAnsiTheme="minorHAnsi" w:cstheme="minorHAnsi"/>
        </w:rPr>
      </w:pPr>
    </w:p>
    <w:p w14:paraId="6A36113D" w14:textId="0996EA93" w:rsidR="00703845" w:rsidRPr="00531838" w:rsidRDefault="00F35EF3">
      <w:pPr>
        <w:pStyle w:val="BodyText"/>
        <w:spacing w:line="273" w:lineRule="auto"/>
        <w:ind w:right="68"/>
        <w:rPr>
          <w:rFonts w:asciiTheme="minorHAnsi" w:hAnsiTheme="minorHAnsi" w:cstheme="minorHAnsi"/>
        </w:rPr>
      </w:pPr>
      <w:del w:id="297" w:author="Tom Anderson" w:date="2021-07-22T18:29:00Z">
        <w:r w:rsidRPr="00531838" w:rsidDel="00C5510F">
          <w:rPr>
            <w:rFonts w:asciiTheme="minorHAnsi" w:hAnsiTheme="minorHAnsi" w:cstheme="minorHAnsi"/>
            <w:w w:val="95"/>
          </w:rPr>
          <w:delText>We’re a PHP shop, so the</w:delText>
        </w:r>
      </w:del>
      <w:ins w:id="298" w:author="Tom Anderson" w:date="2021-07-22T18:29:00Z">
        <w:r w:rsidR="00C5510F">
          <w:rPr>
            <w:rFonts w:asciiTheme="minorHAnsi" w:hAnsiTheme="minorHAnsi" w:cstheme="minorHAnsi"/>
            <w:w w:val="95"/>
          </w:rPr>
          <w:t xml:space="preserve">The </w:t>
        </w:r>
      </w:ins>
      <w:del w:id="299" w:author="Tom Anderson" w:date="2021-07-22T18:29:00Z">
        <w:r w:rsidRPr="00531838" w:rsidDel="00C5510F">
          <w:rPr>
            <w:rFonts w:asciiTheme="minorHAnsi" w:hAnsiTheme="minorHAnsi" w:cstheme="minorHAnsi"/>
            <w:w w:val="95"/>
          </w:rPr>
          <w:delText xml:space="preserve"> </w:delText>
        </w:r>
      </w:del>
      <w:r w:rsidRPr="00531838">
        <w:rPr>
          <w:rFonts w:asciiTheme="minorHAnsi" w:hAnsiTheme="minorHAnsi" w:cstheme="minorHAnsi"/>
          <w:w w:val="95"/>
        </w:rPr>
        <w:t xml:space="preserve">coding examples that follow </w:t>
      </w:r>
      <w:del w:id="300" w:author="Tom Anderson" w:date="2021-07-22T18:29:00Z">
        <w:r w:rsidRPr="00531838" w:rsidDel="00C5510F">
          <w:rPr>
            <w:rFonts w:asciiTheme="minorHAnsi" w:hAnsiTheme="minorHAnsi" w:cstheme="minorHAnsi"/>
            <w:w w:val="95"/>
          </w:rPr>
          <w:delText xml:space="preserve">will </w:delText>
        </w:r>
      </w:del>
      <w:ins w:id="301" w:author="Tom Anderson" w:date="2021-07-22T18:29:00Z">
        <w:r w:rsidR="00C5510F">
          <w:rPr>
            <w:rFonts w:asciiTheme="minorHAnsi" w:hAnsiTheme="minorHAnsi" w:cstheme="minorHAnsi"/>
            <w:w w:val="95"/>
          </w:rPr>
          <w:t xml:space="preserve">are </w:t>
        </w:r>
      </w:ins>
      <w:del w:id="302" w:author="Tom Anderson" w:date="2021-07-22T18:29:00Z">
        <w:r w:rsidRPr="00531838" w:rsidDel="00C5510F">
          <w:rPr>
            <w:rFonts w:asciiTheme="minorHAnsi" w:hAnsiTheme="minorHAnsi" w:cstheme="minorHAnsi"/>
            <w:w w:val="95"/>
          </w:rPr>
          <w:delText xml:space="preserve">be in </w:delText>
        </w:r>
      </w:del>
      <w:r w:rsidRPr="00531838">
        <w:rPr>
          <w:rFonts w:asciiTheme="minorHAnsi" w:hAnsiTheme="minorHAnsi" w:cstheme="minorHAnsi"/>
          <w:w w:val="95"/>
        </w:rPr>
        <w:t>PHP</w:t>
      </w:r>
      <w:del w:id="303" w:author="Tom Anderson" w:date="2021-07-22T18:29:00Z">
        <w:r w:rsidRPr="00531838" w:rsidDel="00C5510F">
          <w:rPr>
            <w:rFonts w:asciiTheme="minorHAnsi" w:hAnsiTheme="minorHAnsi" w:cstheme="minorHAnsi"/>
            <w:w w:val="95"/>
          </w:rPr>
          <w:delText xml:space="preserve">, but the logic </w:delText>
        </w:r>
      </w:del>
      <w:ins w:id="304" w:author="Tom Anderson" w:date="2021-07-22T18:29:00Z">
        <w:r w:rsidR="00C5510F">
          <w:rPr>
            <w:rFonts w:asciiTheme="minorHAnsi" w:hAnsiTheme="minorHAnsi" w:cstheme="minorHAnsi"/>
            <w:w w:val="95"/>
          </w:rPr>
          <w:t xml:space="preserve"> and </w:t>
        </w:r>
      </w:ins>
      <w:r w:rsidRPr="00531838">
        <w:rPr>
          <w:rFonts w:asciiTheme="minorHAnsi" w:hAnsiTheme="minorHAnsi" w:cstheme="minorHAnsi"/>
          <w:w w:val="95"/>
        </w:rPr>
        <w:t xml:space="preserve">should be easy enough to </w:t>
      </w:r>
      <w:del w:id="305" w:author="Tom Anderson" w:date="2021-07-22T18:30:00Z">
        <w:r w:rsidRPr="00531838" w:rsidDel="00C5510F">
          <w:rPr>
            <w:rFonts w:asciiTheme="minorHAnsi" w:hAnsiTheme="minorHAnsi" w:cstheme="minorHAnsi"/>
            <w:w w:val="95"/>
          </w:rPr>
          <w:delText xml:space="preserve">translate </w:delText>
        </w:r>
      </w:del>
      <w:ins w:id="306" w:author="Tom Anderson" w:date="2021-07-22T18:30:00Z">
        <w:r w:rsidR="00C5510F">
          <w:rPr>
            <w:rFonts w:asciiTheme="minorHAnsi" w:hAnsiTheme="minorHAnsi" w:cstheme="minorHAnsi"/>
            <w:w w:val="95"/>
          </w:rPr>
          <w:t>transcode</w:t>
        </w:r>
        <w:r w:rsidR="00C5510F" w:rsidRPr="00531838">
          <w:rPr>
            <w:rFonts w:asciiTheme="minorHAnsi" w:hAnsiTheme="minorHAnsi" w:cstheme="minorHAnsi"/>
            <w:w w:val="95"/>
          </w:rPr>
          <w:t xml:space="preserve"> </w:t>
        </w:r>
      </w:ins>
      <w:r w:rsidRPr="00531838">
        <w:rPr>
          <w:rFonts w:asciiTheme="minorHAnsi" w:hAnsiTheme="minorHAnsi" w:cstheme="minorHAnsi"/>
          <w:w w:val="95"/>
        </w:rPr>
        <w:t>into another programming language.</w:t>
      </w:r>
    </w:p>
    <w:p w14:paraId="37403378" w14:textId="77777777" w:rsidR="00703845" w:rsidRPr="00531838" w:rsidRDefault="00703845">
      <w:pPr>
        <w:spacing w:line="273" w:lineRule="auto"/>
        <w:rPr>
          <w:rFonts w:asciiTheme="minorHAnsi" w:hAnsiTheme="minorHAnsi" w:cstheme="minorHAnsi"/>
        </w:rPr>
        <w:sectPr w:rsidR="00703845" w:rsidRPr="00531838">
          <w:pgSz w:w="12240" w:h="15840"/>
          <w:pgMar w:top="1400" w:right="1400" w:bottom="1480" w:left="1340" w:header="0" w:footer="1281" w:gutter="0"/>
          <w:cols w:space="720"/>
        </w:sectPr>
      </w:pPr>
    </w:p>
    <w:p w14:paraId="3503420F" w14:textId="77777777" w:rsidR="00703845" w:rsidRPr="00531838" w:rsidRDefault="00703845">
      <w:pPr>
        <w:pStyle w:val="BodyText"/>
        <w:ind w:left="0"/>
        <w:rPr>
          <w:rFonts w:asciiTheme="minorHAnsi" w:hAnsiTheme="minorHAnsi" w:cstheme="minorHAnsi"/>
        </w:rPr>
      </w:pPr>
    </w:p>
    <w:p w14:paraId="590A0D84" w14:textId="77777777" w:rsidR="00703845" w:rsidRPr="00531838" w:rsidRDefault="00703845">
      <w:pPr>
        <w:pStyle w:val="BodyText"/>
        <w:spacing w:before="5"/>
        <w:ind w:left="0"/>
        <w:rPr>
          <w:rFonts w:asciiTheme="minorHAnsi" w:hAnsiTheme="minorHAnsi" w:cstheme="minorHAnsi"/>
        </w:rPr>
      </w:pPr>
    </w:p>
    <w:p w14:paraId="71B57983" w14:textId="77777777" w:rsidR="00703845" w:rsidRPr="00531838" w:rsidRDefault="00965332">
      <w:pPr>
        <w:tabs>
          <w:tab w:val="left" w:pos="5284"/>
        </w:tabs>
        <w:ind w:left="1832"/>
        <w:rPr>
          <w:rFonts w:asciiTheme="minorHAnsi" w:hAnsiTheme="minorHAnsi" w:cstheme="minorHAnsi"/>
        </w:rPr>
      </w:pPr>
      <w:r>
        <w:rPr>
          <w:noProof/>
        </w:rPr>
      </w:r>
      <w:r>
        <w:pict w14:anchorId="0CBEB22E">
          <v:group id="Group 1029" o:spid="_x0000_s1164" style="width:108.2pt;height:112.85pt;mso-position-horizontal-relative:char;mso-position-vertical-relative:line" coordsize="2164,2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">
            <o:lock v:ext="edit" aspectratio="t"/>
            <v:line id="Line 1030" o:spid="_x0000_s1165" style="position:absolute;visibility:visible;mso-wrap-style:square" from="1168,547" to="1168,8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" strokeweight=".26436mm">
              <v:path arrowok="f"/>
              <o:lock v:ext="edit" aspectratio="t" shapetype="f"/>
            </v:line>
            <v:shape id="Freeform 1031" o:spid="_x0000_s1166" style="position:absolute;left:1103;top:845;width:131;height:196;visibility:visible;mso-wrap-style:square;v-text-anchor:top" coordsize="131,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" path="m131,l,,65,196,131,xe" fillcolor="black" stroked="f">
              <v:path arrowok="t" o:connecttype="custom" o:connectlocs="131,845;0,845;65,1041;131,845" o:connectangles="0,0,0,0"/>
              <o:lock v:ext="edit" aspectratio="t"/>
            </v:shape>
            <v:shape id="Freeform 1032" o:spid="_x0000_s1167" style="position:absolute;left:180;top:8;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" path="m270,539r1437,l1779,529r64,-27l1897,460r43,-55l1967,341r9,-72l1967,198r-27,-65l1897,79,1843,36,1779,9,1707,,270,,198,9,134,36,79,79,37,133,10,198,,269r10,72l37,405r42,55l134,502r64,27l270,539xe" filled="f" strokeweight=".2645mm">
              <v:path o:connecttype="custom" o:connectlocs="270,547;1707,547;1779,537;1843,510;1897,468;1940,413;1967,349;1976,277;1967,206;1940,141;1897,87;1843,44;1779,17;1707,8;270,8;198,17;134,44;79,87;37,141;10,206;0,277;10,349;37,413;79,468;134,510;198,537;270,547" o:connectangles="0,0,0,0,0,0,0,0,0,0,0,0,0,0,0,0,0,0,0,0,0,0,0,0,0,0,0"/>
              <o:lock v:ext="edit" aspectratio="t"/>
            </v:shape>
            <v:shape id="Freeform 1033" o:spid="_x0000_s1168" style="position:absolute;left:450;top:1041;width:1438;height:1079;visibility:visible;mso-wrap-style:square;v-text-anchor:top" coordsize="1438,1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" path="m,540l718,r719,540l718,1079,,540xe" filled="f" strokeweight=".26447mm">
              <v:path o:connecttype="custom" o:connectlocs="0,1581;718,1041;1437,1581;718,2120;0,1581" o:connectangles="0,0,0,0,0"/>
              <o:lock v:ext="edit" aspectratio="t"/>
            </v:shape>
            <v:line id="Line 1034" o:spid="_x0000_s1169" style="position:absolute;visibility:visible;mso-wrap-style:square" from="184,1581" to="450,15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" strokeweight=".26453mm">
              <v:path arrowok="f"/>
              <o:lock v:ext="edit" aspectratio="t" shapetype="f"/>
            </v:line>
            <v:line id="Line 1035" o:spid="_x0000_s1170" style="position:absolute;visibility:visible;mso-wrap-style:square" from="1168,2120" to="1168,22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" strokeweight=".26436mm">
              <v:path arrowok="f"/>
              <o:lock v:ext="edit" aspectratio="t" shapetype="f"/>
            </v:line>
            <v:shapetype id="_x0000_t202" coordsize="21600,21600" o:spt="202" path="m,l,21600r21600,l21600,xe">
              <v:stroke joinstyle="miter"/>
              <v:path gradientshapeok="t" o:connecttype="rect"/>
            </v:shapetype>
            <v:shape id="Text Box 1036" o:spid="_x0000_s1171" type="#_x0000_t202" style="position:absolute;left:754;top:202;width:85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" filled="f" stroked="f">
              <o:lock v:ext="edit" aspectratio="t"/>
              <v:textbox inset="0,0,0,0">
                <w:txbxContent>
                  <w:p w14:paraId="3BFB3CFB" w14:textId="77777777" w:rsidR="001474EE" w:rsidRDefault="001474EE">
                    <w:pPr>
                      <w:spacing w:line="158" w:lineRule="exact"/>
                      <w:rPr>
                        <w:sz w:val="16"/>
                      </w:rPr>
                    </w:pPr>
                    <w:r>
                      <w:rPr>
                        <w:spacing w:val="-4"/>
                        <w:w w:val="95"/>
                        <w:sz w:val="16"/>
                      </w:rPr>
                      <w:t>POST</w:t>
                    </w:r>
                    <w:r>
                      <w:rPr>
                        <w:spacing w:val="-28"/>
                        <w:w w:val="95"/>
                        <w:sz w:val="16"/>
                      </w:rPr>
                      <w:t xml:space="preserve"> </w:t>
                    </w:r>
                    <w:r>
                      <w:rPr>
                        <w:w w:val="95"/>
                        <w:sz w:val="16"/>
                      </w:rPr>
                      <w:t>a</w:t>
                    </w:r>
                    <w:r>
                      <w:rPr>
                        <w:spacing w:val="-27"/>
                        <w:w w:val="95"/>
                        <w:sz w:val="16"/>
                      </w:rPr>
                      <w:t xml:space="preserve"> </w:t>
                    </w:r>
                    <w:r>
                      <w:rPr>
                        <w:spacing w:val="-5"/>
                        <w:w w:val="95"/>
                        <w:sz w:val="16"/>
                      </w:rPr>
                      <w:t>phish</w:t>
                    </w:r>
                  </w:p>
                </w:txbxContent>
              </v:textbox>
            </v:shape>
            <v:shape id="Text Box 1037" o:spid="_x0000_s1172" type="#_x0000_t202" style="position:absolute;top:1507;width:212;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" filled="f" stroked="f">
              <o:lock v:ext="edit" aspectratio="t"/>
              <v:textbox inset="0,0,0,0">
                <w:txbxContent>
                  <w:p w14:paraId="5075DC0B" w14:textId="77777777" w:rsidR="001474EE" w:rsidRDefault="001474EE">
                    <w:pPr>
                      <w:spacing w:line="158" w:lineRule="exact"/>
                      <w:rPr>
                        <w:sz w:val="16"/>
                      </w:rPr>
                    </w:pPr>
                    <w:r>
                      <w:rPr>
                        <w:sz w:val="16"/>
                      </w:rPr>
                      <w:t>No</w:t>
                    </w:r>
                  </w:p>
                </w:txbxContent>
              </v:textbox>
            </v:shape>
            <v:shape id="Text Box 1038" o:spid="_x0000_s1173" type="#_x0000_t202" style="position:absolute;left:755;top:1314;width:855;height: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" filled="f" stroked="f">
              <o:lock v:ext="edit" aspectratio="t"/>
              <v:textbox inset="0,0,0,0">
                <w:txbxContent>
                  <w:p w14:paraId="69F04608" w14:textId="77777777" w:rsidR="001474EE" w:rsidRDefault="001474EE">
                    <w:pPr>
                      <w:spacing w:line="158" w:lineRule="exact"/>
                      <w:ind w:right="19"/>
                      <w:jc w:val="center"/>
                      <w:rPr>
                        <w:sz w:val="16"/>
                      </w:rPr>
                    </w:pPr>
                    <w:r>
                      <w:rPr>
                        <w:w w:val="95"/>
                        <w:sz w:val="16"/>
                      </w:rPr>
                      <w:t>API token</w:t>
                    </w:r>
                  </w:p>
                  <w:p w14:paraId="41BBA0F5" w14:textId="77777777" w:rsidR="001474EE" w:rsidRDefault="001474EE">
                    <w:pPr>
                      <w:spacing w:before="8"/>
                      <w:ind w:right="18"/>
                      <w:jc w:val="center"/>
                      <w:rPr>
                        <w:sz w:val="16"/>
                      </w:rPr>
                    </w:pPr>
                    <w:r>
                      <w:rPr>
                        <w:w w:val="95"/>
                        <w:sz w:val="16"/>
                      </w:rPr>
                      <w:t>included</w:t>
                    </w:r>
                    <w:r>
                      <w:rPr>
                        <w:spacing w:val="-13"/>
                        <w:w w:val="95"/>
                        <w:sz w:val="16"/>
                      </w:rPr>
                      <w:t xml:space="preserve"> </w:t>
                    </w:r>
                    <w:r>
                      <w:rPr>
                        <w:spacing w:val="-6"/>
                        <w:w w:val="95"/>
                        <w:sz w:val="16"/>
                      </w:rPr>
                      <w:t>and</w:t>
                    </w:r>
                  </w:p>
                  <w:p w14:paraId="561AC11A" w14:textId="77777777" w:rsidR="001474EE" w:rsidRDefault="001474EE">
                    <w:pPr>
                      <w:spacing w:before="7"/>
                      <w:ind w:right="12"/>
                      <w:jc w:val="center"/>
                      <w:rPr>
                        <w:sz w:val="16"/>
                      </w:rPr>
                    </w:pPr>
                    <w:r>
                      <w:rPr>
                        <w:sz w:val="16"/>
                      </w:rPr>
                      <w:t>valid?</w:t>
                    </w:r>
                  </w:p>
                </w:txbxContent>
              </v:textbox>
            </v:shape>
            <w10:anchorlock/>
          </v:group>
        </w:pict>
      </w:r>
      <w:r w:rsidR="00F35EF3" w:rsidRPr="00531838">
        <w:rPr>
          <w:rFonts w:asciiTheme="minorHAnsi" w:hAnsiTheme="minorHAnsi" w:cstheme="minorHAnsi"/>
        </w:rPr>
        <w:tab/>
      </w:r>
      <w:r>
        <w:rPr>
          <w:noProof/>
        </w:rPr>
      </w:r>
      <w:r>
        <w:pict w14:anchorId="36ADCFFA">
          <v:group id="Group 1026" o:spid="_x0000_s1161" style="width:72.65pt;height:54.7pt;mso-position-horizontal-relative:char;mso-position-vertical-relative:line" coordsize="1453,10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">
            <o:lock v:ext="edit" aspectratio="t"/>
            <v:shape id="Freeform 1027" o:spid="_x0000_s1162" style="position:absolute;left:8;top:8;width:1438;height:1079;visibility:visible;mso-wrap-style:square;v-text-anchor:top" coordsize="1438,1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" path="m,958l,,1437,r,958l1371,915r-70,-33l1228,858r-75,-15l1077,838r-75,5l927,858r-73,24l784,915r-66,43l652,1001r-70,34l509,1059r-75,14l359,1078r-76,-5l208,1059r-72,-24l66,1001,,958xe" filled="f" strokeweight=".26447mm">
              <v:path o:connecttype="custom" o:connectlocs="0,966;0,8;1437,8;1437,966;1371,923;1301,890;1228,866;1153,851;1077,846;1002,851;927,866;854,890;784,923;718,966;652,1009;582,1043;509,1067;434,1081;359,1086;283,1081;208,1067;136,1043;66,1009;0,966" o:connectangles="0,0,0,0,0,0,0,0,0,0,0,0,0,0,0,0,0,0,0,0,0,0,0,0"/>
              <o:lock v:ext="edit" aspectratio="t"/>
            </v:shape>
            <v:shape id="Text Box 1028" o:spid="_x0000_s1163" type="#_x0000_t202" style="position:absolute;width:1453;height:10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" filled="f" stroked="f">
              <o:lock v:ext="edit" aspectratio="t"/>
              <v:textbox inset="0,0,0,0">
                <w:txbxContent>
                  <w:p w14:paraId="4830A0BE" w14:textId="77777777" w:rsidR="001474EE" w:rsidRDefault="001474EE">
                    <w:pPr>
                      <w:rPr>
                        <w:sz w:val="16"/>
                      </w:rPr>
                    </w:pPr>
                  </w:p>
                  <w:p w14:paraId="0C936BD3" w14:textId="77777777" w:rsidR="001474EE" w:rsidRDefault="001474EE">
                    <w:pPr>
                      <w:spacing w:before="141"/>
                      <w:ind w:left="342"/>
                      <w:rPr>
                        <w:sz w:val="16"/>
                      </w:rPr>
                    </w:pPr>
                    <w:r>
                      <w:rPr>
                        <w:w w:val="90"/>
                        <w:sz w:val="16"/>
                      </w:rPr>
                      <w:t>/</w:t>
                    </w:r>
                    <w:proofErr w:type="gramStart"/>
                    <w:r>
                      <w:rPr>
                        <w:w w:val="90"/>
                        <w:sz w:val="16"/>
                      </w:rPr>
                      <w:t>phish</w:t>
                    </w:r>
                    <w:proofErr w:type="gramEnd"/>
                    <w:r>
                      <w:rPr>
                        <w:w w:val="90"/>
                        <w:sz w:val="16"/>
                      </w:rPr>
                      <w:t xml:space="preserve"> POST</w:t>
                    </w:r>
                  </w:p>
                </w:txbxContent>
              </v:textbox>
            </v:shape>
            <w10:anchorlock/>
          </v:group>
        </w:pict>
      </w:r>
    </w:p>
    <w:p w14:paraId="5A037A65" w14:textId="77777777" w:rsidR="00703845" w:rsidRPr="00531838" w:rsidRDefault="00965332">
      <w:pPr>
        <w:spacing w:line="145" w:lineRule="exact"/>
        <w:ind w:left="2896"/>
        <w:rPr>
          <w:rFonts w:asciiTheme="minorHAnsi" w:hAnsiTheme="minorHAnsi" w:cstheme="minorHAnsi"/>
        </w:rPr>
      </w:pPr>
      <w:r>
        <w:rPr>
          <w:noProof/>
        </w:rPr>
        <w:pict w14:anchorId="62110A99">
          <v:group id="Group 1022" o:spid="_x0000_s1157" style="position:absolute;left:0;text-align:left;margin-left:72.95pt;margin-top:-49.1pt;width:85.9pt;height:27.75pt;z-index:-16912;mso-position-horizontal-relative:page" coordorigin="1459,-982" coordsize="1718,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">
            <o:lock v:ext="edit" aspectratio="t"/>
            <v:shape id="AutoShape 1171" o:spid="_x0000_s1158" style="position:absolute;left:-910590;top:1005840;width:1083945;height:342900;visibility:visible;mso-wrap-style:square;v-text-anchor:top" coordsize="17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" path="m1711,-1037r898,l2681,-1046r64,-28l2799,-1116r43,-54l2869,-1235r9,-71l2869,-1378r-27,-65l2799,-1497r-54,-42l2681,-1566r-72,-10l1711,-1576r-72,10l1575,-1539r-55,42l1478,-1443r-27,65l1441,-1306r10,71l1478,-1170r42,54l1575,-1074r64,28l1711,-1037xm2993,-1306r151,e" filled="f" strokeweight=".26444mm">
              <v:path o:connecttype="custom" o:connectlocs="689917975,-175402875;1052014025,-175402875;1081046225,-179031900;1106852625,-190322200;1128626775,-207257650;1145965450,-229031800;1156852525,-255241425;1160481550,-283870400;1156852525,-312902600;1145965450,-339112225;1128626775,-360886375;1106852625,-377821825;1081046225,-388708900;1052014025,-392741150;689917975,-392741150;660885775,-388708900;635079375,-377821825;612902000,-360886375;595966550,-339112225;585079475,-312902600;581047225,-283870400;585079475,-255241425;595966550,-229031800;612902000,-207257650;635079375,-190322200;660885775,-179031900;689917975,-175402875;1206852425,-283870400;1267739400,-283870400" o:connectangles="0,0,0,0,0,0,0,0,0,0,0,0,0,0,0,0,0,0,0,0,0,0,0,0,0,0,0,0,0"/>
              <o:lock v:ext="edit" aspectratio="t"/>
            </v:shape>
            <v:shape id="Freeform 1024" o:spid="_x0000_s1159" style="position:absolute;left:2903;top:-770;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" path="m131,l,66r131,65l131,xe" fillcolor="black" stroked="f">
              <v:path arrowok="t" o:connecttype="custom" o:connectlocs="131,-770;0,-704;131,-639;131,-770" o:connectangles="0,0,0,0"/>
              <o:lock v:ext="edit" aspectratio="t"/>
            </v:shape>
            <v:shape id="Text Box 1025" o:spid="_x0000_s1160" type="#_x0000_t202" style="position:absolute;left:2065;top:-778;width:26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" filled="f" stroked="f">
              <o:lock v:ext="edit" aspectratio="t"/>
              <v:textbox inset="0,0,0,0">
                <w:txbxContent>
                  <w:p w14:paraId="176F03AC" w14:textId="77777777" w:rsidR="001474EE" w:rsidRDefault="001474EE">
                    <w:pPr>
                      <w:spacing w:line="158" w:lineRule="exact"/>
                      <w:rPr>
                        <w:sz w:val="16"/>
                      </w:rPr>
                    </w:pPr>
                    <w:r>
                      <w:rPr>
                        <w:w w:val="95"/>
                        <w:sz w:val="16"/>
                      </w:rPr>
                      <w:t>404</w:t>
                    </w:r>
                  </w:p>
                </w:txbxContent>
              </v:textbox>
            </v:shape>
            <w10:wrap anchorx="page"/>
          </v:group>
        </w:pict>
      </w:r>
      <w:r>
        <w:rPr>
          <w:noProof/>
        </w:rPr>
        <w:pict w14:anchorId="299F7206">
          <v:group id="Group 1167" o:spid="_x0000_s1154" style="position:absolute;left:0;text-align:left;margin-left:167.45pt;margin-top:7.4pt;width:85.95pt;height:67.6pt;z-index:-16816;mso-position-horizontal-relative:page" coordorigin="3349,148" coordsize="1719,13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">
            <o:lock v:ext="edit" aspectratio="t"/>
            <v:shape id="AutoShape 1168" o:spid="_x0000_s1155" style="position:absolute;left:1919;top:1733;width:1707;height:1338;visibility:visible;mso-wrap-style:square;v-text-anchor:top" coordsize="1707,13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" path="m1703,-909r719,-540l3140,-909r-718,539l1703,-909xm1437,-909r266,m2422,-370r,129m2422,-1578r,129e" filled="f" strokeweight=".26444mm">
              <v:path o:connecttype="custom" o:connectlocs="1703,824;2422,284;3140,824;2422,1363;1703,824;1437,824;1703,824;2422,1363;2422,1492;2422,155;2422,284" o:connectangles="0,0,0,0,0,0,0,0,0,0,0"/>
              <o:lock v:ext="edit" aspectratio="t"/>
            </v:shape>
            <v:shape id="Text Box 1169" o:spid="_x0000_s1156" type="#_x0000_t202" style="position:absolute;left:3349;top:148;width:1719;height:13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" filled="f" stroked="f">
              <o:lock v:ext="edit" aspectratio="t"/>
              <v:textbox inset="0,0,0,0">
                <w:txbxContent>
                  <w:p w14:paraId="4AFCEB70" w14:textId="77777777" w:rsidR="001474EE" w:rsidRDefault="001474EE">
                    <w:pPr>
                      <w:rPr>
                        <w:sz w:val="16"/>
                      </w:rPr>
                    </w:pPr>
                  </w:p>
                  <w:p w14:paraId="63E10665" w14:textId="77777777" w:rsidR="001474EE" w:rsidRDefault="001474EE">
                    <w:pPr>
                      <w:rPr>
                        <w:sz w:val="16"/>
                      </w:rPr>
                    </w:pPr>
                  </w:p>
                  <w:p w14:paraId="4ABF414F" w14:textId="77777777" w:rsidR="001474EE" w:rsidRDefault="001474EE">
                    <w:pPr>
                      <w:spacing w:before="113"/>
                      <w:ind w:left="502" w:right="224"/>
                      <w:jc w:val="center"/>
                      <w:rPr>
                        <w:sz w:val="16"/>
                      </w:rPr>
                    </w:pPr>
                    <w:r>
                      <w:rPr>
                        <w:sz w:val="16"/>
                      </w:rPr>
                      <w:t>User rights to</w:t>
                    </w:r>
                  </w:p>
                  <w:p w14:paraId="26394DC4" w14:textId="77777777" w:rsidR="001474EE" w:rsidRDefault="001474EE">
                    <w:pPr>
                      <w:spacing w:before="8"/>
                      <w:ind w:left="502" w:right="223"/>
                      <w:jc w:val="center"/>
                      <w:rPr>
                        <w:sz w:val="16"/>
                      </w:rPr>
                    </w:pPr>
                    <w:r>
                      <w:rPr>
                        <w:sz w:val="16"/>
                      </w:rPr>
                      <w:t>submit?</w:t>
                    </w:r>
                  </w:p>
                </w:txbxContent>
              </v:textbox>
            </v:shape>
            <w10:wrap anchorx="page"/>
          </v:group>
        </w:pict>
      </w:r>
      <w:r w:rsidR="00F35EF3" w:rsidRPr="00531838">
        <w:rPr>
          <w:rFonts w:asciiTheme="minorHAnsi" w:hAnsiTheme="minorHAnsi" w:cstheme="minorHAnsi"/>
          <w:w w:val="95"/>
        </w:rPr>
        <w:t>Yes</w:t>
      </w:r>
    </w:p>
    <w:p w14:paraId="527B4C6E" w14:textId="77777777" w:rsidR="00703845" w:rsidRPr="00531838" w:rsidRDefault="00703845">
      <w:pPr>
        <w:pStyle w:val="BodyText"/>
        <w:ind w:left="0"/>
        <w:rPr>
          <w:rFonts w:asciiTheme="minorHAnsi" w:hAnsiTheme="minorHAnsi" w:cstheme="minorHAnsi"/>
        </w:rPr>
      </w:pPr>
    </w:p>
    <w:p w14:paraId="5F300CB3" w14:textId="77777777" w:rsidR="00703845" w:rsidRPr="00531838" w:rsidRDefault="00703845">
      <w:pPr>
        <w:pStyle w:val="BodyText"/>
        <w:spacing w:before="1"/>
        <w:ind w:left="0"/>
        <w:rPr>
          <w:rFonts w:asciiTheme="minorHAnsi" w:hAnsiTheme="minorHAnsi" w:cstheme="minorHAnsi"/>
        </w:rPr>
      </w:pPr>
    </w:p>
    <w:p w14:paraId="516408B7" w14:textId="77777777" w:rsidR="00703845" w:rsidRPr="00531838" w:rsidRDefault="00965332">
      <w:pPr>
        <w:spacing w:before="74"/>
        <w:ind w:left="1832"/>
        <w:rPr>
          <w:rFonts w:asciiTheme="minorHAnsi" w:hAnsiTheme="minorHAnsi" w:cstheme="minorHAnsi"/>
        </w:rPr>
      </w:pPr>
      <w:r>
        <w:rPr>
          <w:noProof/>
        </w:rPr>
        <w:pict w14:anchorId="131E464F">
          <v:group id="Group 1163" o:spid="_x0000_s1150" style="position:absolute;left:0;text-align:left;margin-left:72.95pt;margin-top:-5.25pt;width:85.9pt;height:27.75pt;z-index:-16960;mso-position-horizontal-relative:page" coordorigin="1459,-105" coordsize="1718,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">
            <o:lock v:ext="edit" aspectratio="t"/>
            <v:shape id="AutoShape 1164" o:spid="_x0000_s1151" style="position:absolute;left:25;top:1480;width:1707;height:540;visibility:visible;mso-wrap-style:square;v-text-anchor:top" coordsize="17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" path="m1711,-1038r898,l2681,-1048r64,-27l2799,-1117r43,-55l2869,-1236r9,-72l2869,-1380r-27,-64l2799,-1499r-54,-42l2681,-1568r-72,-10l1711,-1578r-72,10l1575,-1541r-55,42l1478,-1444r-27,64l1441,-1308r10,72l1478,-1172r42,55l1575,-1075r64,27l1711,-1038xm2993,-1308r151,e" filled="f" strokeweight=".26444mm">
              <v:path o:connecttype="custom" o:connectlocs="1711,442;2609,442;2681,432;2745,405;2799,363;2842,308;2869,244;2878,172;2869,100;2842,36;2799,-19;2745,-61;2681,-88;2609,-98;1711,-98;1639,-88;1575,-61;1520,-19;1478,36;1451,100;1441,172;1451,244;1478,308;1520,363;1575,405;1639,432;1711,442;2993,172;3144,172" o:connectangles="0,0,0,0,0,0,0,0,0,0,0,0,0,0,0,0,0,0,0,0,0,0,0,0,0,0,0,0,0"/>
              <o:lock v:ext="edit" aspectratio="t"/>
            </v:shape>
            <v:shape id="Freeform 1165" o:spid="_x0000_s1152" style="position:absolute;left:2903;top:107;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" path="m131,l,65r131,65l131,xe" fillcolor="black" stroked="f">
              <v:path arrowok="t" o:connecttype="custom" o:connectlocs="131,107;0,172;131,237;131,107" o:connectangles="0,0,0,0"/>
              <o:lock v:ext="edit" aspectratio="t"/>
            </v:shape>
            <v:shape id="Text Box 1166" o:spid="_x0000_s1153" type="#_x0000_t202" style="position:absolute;left:2065;top:100;width:26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" filled="f" stroked="f">
              <o:lock v:ext="edit" aspectratio="t"/>
              <v:textbox inset="0,0,0,0">
                <w:txbxContent>
                  <w:p w14:paraId="7DDA8DE5" w14:textId="77777777" w:rsidR="001474EE" w:rsidRDefault="001474EE">
                    <w:pPr>
                      <w:spacing w:line="158" w:lineRule="exact"/>
                      <w:rPr>
                        <w:sz w:val="16"/>
                      </w:rPr>
                    </w:pPr>
                    <w:r>
                      <w:rPr>
                        <w:w w:val="95"/>
                        <w:sz w:val="16"/>
                      </w:rPr>
                      <w:t>403</w:t>
                    </w:r>
                  </w:p>
                </w:txbxContent>
              </v:textbox>
            </v:shape>
            <w10:wrap anchorx="page"/>
          </v:group>
        </w:pict>
      </w:r>
      <w:r w:rsidR="00F35EF3" w:rsidRPr="00531838">
        <w:rPr>
          <w:rFonts w:asciiTheme="minorHAnsi" w:hAnsiTheme="minorHAnsi" w:cstheme="minorHAnsi"/>
        </w:rPr>
        <w:t>No</w:t>
      </w:r>
    </w:p>
    <w:p w14:paraId="05AF3E95" w14:textId="77777777" w:rsidR="00703845" w:rsidRPr="00531838" w:rsidRDefault="00703845">
      <w:pPr>
        <w:pStyle w:val="BodyText"/>
        <w:ind w:left="0"/>
        <w:rPr>
          <w:rFonts w:asciiTheme="minorHAnsi" w:hAnsiTheme="minorHAnsi" w:cstheme="minorHAnsi"/>
        </w:rPr>
      </w:pPr>
    </w:p>
    <w:p w14:paraId="2F009566" w14:textId="77777777" w:rsidR="00703845" w:rsidRPr="00531838" w:rsidRDefault="00703845">
      <w:pPr>
        <w:pStyle w:val="BodyText"/>
        <w:ind w:left="0"/>
        <w:rPr>
          <w:rFonts w:asciiTheme="minorHAnsi" w:hAnsiTheme="minorHAnsi" w:cstheme="minorHAnsi"/>
        </w:rPr>
      </w:pPr>
    </w:p>
    <w:p w14:paraId="44703788" w14:textId="77777777" w:rsidR="00703845" w:rsidRPr="00531838" w:rsidRDefault="00F35EF3">
      <w:pPr>
        <w:spacing w:before="74"/>
        <w:ind w:left="2896"/>
        <w:rPr>
          <w:rFonts w:asciiTheme="minorHAnsi" w:hAnsiTheme="minorHAnsi" w:cstheme="minorHAnsi"/>
        </w:rPr>
      </w:pPr>
      <w:r w:rsidRPr="00531838">
        <w:rPr>
          <w:rFonts w:asciiTheme="minorHAnsi" w:hAnsiTheme="minorHAnsi" w:cstheme="minorHAnsi"/>
          <w:w w:val="95"/>
        </w:rPr>
        <w:t>Yes</w:t>
      </w:r>
    </w:p>
    <w:p w14:paraId="200F2F34" w14:textId="77777777" w:rsidR="00703845" w:rsidRPr="00531838" w:rsidRDefault="00965332">
      <w:pPr>
        <w:pStyle w:val="BodyText"/>
        <w:ind w:left="1832"/>
        <w:rPr>
          <w:rFonts w:asciiTheme="minorHAnsi" w:hAnsiTheme="minorHAnsi" w:cstheme="minorHAnsi"/>
        </w:rPr>
      </w:pPr>
      <w:r>
        <w:rPr>
          <w:noProof/>
        </w:rPr>
        <w:pict w14:anchorId="59C98F64">
          <v:group id="Group 1159" o:spid="_x0000_s1146" style="position:absolute;left:0;text-align:left;margin-left:72.95pt;margin-top:96.35pt;width:86.25pt;height:27.75pt;z-index:-17008;mso-position-horizontal-relative:page" coordorigin="1459,1927" coordsize="1725,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">
            <o:lock v:ext="edit" aspectratio="t"/>
            <v:shape id="AutoShape 1160" o:spid="_x0000_s1147" style="position:absolute;left:25;top:3516;width:1713;height:540;visibility:visible;mso-wrap-style:square;v-text-anchor:top" coordsize="1713,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" path="m1711,-1043r898,l2681,-1052r64,-27l2799,-1122r43,-54l2869,-1241r9,-71l2869,-1384r-27,-64l2799,-1503r-54,-42l2681,-1572r-72,-10l1711,-1582r-72,10l1575,-1545r-55,42l1478,-1448r-27,64l1441,-1312r10,71l1478,-1176r42,54l1575,-1079r64,27l1711,-1043xm2993,-1312r157,e" filled="f" strokeweight=".26444mm">
              <v:path o:connecttype="custom" o:connectlocs="1711,2473;2609,2473;2681,2464;2745,2437;2799,2394;2842,2340;2869,2275;2878,2204;2869,2132;2842,2068;2799,2013;2745,1971;2681,1944;2609,1934;1711,1934;1639,1944;1575,1971;1520,2013;1478,2068;1451,2132;1441,2204;1451,2275;1478,2340;1520,2394;1575,2437;1639,2464;1711,2473;2993,2204;3150,2204" o:connectangles="0,0,0,0,0,0,0,0,0,0,0,0,0,0,0,0,0,0,0,0,0,0,0,0,0,0,0,0,0"/>
              <o:lock v:ext="edit" aspectratio="t"/>
            </v:shape>
            <v:shape id="Freeform 1161" o:spid="_x0000_s1148" style="position:absolute;left:2903;top:2138;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" path="m131,l,66r131,65l131,xe" fillcolor="black" stroked="f">
              <v:path arrowok="t" o:connecttype="custom" o:connectlocs="131,2138;0,2204;131,2269;131,2138" o:connectangles="0,0,0,0"/>
              <o:lock v:ext="edit" aspectratio="t"/>
            </v:shape>
            <v:shape id="Text Box 1162" o:spid="_x0000_s1149" type="#_x0000_t202" style="position:absolute;left:2065;top:2136;width:26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" filled="f" stroked="f">
              <o:lock v:ext="edit" aspectratio="t"/>
              <v:textbox inset="0,0,0,0">
                <w:txbxContent>
                  <w:p w14:paraId="5D71A88B" w14:textId="77777777" w:rsidR="001474EE" w:rsidRDefault="001474EE">
                    <w:pPr>
                      <w:spacing w:line="158" w:lineRule="exact"/>
                      <w:rPr>
                        <w:sz w:val="16"/>
                      </w:rPr>
                    </w:pPr>
                    <w:r>
                      <w:rPr>
                        <w:w w:val="95"/>
                        <w:sz w:val="16"/>
                      </w:rPr>
                      <w:t>428</w:t>
                    </w:r>
                  </w:p>
                </w:txbxContent>
              </v:textbox>
            </v:shape>
            <w10:wrap anchorx="page"/>
          </v:group>
        </w:pict>
      </w:r>
      <w:r>
        <w:rPr>
          <w:noProof/>
        </w:rPr>
        <w:pict w14:anchorId="7754CC98">
          <v:group id="Group 1155" o:spid="_x0000_s1142" style="position:absolute;left:0;text-align:left;margin-left:72.95pt;margin-top:19.95pt;width:85.9pt;height:27.75pt;z-index:-16864;mso-position-horizontal-relative:page" coordorigin="1459,399" coordsize="1718,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">
            <o:lock v:ext="edit" aspectratio="t"/>
            <v:shape id="AutoShape 1156" o:spid="_x0000_s1143" style="position:absolute;left:25;top:1986;width:1707;height:540;visibility:visible;mso-wrap-style:square;v-text-anchor:top" coordsize="170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" path="m1711,-1041r898,l2681,-1050r64,-27l2799,-1120r43,-54l2869,-1239r9,-71l2869,-1382r-27,-64l2799,-1501r-54,-42l2681,-1570r-72,-10l1711,-1580r-72,10l1575,-1543r-55,42l1478,-1446r-27,64l1441,-1310r10,71l1478,-1174r42,54l1575,-1077r64,27l1711,-1041xm2993,-1310r151,e" filled="f" strokeweight=".26444mm">
              <v:path o:connecttype="custom" o:connectlocs="1711,945;2609,945;2681,936;2745,909;2799,866;2842,812;2869,747;2878,676;2869,604;2842,540;2799,485;2745,443;2681,416;2609,406;1711,406;1639,416;1575,443;1520,485;1478,540;1451,604;1441,676;1451,747;1478,812;1520,866;1575,909;1639,936;1711,945;2993,676;3144,676" o:connectangles="0,0,0,0,0,0,0,0,0,0,0,0,0,0,0,0,0,0,0,0,0,0,0,0,0,0,0,0,0"/>
              <o:lock v:ext="edit" aspectratio="t"/>
            </v:shape>
            <v:shape id="Freeform 1157" o:spid="_x0000_s1144" style="position:absolute;left:2903;top:610;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" path="m131,l,66r131,65l131,xe" fillcolor="black" stroked="f">
              <v:path arrowok="t" o:connecttype="custom" o:connectlocs="131,610;0,676;131,741;131,610" o:connectangles="0,0,0,0"/>
              <o:lock v:ext="edit" aspectratio="t"/>
            </v:shape>
            <v:shape id="Text Box 1158" o:spid="_x0000_s1145" type="#_x0000_t202" style="position:absolute;left:2065;top:605;width:269;height: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" filled="f" stroked="f">
              <o:lock v:ext="edit" aspectratio="t"/>
              <v:textbox inset="0,0,0,0">
                <w:txbxContent>
                  <w:p w14:paraId="16A26514" w14:textId="77777777" w:rsidR="001474EE" w:rsidRDefault="001474EE">
                    <w:pPr>
                      <w:spacing w:line="158" w:lineRule="exact"/>
                      <w:rPr>
                        <w:sz w:val="16"/>
                      </w:rPr>
                    </w:pPr>
                    <w:r>
                      <w:rPr>
                        <w:w w:val="95"/>
                        <w:sz w:val="16"/>
                      </w:rPr>
                      <w:t>400</w:t>
                    </w:r>
                  </w:p>
                </w:txbxContent>
              </v:textbox>
            </v:shape>
            <w10:wrap anchorx="page"/>
          </v:group>
        </w:pict>
      </w:r>
      <w:r>
        <w:rPr>
          <w:noProof/>
        </w:rPr>
      </w:r>
      <w:r>
        <w:pict w14:anchorId="1A8E4205">
          <v:group id="Group 1136" o:spid="_x0000_s1123" style="width:129.65pt;height:220.4pt;mso-position-horizontal-relative:char;mso-position-vertical-relative:line" coordsize="2593,44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">
            <o:lock v:ext="edit" aspectratio="t"/>
            <v:line id="Line 1137" o:spid="_x0000_s1124" style="position:absolute;visibility:visible;mso-wrap-style:square" from="1932,3687" to="2585,36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" strokeweight=".26453mm">
              <v:path arrowok="f"/>
              <o:lock v:ext="edit" aspectratio="t" shapetype="f"/>
            </v:line>
            <v:line id="Line 1138" o:spid="_x0000_s1125" style="position:absolute;visibility:visible;mso-wrap-style:square" from="1213,4226" to="1213,4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" strokeweight=".26436mm">
              <v:path arrowok="f"/>
              <o:lock v:ext="edit" aspectratio="t" shapetype="f"/>
            </v:line>
            <v:shape id="Freeform 1139" o:spid="_x0000_s1126" style="position:absolute;left:495;top:3148;width:1438;height:1079;visibility:visible;mso-wrap-style:square;v-text-anchor:top" coordsize="1438,1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" path="m,539l718,r719,539l718,1078,,539xe" filled="f" strokeweight=".26447mm">
              <v:path o:connecttype="custom" o:connectlocs="0,3687;718,3148;1437,3687;718,4226;0,3687" o:connectangles="0,0,0,0,0"/>
              <o:lock v:ext="edit" aspectratio="t"/>
            </v:shape>
            <v:shape id="Freeform 1140" o:spid="_x0000_s1127" style="position:absolute;left:450;top:136;width:1438;height:1079;visibility:visible;mso-wrap-style:square;v-text-anchor:top" coordsize="1438,1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" path="m,540l718,r719,540l718,1079,,540xe" filled="f" strokeweight=".26447mm">
              <v:path o:connecttype="custom" o:connectlocs="0,676;718,136;1437,676;718,1215;0,676" o:connectangles="0,0,0,0,0"/>
              <o:lock v:ext="edit" aspectratio="t"/>
            </v:shape>
            <v:line id="Line 1141" o:spid="_x0000_s1128" style="position:absolute;visibility:visible;mso-wrap-style:square" from="184,676" to="450,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" strokeweight=".26453mm">
              <v:path arrowok="f"/>
              <o:lock v:ext="edit" aspectratio="t" shapetype="f"/>
            </v:line>
            <v:shape id="Freeform 1142" o:spid="_x0000_s1129" style="position:absolute;left:495;top:1664;width:1438;height:1079;visibility:visible;mso-wrap-style:square;v-text-anchor:top" coordsize="1438,1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" path="m,540l718,r719,540l718,1079,,540xe" filled="f" strokeweight=".26447mm">
              <v:path o:connecttype="custom" o:connectlocs="0,2204;718,1664;1437,2204;718,2743;0,2204" o:connectangles="0,0,0,0,0"/>
              <o:lock v:ext="edit" aspectratio="t"/>
            </v:shape>
            <v:line id="Line 1143" o:spid="_x0000_s1130" style="position:absolute;visibility:visible;mso-wrap-style:square" from="223,2204" to="495,2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" strokeweight=".26453mm">
              <v:path arrowok="f"/>
              <o:lock v:ext="edit" aspectratio="t" shapetype="f"/>
            </v:line>
            <v:shape id="Freeform 1144" o:spid="_x0000_s1131" style="position:absolute;left:1168;top:1215;width:45;height:450;visibility:visible;mso-wrap-style:square;v-text-anchor:top" coordsize="4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" path="m,l45,135r,314e" filled="f" strokeweight=".26436mm">
              <v:path o:connecttype="custom" o:connectlocs="0,1215;45,1350;45,1664" o:connectangles="0,0,0"/>
              <o:lock v:ext="edit" aspectratio="t"/>
            </v:shape>
            <v:rect id="Rectangle 1145" o:spid="_x0000_s1132" style="position:absolute;left:1103;top:1340;width:220;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" stroked="f">
              <o:lock v:ext="edit" aspectratio="t"/>
            </v:rect>
            <v:line id="Line 1146" o:spid="_x0000_s1133" style="position:absolute;visibility:visible;mso-wrap-style:square" from="1168,8" to="1168,1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" strokeweight=".26436mm">
              <v:path arrowok="f"/>
              <o:lock v:ext="edit" aspectratio="t" shapetype="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7" o:spid="_x0000_s1134" type="#_x0000_t75" style="position:absolute;left:1119;top:2736;width:187;height:4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">
              <v:imagedata r:id="rId24" o:title=""/>
            </v:shape>
            <v:shape id="Text Box 1148" o:spid="_x0000_s1135" type="#_x0000_t202" style="position:absolute;top:605;width:212;height: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" filled="f" stroked="f">
              <o:lock v:ext="edit" aspectratio="t"/>
              <v:textbox inset="0,0,0,0">
                <w:txbxContent>
                  <w:p w14:paraId="4C3560D9" w14:textId="77777777" w:rsidR="001474EE" w:rsidRDefault="001474EE">
                    <w:pPr>
                      <w:spacing w:line="158" w:lineRule="exact"/>
                      <w:rPr>
                        <w:sz w:val="16"/>
                      </w:rPr>
                    </w:pPr>
                    <w:r>
                      <w:rPr>
                        <w:sz w:val="16"/>
                      </w:rPr>
                      <w:t>No</w:t>
                    </w:r>
                  </w:p>
                </w:txbxContent>
              </v:textbox>
            </v:shape>
            <v:shape id="Text Box 1149" o:spid="_x0000_s1136" type="#_x0000_t202" style="position:absolute;left:848;top:510;width:676;height: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" filled="f" stroked="f">
              <o:lock v:ext="edit" aspectratio="t"/>
              <v:textbox inset="0,0,0,0">
                <w:txbxContent>
                  <w:p w14:paraId="12A931D1" w14:textId="77777777" w:rsidR="001474EE" w:rsidRDefault="001474EE">
                    <w:pPr>
                      <w:spacing w:line="158" w:lineRule="exact"/>
                      <w:ind w:right="22"/>
                      <w:jc w:val="center"/>
                      <w:rPr>
                        <w:sz w:val="16"/>
                      </w:rPr>
                    </w:pPr>
                    <w:r>
                      <w:rPr>
                        <w:spacing w:val="-3"/>
                        <w:sz w:val="16"/>
                      </w:rPr>
                      <w:t>Data</w:t>
                    </w:r>
                  </w:p>
                  <w:p w14:paraId="7FE8DE89" w14:textId="77777777" w:rsidR="001474EE" w:rsidRDefault="001474EE">
                    <w:pPr>
                      <w:spacing w:before="7"/>
                      <w:ind w:right="18"/>
                      <w:jc w:val="center"/>
                      <w:rPr>
                        <w:sz w:val="16"/>
                      </w:rPr>
                    </w:pPr>
                    <w:r>
                      <w:rPr>
                        <w:spacing w:val="-5"/>
                        <w:w w:val="95"/>
                        <w:sz w:val="16"/>
                      </w:rPr>
                      <w:t>validates?</w:t>
                    </w:r>
                  </w:p>
                </w:txbxContent>
              </v:textbox>
            </v:shape>
            <v:shape id="Text Box 1150" o:spid="_x0000_s1137" type="#_x0000_t202" style="position:absolute;left:1109;top:1367;width:249;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" filled="f" stroked="f">
              <o:lock v:ext="edit" aspectratio="t"/>
              <v:textbox inset="0,0,0,0">
                <w:txbxContent>
                  <w:p w14:paraId="6D5FCD08" w14:textId="77777777" w:rsidR="001474EE" w:rsidRDefault="001474EE">
                    <w:pPr>
                      <w:spacing w:line="158" w:lineRule="exact"/>
                      <w:rPr>
                        <w:sz w:val="16"/>
                      </w:rPr>
                    </w:pPr>
                    <w:r>
                      <w:rPr>
                        <w:w w:val="85"/>
                        <w:sz w:val="16"/>
                      </w:rPr>
                      <w:t>Yes</w:t>
                    </w:r>
                  </w:p>
                </w:txbxContent>
              </v:textbox>
            </v:shape>
            <v:shape id="Text Box 1151" o:spid="_x0000_s1138" type="#_x0000_t202" style="position:absolute;left:6;top:2136;width:249;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" filled="f" stroked="f">
              <o:lock v:ext="edit" aspectratio="t"/>
              <v:textbox inset="0,0,0,0">
                <w:txbxContent>
                  <w:p w14:paraId="1437CFB8" w14:textId="77777777" w:rsidR="001474EE" w:rsidRDefault="001474EE">
                    <w:pPr>
                      <w:spacing w:line="158" w:lineRule="exact"/>
                      <w:rPr>
                        <w:sz w:val="16"/>
                      </w:rPr>
                    </w:pPr>
                    <w:r>
                      <w:rPr>
                        <w:w w:val="85"/>
                        <w:sz w:val="16"/>
                      </w:rPr>
                      <w:t>Yes</w:t>
                    </w:r>
                  </w:p>
                </w:txbxContent>
              </v:textbox>
            </v:shape>
            <v:shape id="Text Box 1152" o:spid="_x0000_s1139" type="#_x0000_t202" style="position:absolute;left:1022;top:2136;width:417;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" filled="f" stroked="f">
              <o:lock v:ext="edit" aspectratio="t"/>
              <v:textbox inset="0,0,0,0">
                <w:txbxContent>
                  <w:p w14:paraId="77B4B11B" w14:textId="77777777" w:rsidR="001474EE" w:rsidRDefault="001474EE">
                    <w:pPr>
                      <w:spacing w:line="158" w:lineRule="exact"/>
                      <w:rPr>
                        <w:sz w:val="16"/>
                      </w:rPr>
                    </w:pPr>
                    <w:r>
                      <w:rPr>
                        <w:w w:val="85"/>
                        <w:sz w:val="16"/>
                      </w:rPr>
                      <w:t>CF=0?</w:t>
                    </w:r>
                  </w:p>
                </w:txbxContent>
              </v:textbox>
            </v:shape>
            <v:shape id="Text Box 1153" o:spid="_x0000_s1140" type="#_x0000_t202" style="position:absolute;left:1125;top:2878;width:211;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" filled="f" stroked="f">
              <o:lock v:ext="edit" aspectratio="t"/>
              <v:textbox inset="0,0,0,0">
                <w:txbxContent>
                  <w:p w14:paraId="67D81930" w14:textId="77777777" w:rsidR="001474EE" w:rsidRDefault="001474EE">
                    <w:pPr>
                      <w:spacing w:line="158" w:lineRule="exact"/>
                      <w:rPr>
                        <w:sz w:val="16"/>
                      </w:rPr>
                    </w:pPr>
                    <w:r>
                      <w:rPr>
                        <w:sz w:val="16"/>
                      </w:rPr>
                      <w:t>No</w:t>
                    </w:r>
                  </w:p>
                </w:txbxContent>
              </v:textbox>
            </v:shape>
            <v:shape id="Text Box 1154" o:spid="_x0000_s1141" type="#_x0000_t202" style="position:absolute;left:727;top:3621;width:100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" filled="f" stroked="f">
              <o:lock v:ext="edit" aspectratio="t"/>
              <v:textbox inset="0,0,0,0">
                <w:txbxContent>
                  <w:p w14:paraId="25A92F63" w14:textId="77777777" w:rsidR="001474EE" w:rsidRDefault="001474EE">
                    <w:pPr>
                      <w:spacing w:line="158" w:lineRule="exact"/>
                      <w:rPr>
                        <w:sz w:val="16"/>
                      </w:rPr>
                    </w:pPr>
                    <w:r>
                      <w:rPr>
                        <w:w w:val="90"/>
                        <w:sz w:val="16"/>
                      </w:rPr>
                      <w:t xml:space="preserve">Duplicate </w:t>
                    </w:r>
                    <w:r>
                      <w:rPr>
                        <w:spacing w:val="-4"/>
                        <w:w w:val="90"/>
                        <w:sz w:val="16"/>
                      </w:rPr>
                      <w:t>URL?</w:t>
                    </w:r>
                  </w:p>
                </w:txbxContent>
              </v:textbox>
            </v:shape>
            <w10:anchorlock/>
          </v:group>
        </w:pict>
      </w:r>
    </w:p>
    <w:p w14:paraId="0192ACB8" w14:textId="77777777" w:rsidR="00703845" w:rsidRPr="00531838" w:rsidRDefault="00965332">
      <w:pPr>
        <w:spacing w:line="158" w:lineRule="exact"/>
        <w:ind w:left="2957"/>
        <w:rPr>
          <w:rFonts w:asciiTheme="minorHAnsi" w:hAnsiTheme="minorHAnsi" w:cstheme="minorHAnsi"/>
        </w:rPr>
      </w:pPr>
      <w:r>
        <w:rPr>
          <w:noProof/>
        </w:rPr>
        <w:pict w14:anchorId="5F259715">
          <v:group id="Group 1131" o:spid="_x0000_s1118" style="position:absolute;left:0;text-align:left;margin-left:171.15pt;margin-top:7.7pt;width:84.45pt;height:72.1pt;z-index:-17248;mso-position-horizontal-relative:page" coordorigin="3423,154" coordsize="1689,14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">
            <o:lock v:ext="edit" aspectratio="t"/>
            <v:shape id="AutoShape 1132" o:spid="_x0000_s1119" style="position:absolute;left:2202;top:1747;width:749;height:714;visibility:visible;mso-wrap-style:square;v-text-anchor:top" coordsize="749,7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" path="m1437,-872r28,m2184,-1585r,59e" filled="f" strokeweight=".26444mm">
              <v:path o:connecttype="custom" o:connectlocs="1437,875;1465,875;2184,162;2184,221" o:connectangles="0,0,0,0"/>
              <o:lock v:ext="edit" aspectratio="t"/>
            </v:shape>
            <v:shape id="Freeform 1133" o:spid="_x0000_s1120" style="position:absolute;left:4320;top:205;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" path="m131,l,,66,131,131,xe" fillcolor="black" stroked="f">
              <v:path arrowok="t" o:connecttype="custom" o:connectlocs="131,205;0,205;66,336;131,205" o:connectangles="0,0,0,0"/>
              <o:lock v:ext="edit" aspectratio="t"/>
            </v:shape>
            <v:shape id="AutoShape 1134" o:spid="_x0000_s1121" style="position:absolute;left:2230;top:1921;width:1440;height:1254;visibility:visible;mso-wrap-style:square;v-text-anchor:top" coordsize="1440,12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" path="m2156,-507r,174m1437,-1046r719,-539l2874,-1046r-718,539l1437,-1046xe" filled="f" strokeweight=".26444mm">
              <v:path o:connecttype="custom" o:connectlocs="2156,1414;2156,1588;1437,875;2156,336;2874,875;2156,1414;1437,875" o:connectangles="0,0,0,0,0,0,0"/>
              <o:lock v:ext="edit" aspectratio="t"/>
            </v:shape>
            <v:shape id="Text Box 1135" o:spid="_x0000_s1122" type="#_x0000_t202" style="position:absolute;left:3423;top:154;width:1689;height:1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" filled="f" stroked="f">
              <o:lock v:ext="edit" aspectratio="t"/>
              <v:textbox inset="0,0,0,0">
                <w:txbxContent>
                  <w:p w14:paraId="1A640E85" w14:textId="77777777" w:rsidR="001474EE" w:rsidRDefault="001474EE">
                    <w:pPr>
                      <w:rPr>
                        <w:sz w:val="26"/>
                      </w:rPr>
                    </w:pPr>
                  </w:p>
                  <w:p w14:paraId="0B8DC402" w14:textId="77777777" w:rsidR="001474EE" w:rsidRDefault="001474EE">
                    <w:pPr>
                      <w:spacing w:before="4"/>
                      <w:rPr>
                        <w:sz w:val="20"/>
                      </w:rPr>
                    </w:pPr>
                  </w:p>
                  <w:p w14:paraId="58A54356" w14:textId="77777777" w:rsidR="001474EE" w:rsidRDefault="001474EE">
                    <w:pPr>
                      <w:spacing w:before="1" w:line="238" w:lineRule="exact"/>
                      <w:rPr>
                        <w:sz w:val="16"/>
                      </w:rPr>
                    </w:pPr>
                    <w:proofErr w:type="gramStart"/>
                    <w:r>
                      <w:rPr>
                        <w:position w:val="-9"/>
                        <w:sz w:val="16"/>
                      </w:rPr>
                      <w:t xml:space="preserve">Yes  </w:t>
                    </w:r>
                    <w:r>
                      <w:rPr>
                        <w:sz w:val="16"/>
                      </w:rPr>
                      <w:t>Is</w:t>
                    </w:r>
                    <w:proofErr w:type="gramEnd"/>
                    <w:r>
                      <w:rPr>
                        <w:sz w:val="16"/>
                      </w:rPr>
                      <w:t xml:space="preserve"> domain known</w:t>
                    </w:r>
                  </w:p>
                  <w:p w14:paraId="57152670" w14:textId="77777777" w:rsidR="001474EE" w:rsidRDefault="001474EE">
                    <w:pPr>
                      <w:spacing w:line="138" w:lineRule="exact"/>
                      <w:ind w:left="767"/>
                      <w:rPr>
                        <w:sz w:val="16"/>
                      </w:rPr>
                    </w:pPr>
                    <w:r>
                      <w:rPr>
                        <w:sz w:val="16"/>
                      </w:rPr>
                      <w:t>good?</w:t>
                    </w:r>
                  </w:p>
                </w:txbxContent>
              </v:textbox>
            </v:shape>
            <w10:wrap anchorx="page"/>
          </v:group>
        </w:pict>
      </w:r>
      <w:r>
        <w:rPr>
          <w:noProof/>
        </w:rPr>
        <w:pict w14:anchorId="2FC1A62A">
          <v:group id="Group 1113" o:spid="_x0000_s1100" style="position:absolute;left:0;text-align:left;margin-left:288.35pt;margin-top:-51pt;width:144.15pt;height:203pt;z-index:1696;mso-position-horizontal-relative:page" coordorigin="5767,-1020" coordsize="2883,4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">
            <o:lock v:ext="edit" aspectratio="t"/>
            <v:shape id="AutoShape 1114" o:spid="_x0000_s1101" style="position:absolute;left:5020;top:1741;width:2070;height:2881;visibility:visible;mso-wrap-style:square;v-text-anchor:top" coordsize="2070,2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" path="m1881,527r898,l2851,518r64,-28l2970,448r42,-54l3039,329r10,-71l3039,186r-27,-65l2970,67,2915,25,2851,-3r-72,-9l1881,-12r-72,9l1745,25r-55,42l1648,121r-27,65l1611,258r10,71l1648,394r42,54l1745,490r64,28l1881,527xm1432,-911r898,-674l3228,-911r-898,674l1432,-911xm3228,-911r270,l3498,1022r-335,m1881,1291r898,l2851,1282r64,-28l2970,1212r42,-54l3039,1093r10,-71l3039,950r-27,-65l2970,831r-55,-42l2851,762r-72,-10l1881,752r-72,10l1745,789r-55,42l1648,885r-27,65l1611,1022r10,71l1648,1158r42,54l1745,1254r64,28l1881,1291xe" filled="f" strokeweight=".26444mm">
              <v:path o:connecttype="custom" o:connectlocs="1881,2268;2779,2268;2851,2259;2915,2231;2970,2189;3012,2135;3039,2070;3049,1999;3039,1927;3012,1862;2970,1808;2915,1766;2851,1738;2779,1729;1881,1729;1809,1738;1745,1766;1690,1808;1648,1862;1621,1927;1611,1999;1621,2070;1648,2135;1690,2189;1745,2231;1809,2259;1881,2268;1432,830;2330,156;3228,830;2330,1504;1432,830;3228,830;3498,830;3498,2763;3163,2763;1881,3032;2779,3032;2851,3023;2915,2995;2970,2953;3012,2899;3039,2834;3049,2763;3039,2691;3012,2626;2970,2572;2915,2530;2851,2503;2779,2493;1881,2493;1809,2503;1745,2530;1690,2572;1648,2626;1621,2691;1611,2763;1621,2834;1648,2899;1690,2953;1745,2995;1809,3023;1881,3032" o:connectangles="0,0,0,0,0,0,0,0,0,0,0,0,0,0,0,0,0,0,0,0,0,0,0,0,0,0,0,0,0,0,0,0,0,0,0,0,0,0,0,0,0,0,0,0,0,0,0,0,0,0,0,0,0,0,0,0,0,0,0,0,0,0,0"/>
              <o:lock v:ext="edit" aspectratio="t"/>
            </v:shape>
            <v:shape id="Freeform 1115" o:spid="_x0000_s1102" style="position:absolute;left:8069;top:2697;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" path="m130,l,66r130,65l130,xe" fillcolor="black" stroked="f">
              <v:path arrowok="t" o:connecttype="custom" o:connectlocs="130,2697;0,2763;130,2828;130,2697" o:connectangles="0,0,0,0"/>
              <o:lock v:ext="edit" aspectratio="t"/>
            </v:shape>
            <v:rect id="Rectangle 1116" o:spid="_x0000_s1103" style="position:absolute;left:8424;top:1790;width:187;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" stroked="f">
              <o:lock v:ext="edit" aspectratio="t"/>
            </v:rect>
            <v:shape id="Freeform 1117" o:spid="_x0000_s1104" style="position:absolute;left:6182;top:830;width:335;height:1169;visibility:visible;mso-wrap-style:square;v-text-anchor:top" coordsize="335,11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" path="m270,l,,,1169r335,e" filled="f" strokeweight=".26436mm">
              <v:path o:connecttype="custom" o:connectlocs="270,830;0,830;0,1999;335,1999" o:connectangles="0,0,0,0"/>
              <o:lock v:ext="edit" aspectratio="t"/>
            </v:shape>
            <v:shape id="Freeform 1118" o:spid="_x0000_s1105" style="position:absolute;left:6501;top:1933;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" path="m,l,131,130,66,,xe" fillcolor="black" stroked="f">
              <v:path arrowok="t" o:connecttype="custom" o:connectlocs="0,1933;0,2064;130,1999;0,1933" o:connectangles="0,0,0,0"/>
              <o:lock v:ext="edit" aspectratio="t"/>
            </v:shape>
            <v:rect id="Rectangle 1119" o:spid="_x0000_s1106" style="position:absolute;left:6072;top:1408;width:220;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" stroked="f">
              <o:lock v:ext="edit" aspectratio="t"/>
            </v:rect>
            <v:shape id="AutoShape 1120" o:spid="_x0000_s1107" style="position:absolute;left:4545;top:571;width:2096;height:540;visibility:visible;mso-wrap-style:square;v-text-anchor:top" coordsize="2096,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" path="m2356,-1044r898,l3326,-1054r64,-27l3445,-1123r42,-55l3514,-1242r10,-72l3514,-1386r-27,-64l3445,-1505r-55,-42l3326,-1574r-72,-10l2356,-1584r-72,10l2220,-1547r-55,42l2123,-1450r-27,64l2086,-1314r10,72l2123,-1178r42,55l2220,-1081r64,27l2356,-1044xm1433,-1314r539,e" filled="f" strokeweight=".26444mm">
              <v:path o:connecttype="custom" o:connectlocs="2356,-473;3254,-473;3326,-483;3390,-510;3445,-552;3487,-607;3514,-671;3524,-743;3514,-815;3487,-879;3445,-934;3390,-976;3326,-1003;3254,-1013;2356,-1013;2284,-1003;2220,-976;2165,-934;2123,-879;2096,-815;2086,-743;2096,-671;2123,-607;2165,-552;2220,-510;2284,-483;2356,-473;1433,-743;1972,-743" o:connectangles="0,0,0,0,0,0,0,0,0,0,0,0,0,0,0,0,0,0,0,0,0,0,0,0,0,0,0,0,0"/>
              <o:lock v:ext="edit" aspectratio="t"/>
            </v:shape>
            <v:shape id="Freeform 1121" o:spid="_x0000_s1108" style="position:absolute;left:6501;top:-808;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" path="m,l,130,130,65,,xe" fillcolor="black" stroked="f">
              <v:path arrowok="t" o:connecttype="custom" o:connectlocs="0,-808;0,-678;130,-743;0,-808" o:connectangles="0,0,0,0"/>
              <o:lock v:ext="edit" aspectratio="t"/>
            </v:shape>
            <v:line id="Line 1122" o:spid="_x0000_s1109" style="position:absolute;visibility:visible;mso-wrap-style:square" from="7350,-473" to="7350,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" strokeweight=".26436mm">
              <v:path arrowok="f"/>
              <o:lock v:ext="edit" aspectratio="t" shapetype="f"/>
            </v:line>
            <v:shape id="Freeform 1123" o:spid="_x0000_s1110" style="position:absolute;left:7285;top:25;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" path="m130,l,,65,131,130,xe" fillcolor="black" stroked="f">
              <v:path arrowok="t" o:connecttype="custom" o:connectlocs="130,25;0,25;65,156;130,25" o:connectangles="0,0,0,0"/>
              <o:lock v:ext="edit" aspectratio="t"/>
            </v:shape>
            <v:shape id="Text Box 1124" o:spid="_x0000_s1111" type="#_x0000_t202" style="position:absolute;left:5767;top:-809;width:249;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" filled="f" stroked="f">
              <o:lock v:ext="edit" aspectratio="t"/>
              <v:textbox inset="0,0,0,0">
                <w:txbxContent>
                  <w:p w14:paraId="33432993" w14:textId="77777777" w:rsidR="001474EE" w:rsidRDefault="001474EE">
                    <w:pPr>
                      <w:spacing w:line="158" w:lineRule="exact"/>
                      <w:rPr>
                        <w:sz w:val="16"/>
                      </w:rPr>
                    </w:pPr>
                    <w:r>
                      <w:rPr>
                        <w:w w:val="85"/>
                        <w:sz w:val="16"/>
                      </w:rPr>
                      <w:t>Yes</w:t>
                    </w:r>
                  </w:p>
                </w:txbxContent>
              </v:textbox>
            </v:shape>
            <v:shape id="Text Box 1125" o:spid="_x0000_s1112" type="#_x0000_t202" style="position:absolute;left:7240;top:-809;width:268;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" filled="f" stroked="f">
              <o:lock v:ext="edit" aspectratio="t"/>
              <v:textbox inset="0,0,0,0">
                <w:txbxContent>
                  <w:p w14:paraId="10AC4440" w14:textId="77777777" w:rsidR="001474EE" w:rsidRDefault="001474EE">
                    <w:pPr>
                      <w:spacing w:line="158" w:lineRule="exact"/>
                      <w:rPr>
                        <w:sz w:val="16"/>
                      </w:rPr>
                    </w:pPr>
                    <w:r>
                      <w:rPr>
                        <w:w w:val="95"/>
                        <w:sz w:val="16"/>
                      </w:rPr>
                      <w:t>409</w:t>
                    </w:r>
                  </w:p>
                </w:txbxContent>
              </v:textbox>
            </v:shape>
            <v:shape id="Text Box 1126" o:spid="_x0000_s1113" type="#_x0000_t202" style="position:absolute;left:6767;top:670;width:1214;height: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" filled="f" stroked="f">
              <o:lock v:ext="edit" aspectratio="t"/>
              <v:textbox inset="0,0,0,0">
                <w:txbxContent>
                  <w:p w14:paraId="42F7F423" w14:textId="77777777" w:rsidR="001474EE" w:rsidRDefault="001474EE">
                    <w:pPr>
                      <w:spacing w:line="158" w:lineRule="exact"/>
                      <w:ind w:right="18"/>
                      <w:jc w:val="center"/>
                      <w:rPr>
                        <w:sz w:val="16"/>
                      </w:rPr>
                    </w:pPr>
                    <w:r>
                      <w:rPr>
                        <w:w w:val="95"/>
                        <w:sz w:val="16"/>
                      </w:rPr>
                      <w:t>Do</w:t>
                    </w:r>
                    <w:r>
                      <w:rPr>
                        <w:spacing w:val="-14"/>
                        <w:w w:val="95"/>
                        <w:sz w:val="16"/>
                      </w:rPr>
                      <w:t xml:space="preserve"> </w:t>
                    </w:r>
                    <w:r>
                      <w:rPr>
                        <w:w w:val="95"/>
                        <w:sz w:val="16"/>
                      </w:rPr>
                      <w:t>I</w:t>
                    </w:r>
                    <w:r>
                      <w:rPr>
                        <w:spacing w:val="-14"/>
                        <w:w w:val="95"/>
                        <w:sz w:val="16"/>
                      </w:rPr>
                      <w:t xml:space="preserve"> </w:t>
                    </w:r>
                    <w:r>
                      <w:rPr>
                        <w:spacing w:val="-4"/>
                        <w:w w:val="95"/>
                        <w:sz w:val="16"/>
                      </w:rPr>
                      <w:t>have</w:t>
                    </w:r>
                    <w:r>
                      <w:rPr>
                        <w:spacing w:val="-10"/>
                        <w:w w:val="95"/>
                        <w:sz w:val="16"/>
                      </w:rPr>
                      <w:t xml:space="preserve"> </w:t>
                    </w:r>
                    <w:r>
                      <w:rPr>
                        <w:w w:val="95"/>
                        <w:sz w:val="16"/>
                      </w:rPr>
                      <w:t>updated</w:t>
                    </w:r>
                  </w:p>
                  <w:p w14:paraId="3D5DCC4A" w14:textId="77777777" w:rsidR="001474EE" w:rsidRDefault="001474EE">
                    <w:pPr>
                      <w:spacing w:before="8"/>
                      <w:ind w:right="18"/>
                      <w:jc w:val="center"/>
                      <w:rPr>
                        <w:sz w:val="16"/>
                      </w:rPr>
                    </w:pPr>
                    <w:r>
                      <w:rPr>
                        <w:sz w:val="16"/>
                      </w:rPr>
                      <w:t>values?</w:t>
                    </w:r>
                  </w:p>
                </w:txbxContent>
              </v:textbox>
            </v:shape>
            <v:shape id="Text Box 1127" o:spid="_x0000_s1114" type="#_x0000_t202" style="position:absolute;left:6082;top:1441;width:250;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" filled="f" stroked="f">
              <o:lock v:ext="edit" aspectratio="t"/>
              <v:textbox inset="0,0,0,0">
                <w:txbxContent>
                  <w:p w14:paraId="22574B68" w14:textId="77777777" w:rsidR="001474EE" w:rsidRDefault="001474EE">
                    <w:pPr>
                      <w:spacing w:line="158" w:lineRule="exact"/>
                      <w:rPr>
                        <w:sz w:val="16"/>
                      </w:rPr>
                    </w:pPr>
                    <w:r>
                      <w:rPr>
                        <w:w w:val="85"/>
                        <w:sz w:val="16"/>
                      </w:rPr>
                      <w:t>Yes</w:t>
                    </w:r>
                  </w:p>
                </w:txbxContent>
              </v:textbox>
            </v:shape>
            <v:shape id="Text Box 1128" o:spid="_x0000_s1115" type="#_x0000_t202" style="position:absolute;left:6740;top:1935;width:1264;height: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" filled="f" stroked="f">
              <o:lock v:ext="edit" aspectratio="t"/>
              <v:textbox inset="0,0,0,0">
                <w:txbxContent>
                  <w:p w14:paraId="09690C1F" w14:textId="77777777" w:rsidR="001474EE" w:rsidRDefault="001474EE">
                    <w:pPr>
                      <w:spacing w:line="158" w:lineRule="exact"/>
                      <w:rPr>
                        <w:sz w:val="16"/>
                      </w:rPr>
                    </w:pPr>
                    <w:r>
                      <w:rPr>
                        <w:spacing w:val="-4"/>
                        <w:w w:val="90"/>
                        <w:sz w:val="16"/>
                      </w:rPr>
                      <w:t xml:space="preserve">Run </w:t>
                    </w:r>
                    <w:r>
                      <w:rPr>
                        <w:w w:val="90"/>
                        <w:sz w:val="16"/>
                      </w:rPr>
                      <w:t xml:space="preserve">PATCH </w:t>
                    </w:r>
                    <w:r>
                      <w:rPr>
                        <w:spacing w:val="-3"/>
                        <w:w w:val="90"/>
                        <w:sz w:val="16"/>
                      </w:rPr>
                      <w:t>instead</w:t>
                    </w:r>
                  </w:p>
                </w:txbxContent>
              </v:textbox>
            </v:shape>
            <v:shape id="Text Box 1129" o:spid="_x0000_s1116" type="#_x0000_t202" style="position:absolute;left:8438;top:1823;width:212;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" filled="f" stroked="f">
              <o:lock v:ext="edit" aspectratio="t"/>
              <v:textbox inset="0,0,0,0">
                <w:txbxContent>
                  <w:p w14:paraId="67F9728C" w14:textId="77777777" w:rsidR="001474EE" w:rsidRDefault="001474EE">
                    <w:pPr>
                      <w:spacing w:line="158" w:lineRule="exact"/>
                      <w:rPr>
                        <w:sz w:val="16"/>
                      </w:rPr>
                    </w:pPr>
                    <w:r>
                      <w:rPr>
                        <w:sz w:val="16"/>
                      </w:rPr>
                      <w:t>No</w:t>
                    </w:r>
                  </w:p>
                </w:txbxContent>
              </v:textbox>
            </v:shape>
            <v:shape id="Text Box 1130" o:spid="_x0000_s1117" type="#_x0000_t202" style="position:absolute;left:6816;top:2701;width:1121;height: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" filled="f" stroked="f">
              <o:lock v:ext="edit" aspectratio="t"/>
              <v:textbox inset="0,0,0,0">
                <w:txbxContent>
                  <w:p w14:paraId="58A8AB46" w14:textId="77777777" w:rsidR="001474EE" w:rsidRDefault="001474EE">
                    <w:pPr>
                      <w:spacing w:line="158" w:lineRule="exact"/>
                      <w:rPr>
                        <w:sz w:val="16"/>
                      </w:rPr>
                    </w:pPr>
                    <w:r>
                      <w:rPr>
                        <w:spacing w:val="-4"/>
                        <w:w w:val="90"/>
                        <w:sz w:val="16"/>
                      </w:rPr>
                      <w:t xml:space="preserve">NOTHING </w:t>
                    </w:r>
                    <w:r>
                      <w:rPr>
                        <w:spacing w:val="-3"/>
                        <w:w w:val="90"/>
                        <w:sz w:val="16"/>
                      </w:rPr>
                      <w:t xml:space="preserve">TO </w:t>
                    </w:r>
                    <w:r>
                      <w:rPr>
                        <w:w w:val="90"/>
                        <w:sz w:val="16"/>
                      </w:rPr>
                      <w:t>DO</w:t>
                    </w:r>
                  </w:p>
                </w:txbxContent>
              </v:textbox>
            </v:shape>
            <w10:wrap anchorx="page"/>
          </v:group>
        </w:pict>
      </w:r>
      <w:r w:rsidR="00F35EF3" w:rsidRPr="00531838">
        <w:rPr>
          <w:rFonts w:asciiTheme="minorHAnsi" w:hAnsiTheme="minorHAnsi" w:cstheme="minorHAnsi"/>
        </w:rPr>
        <w:t>No</w:t>
      </w:r>
    </w:p>
    <w:p w14:paraId="72F8C59D" w14:textId="77777777" w:rsidR="00703845" w:rsidRPr="00531838" w:rsidRDefault="00703845">
      <w:pPr>
        <w:pStyle w:val="BodyText"/>
        <w:ind w:left="0"/>
        <w:rPr>
          <w:rFonts w:asciiTheme="minorHAnsi" w:hAnsiTheme="minorHAnsi" w:cstheme="minorHAnsi"/>
        </w:rPr>
      </w:pPr>
    </w:p>
    <w:p w14:paraId="4CC20FC5" w14:textId="77777777" w:rsidR="00703845" w:rsidRPr="00531838" w:rsidRDefault="00703845">
      <w:pPr>
        <w:pStyle w:val="BodyText"/>
        <w:spacing w:before="7"/>
        <w:ind w:left="0"/>
        <w:rPr>
          <w:rFonts w:asciiTheme="minorHAnsi" w:hAnsiTheme="minorHAnsi" w:cstheme="minorHAnsi"/>
        </w:rPr>
      </w:pPr>
    </w:p>
    <w:p w14:paraId="4BE3E7FC" w14:textId="77777777" w:rsidR="00703845" w:rsidRPr="00531838" w:rsidRDefault="00965332">
      <w:pPr>
        <w:tabs>
          <w:tab w:val="left" w:pos="2111"/>
        </w:tabs>
        <w:spacing w:before="74"/>
        <w:ind w:left="1742"/>
        <w:rPr>
          <w:rFonts w:asciiTheme="minorHAnsi" w:hAnsiTheme="minorHAnsi" w:cstheme="minorHAnsi"/>
        </w:rPr>
      </w:pPr>
      <w:r>
        <w:rPr>
          <w:noProof/>
        </w:rPr>
        <w:pict w14:anchorId="6A227E55">
          <v:group id="Group 1109" o:spid="_x0000_s1096" style="position:absolute;left:0;text-align:left;margin-left:72.95pt;margin-top:-.8pt;width:82.05pt;height:27.75pt;z-index:-17296;mso-position-horizontal-relative:page" coordorigin="1459,-16" coordsize="1641,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">
            <o:lock v:ext="edit" aspectratio="t"/>
            <v:shape id="Freeform 1110" o:spid="_x0000_s1097" style="position:absolute;left:1466;top:-9;width:1438;height:540;visibility:visible;mso-wrap-style:square;v-text-anchor:top" coordsize="1438,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" path="m270,539r898,l1240,530r64,-27l1358,461r43,-55l1428,342r9,-72l1428,198r-27,-64l1358,79,1304,37,1240,10,1168,,270,,198,10,134,37,79,79,37,134,10,198,,270r10,72l37,406r42,55l134,503r64,27l270,539xe" filled="f" strokeweight=".2645mm">
              <v:path o:connecttype="custom" o:connectlocs="270,530;1168,530;1240,521;1304,494;1358,452;1401,397;1428,333;1437,261;1428,189;1401,125;1358,70;1304,28;1240,1;1168,-9;270,-9;198,1;134,28;79,70;37,125;10,189;0,261;10,333;37,397;79,452;134,494;198,521;270,530" o:connectangles="0,0,0,0,0,0,0,0,0,0,0,0,0,0,0,0,0,0,0,0,0,0,0,0,0,0,0"/>
              <o:lock v:ext="edit" aspectratio="t"/>
            </v:shape>
            <v:shape id="Freeform 1111" o:spid="_x0000_s1098" style="position:absolute;left:2903;top:196;width:196;height:131;visibility:visible;mso-wrap-style:square;v-text-anchor:top" coordsize="196,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" path="m196,l,65r196,65l196,xe" fillcolor="black" stroked="f">
              <v:path arrowok="t" o:connecttype="custom" o:connectlocs="196,196;0,261;196,326;196,196" o:connectangles="0,0,0,0"/>
              <o:lock v:ext="edit" aspectratio="t"/>
            </v:shape>
            <v:shape id="Text Box 1112" o:spid="_x0000_s1099" type="#_x0000_t202" style="position:absolute;left:2065;top:196;width:269;height: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" filled="f" stroked="f">
              <o:lock v:ext="edit" aspectratio="t"/>
              <v:textbox inset="0,0,0,0">
                <w:txbxContent>
                  <w:p w14:paraId="207F6E5F" w14:textId="77777777" w:rsidR="001474EE" w:rsidRDefault="001474EE">
                    <w:pPr>
                      <w:spacing w:line="158" w:lineRule="exact"/>
                      <w:rPr>
                        <w:sz w:val="16"/>
                      </w:rPr>
                    </w:pPr>
                    <w:r>
                      <w:rPr>
                        <w:w w:val="95"/>
                        <w:sz w:val="16"/>
                      </w:rPr>
                      <w:t>412</w:t>
                    </w:r>
                  </w:p>
                </w:txbxContent>
              </v:textbox>
            </v:shape>
            <w10:wrap anchorx="page"/>
          </v:group>
        </w:pict>
      </w:r>
      <w:r w:rsidR="00F35EF3" w:rsidRPr="00531838">
        <w:rPr>
          <w:rFonts w:asciiTheme="minorHAnsi" w:hAnsiTheme="minorHAnsi" w:cstheme="minorHAnsi"/>
          <w:w w:val="84"/>
          <w:u w:val="single"/>
        </w:rPr>
        <w:t xml:space="preserve"> </w:t>
      </w:r>
      <w:r w:rsidR="00F35EF3" w:rsidRPr="00531838">
        <w:rPr>
          <w:rFonts w:asciiTheme="minorHAnsi" w:hAnsiTheme="minorHAnsi" w:cstheme="minorHAnsi"/>
          <w:u w:val="single"/>
        </w:rPr>
        <w:tab/>
      </w:r>
    </w:p>
    <w:p w14:paraId="01478C36" w14:textId="77777777" w:rsidR="00703845" w:rsidRPr="00531838" w:rsidRDefault="00703845">
      <w:pPr>
        <w:pStyle w:val="BodyText"/>
        <w:ind w:left="0"/>
        <w:rPr>
          <w:rFonts w:asciiTheme="minorHAnsi" w:hAnsiTheme="minorHAnsi" w:cstheme="minorHAnsi"/>
        </w:rPr>
      </w:pPr>
    </w:p>
    <w:p w14:paraId="30DAA90B" w14:textId="77777777" w:rsidR="00703845" w:rsidRPr="00531838" w:rsidRDefault="00703845">
      <w:pPr>
        <w:pStyle w:val="BodyText"/>
        <w:ind w:left="0"/>
        <w:rPr>
          <w:rFonts w:asciiTheme="minorHAnsi" w:hAnsiTheme="minorHAnsi" w:cstheme="minorHAnsi"/>
        </w:rPr>
      </w:pPr>
    </w:p>
    <w:p w14:paraId="4F93D207" w14:textId="77777777" w:rsidR="00703845" w:rsidRPr="00531838" w:rsidRDefault="00703845">
      <w:pPr>
        <w:pStyle w:val="BodyText"/>
        <w:spacing w:before="3"/>
        <w:ind w:left="0"/>
        <w:rPr>
          <w:rFonts w:asciiTheme="minorHAnsi" w:hAnsiTheme="minorHAnsi" w:cstheme="minorHAnsi"/>
        </w:rPr>
      </w:pPr>
    </w:p>
    <w:p w14:paraId="74ED4360" w14:textId="77777777" w:rsidR="00703845" w:rsidRPr="00531838" w:rsidRDefault="00F35EF3">
      <w:pPr>
        <w:spacing w:before="74"/>
        <w:ind w:left="2957"/>
        <w:rPr>
          <w:rFonts w:asciiTheme="minorHAnsi" w:hAnsiTheme="minorHAnsi" w:cstheme="minorHAnsi"/>
        </w:rPr>
      </w:pPr>
      <w:r w:rsidRPr="00531838">
        <w:rPr>
          <w:rFonts w:asciiTheme="minorHAnsi" w:hAnsiTheme="minorHAnsi" w:cstheme="minorHAnsi"/>
        </w:rPr>
        <w:t>No</w:t>
      </w:r>
    </w:p>
    <w:p w14:paraId="4D3EA087" w14:textId="77777777" w:rsidR="00703845" w:rsidRPr="00531838" w:rsidRDefault="00965332">
      <w:pPr>
        <w:pStyle w:val="BodyText"/>
        <w:ind w:left="477"/>
        <w:rPr>
          <w:rFonts w:asciiTheme="minorHAnsi" w:hAnsiTheme="minorHAnsi" w:cstheme="minorHAnsi"/>
        </w:rPr>
      </w:pPr>
      <w:r>
        <w:rPr>
          <w:noProof/>
        </w:rPr>
      </w:r>
      <w:r>
        <w:pict w14:anchorId="324FB6D5">
          <v:group id="Group 1100" o:spid="_x0000_s1087" style="width:164.7pt;height:108.35pt;mso-position-horizontal-relative:char;mso-position-vertical-relative:line" coordsize="3294,21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">
            <o:lock v:ext="edit" aspectratio="t"/>
            <v:rect id="Rectangle 1101" o:spid="_x0000_s1088" style="position:absolute;left:1849;top:181;width:1437;height:1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" filled="f" strokeweight=".26447mm">
              <o:lock v:ext="edit" aspectratio="t"/>
            </v:rect>
            <v:shape id="Freeform 1102" o:spid="_x0000_s1089" style="position:absolute;left:1559;top:1260;width:1009;height:630;visibility:visible;mso-wrap-style:square;v-text-anchor:top" coordsize="1009,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" path="m1009,r,629l,629e" filled="f" strokeweight=".26447mm">
              <v:path o:connecttype="custom" o:connectlocs="1009,1260;1009,1889;0,1889" o:connectangles="0,0,0"/>
              <o:lock v:ext="edit" aspectratio="t"/>
            </v:shape>
            <v:shape id="Freeform 1103" o:spid="_x0000_s1090" style="position:absolute;left:8;top:1620;width:1438;height:540;visibility:visible;mso-wrap-style:square;v-text-anchor:top" coordsize="1438,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" path="m269,539r898,l1239,529r64,-27l1358,460r42,-55l1427,341r10,-72l1427,198r-27,-65l1358,79,1303,36,1239,9,1167,,269,,197,9,133,36,78,79,36,133,9,198,,269r9,72l36,405r42,55l133,502r64,27l269,539xe" filled="f" strokeweight=".2645mm">
              <v:path o:connecttype="custom" o:connectlocs="269,2159;1167,2159;1239,2149;1303,2122;1358,2080;1400,2025;1427,1961;1437,1889;1427,1818;1400,1753;1358,1699;1303,1656;1239,1629;1167,1620;269,1620;197,1629;133,1656;78,1699;36,1753;9,1818;0,1889;9,1961;36,2025;78,2080;133,2122;197,2149;269,2159" o:connectangles="0,0,0,0,0,0,0,0,0,0,0,0,0,0,0,0,0,0,0,0,0,0,0,0,0,0,0"/>
              <o:lock v:ext="edit" aspectratio="t"/>
            </v:shape>
            <v:shape id="Freeform 1104" o:spid="_x0000_s1091" style="position:absolute;left:1445;top:1824;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" path="m130,l,65r130,66l130,xe" fillcolor="black" stroked="f">
              <v:path arrowok="t" o:connecttype="custom" o:connectlocs="130,1824;0,1889;130,1955;130,1824" o:connectangles="0,0,0,0"/>
              <o:lock v:ext="edit" aspectratio="t"/>
            </v:shape>
            <v:line id="Line 1105" o:spid="_x0000_s1092" style="position:absolute;visibility:visible;mso-wrap-style:square" from="2568,8" to="256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" strokeweight=".26436mm">
              <v:path arrowok="f"/>
              <o:lock v:ext="edit" aspectratio="t" shapetype="f"/>
            </v:line>
            <v:shape id="Freeform 1106" o:spid="_x0000_s1093" style="position:absolute;left:2502;top:51;width:131;height:131;visibility:visible;mso-wrap-style:square;v-text-anchor:top" coordsize="131,1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" path="m131,l,,66,130,131,xe" fillcolor="black" stroked="f">
              <v:path arrowok="t" o:connecttype="custom" o:connectlocs="131,51;0,51;66,181;131,51" o:connectangles="0,0,0,0"/>
              <o:lock v:ext="edit" aspectratio="t"/>
            </v:shape>
            <v:shape id="Text Box 1107" o:spid="_x0000_s1094" type="#_x0000_t202" style="position:absolute;left:1849;top:181;width:1438;height:1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" filled="f" stroked="f">
              <o:lock v:ext="edit" aspectratio="t"/>
              <v:textbox inset="0,0,0,0">
                <w:txbxContent>
                  <w:p w14:paraId="1F98F6FD" w14:textId="77777777" w:rsidR="001474EE" w:rsidRDefault="001474EE">
                    <w:pPr>
                      <w:rPr>
                        <w:sz w:val="16"/>
                      </w:rPr>
                    </w:pPr>
                  </w:p>
                  <w:p w14:paraId="4A47FD42" w14:textId="77777777" w:rsidR="001474EE" w:rsidRDefault="001474EE">
                    <w:pPr>
                      <w:spacing w:before="9"/>
                      <w:rPr>
                        <w:sz w:val="14"/>
                      </w:rPr>
                    </w:pPr>
                  </w:p>
                  <w:p w14:paraId="46CBB367" w14:textId="77777777" w:rsidR="001474EE" w:rsidRDefault="001474EE">
                    <w:pPr>
                      <w:ind w:left="270" w:right="254"/>
                      <w:jc w:val="center"/>
                      <w:rPr>
                        <w:sz w:val="16"/>
                      </w:rPr>
                    </w:pPr>
                    <w:r>
                      <w:rPr>
                        <w:w w:val="90"/>
                        <w:sz w:val="16"/>
                      </w:rPr>
                      <w:t xml:space="preserve">data </w:t>
                    </w:r>
                    <w:proofErr w:type="spellStart"/>
                    <w:r>
                      <w:rPr>
                        <w:w w:val="90"/>
                        <w:sz w:val="16"/>
                      </w:rPr>
                      <w:t>POSTed</w:t>
                    </w:r>
                    <w:proofErr w:type="spellEnd"/>
                  </w:p>
                  <w:p w14:paraId="0FAE5BE0" w14:textId="77777777" w:rsidR="001474EE" w:rsidRDefault="001474EE">
                    <w:pPr>
                      <w:spacing w:before="8"/>
                      <w:ind w:left="270" w:right="254"/>
                      <w:jc w:val="center"/>
                      <w:rPr>
                        <w:sz w:val="16"/>
                      </w:rPr>
                    </w:pPr>
                    <w:r>
                      <w:rPr>
                        <w:w w:val="105"/>
                        <w:sz w:val="16"/>
                      </w:rPr>
                      <w:t>to /phish</w:t>
                    </w:r>
                  </w:p>
                </w:txbxContent>
              </v:textbox>
            </v:shape>
            <v:shape id="Text Box 1108" o:spid="_x0000_s1095" type="#_x0000_t202" style="position:absolute;left:606;top:1828;width:270;height: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" filled="f" stroked="f">
              <o:lock v:ext="edit" aspectratio="t"/>
              <v:textbox inset="0,0,0,0">
                <w:txbxContent>
                  <w:p w14:paraId="46D267BF" w14:textId="77777777" w:rsidR="001474EE" w:rsidRDefault="001474EE">
                    <w:pPr>
                      <w:spacing w:line="158" w:lineRule="exact"/>
                      <w:rPr>
                        <w:sz w:val="16"/>
                      </w:rPr>
                    </w:pPr>
                    <w:r>
                      <w:rPr>
                        <w:w w:val="95"/>
                        <w:sz w:val="16"/>
                      </w:rPr>
                      <w:t>201</w:t>
                    </w:r>
                  </w:p>
                </w:txbxContent>
              </v:textbox>
            </v:shape>
            <w10:anchorlock/>
          </v:group>
        </w:pict>
      </w:r>
    </w:p>
    <w:p w14:paraId="76A12F2F" w14:textId="77777777" w:rsidR="00703845" w:rsidRPr="00531838" w:rsidRDefault="00703845">
      <w:pPr>
        <w:rPr>
          <w:rFonts w:asciiTheme="minorHAnsi" w:hAnsiTheme="minorHAnsi" w:cstheme="minorHAnsi"/>
        </w:rPr>
        <w:sectPr w:rsidR="00703845" w:rsidRPr="00531838">
          <w:pgSz w:w="12240" w:h="15840"/>
          <w:pgMar w:top="1500" w:right="1720" w:bottom="1480" w:left="1340" w:header="0" w:footer="1281" w:gutter="0"/>
          <w:cols w:space="720"/>
        </w:sectPr>
      </w:pPr>
    </w:p>
    <w:p w14:paraId="209C1D9B" w14:textId="77777777" w:rsidR="00703845" w:rsidRPr="00531838" w:rsidRDefault="00703845">
      <w:pPr>
        <w:pStyle w:val="BodyText"/>
        <w:ind w:left="0"/>
        <w:rPr>
          <w:rFonts w:asciiTheme="minorHAnsi" w:hAnsiTheme="minorHAnsi" w:cstheme="minorHAnsi"/>
        </w:rPr>
      </w:pPr>
    </w:p>
    <w:p w14:paraId="20287CC8" w14:textId="77777777" w:rsidR="00703845" w:rsidRPr="00531838" w:rsidRDefault="00703845">
      <w:pPr>
        <w:pStyle w:val="BodyText"/>
        <w:spacing w:before="7"/>
        <w:ind w:left="0"/>
        <w:rPr>
          <w:rFonts w:asciiTheme="minorHAnsi" w:hAnsiTheme="minorHAnsi" w:cstheme="minorHAnsi"/>
        </w:rPr>
      </w:pPr>
    </w:p>
    <w:p w14:paraId="4C47C458" w14:textId="77777777" w:rsidR="00703845" w:rsidRPr="00531838" w:rsidRDefault="00F35EF3">
      <w:pPr>
        <w:pStyle w:val="BodyText"/>
        <w:spacing w:before="59"/>
        <w:rPr>
          <w:rFonts w:asciiTheme="minorHAnsi" w:hAnsiTheme="minorHAnsi" w:cstheme="minorHAnsi"/>
        </w:rPr>
      </w:pPr>
      <w:r w:rsidRPr="00531838">
        <w:rPr>
          <w:rFonts w:asciiTheme="minorHAnsi" w:hAnsiTheme="minorHAnsi" w:cstheme="minorHAnsi"/>
          <w:w w:val="85"/>
        </w:rPr>
        <w:t xml:space="preserve">POST using PHP using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Example</w:t>
      </w:r>
    </w:p>
    <w:p w14:paraId="78444CF1" w14:textId="77777777" w:rsidR="00703845" w:rsidRPr="00531838" w:rsidRDefault="00703845">
      <w:pPr>
        <w:pStyle w:val="BodyText"/>
        <w:ind w:left="0"/>
        <w:rPr>
          <w:rFonts w:asciiTheme="minorHAnsi" w:hAnsiTheme="minorHAnsi" w:cstheme="minorHAnsi"/>
        </w:rPr>
      </w:pPr>
    </w:p>
    <w:p w14:paraId="6F48A5BF" w14:textId="77777777" w:rsidR="00703845" w:rsidRPr="00531838" w:rsidRDefault="00703845">
      <w:pPr>
        <w:pStyle w:val="BodyText"/>
        <w:spacing w:before="4"/>
        <w:ind w:left="0"/>
        <w:rPr>
          <w:rFonts w:asciiTheme="minorHAnsi" w:hAnsiTheme="minorHAnsi" w:cstheme="minorHAnsi"/>
        </w:rPr>
      </w:pPr>
    </w:p>
    <w:p w14:paraId="510B7550" w14:textId="77777777" w:rsidR="00703845" w:rsidRPr="005B7085" w:rsidRDefault="00F35EF3">
      <w:pPr>
        <w:pStyle w:val="BodyText"/>
        <w:spacing w:before="1" w:line="237" w:lineRule="exact"/>
        <w:rPr>
          <w:rFonts w:ascii="Courier New" w:hAnsi="Courier New" w:cs="Courier New"/>
          <w:rPrChange w:id="307" w:author="Tom Anderson" w:date="2021-07-26T13:50:00Z">
            <w:rPr>
              <w:rFonts w:asciiTheme="minorHAnsi" w:hAnsiTheme="minorHAnsi" w:cstheme="minorHAnsi"/>
            </w:rPr>
          </w:rPrChange>
        </w:rPr>
      </w:pPr>
      <w:r w:rsidRPr="005B7085">
        <w:rPr>
          <w:rFonts w:ascii="Courier New" w:hAnsi="Courier New" w:cs="Courier New"/>
          <w:w w:val="95"/>
          <w:rPrChange w:id="308" w:author="Tom Anderson" w:date="2021-07-26T13:50:00Z">
            <w:rPr>
              <w:rFonts w:asciiTheme="minorHAnsi" w:hAnsiTheme="minorHAnsi" w:cstheme="minorHAnsi"/>
              <w:w w:val="95"/>
            </w:rPr>
          </w:rPrChange>
        </w:rPr>
        <w:t>&lt;?php</w:t>
      </w:r>
    </w:p>
    <w:p w14:paraId="3FA071AD" w14:textId="77777777" w:rsidR="00703845" w:rsidRPr="005B7085" w:rsidRDefault="00F35EF3">
      <w:pPr>
        <w:pStyle w:val="BodyText"/>
        <w:spacing w:before="10" w:line="226" w:lineRule="exact"/>
        <w:ind w:right="6702"/>
        <w:rPr>
          <w:rFonts w:ascii="Courier New" w:hAnsi="Courier New" w:cs="Courier New"/>
          <w:rPrChange w:id="309" w:author="Tom Anderson" w:date="2021-07-26T13:50:00Z">
            <w:rPr>
              <w:rFonts w:asciiTheme="minorHAnsi" w:hAnsiTheme="minorHAnsi" w:cstheme="minorHAnsi"/>
            </w:rPr>
          </w:rPrChange>
        </w:rPr>
      </w:pPr>
      <w:r w:rsidRPr="005B7085">
        <w:rPr>
          <w:rFonts w:ascii="Courier New" w:hAnsi="Courier New" w:cs="Courier New"/>
          <w:w w:val="75"/>
          <w:rPrChange w:id="310" w:author="Tom Anderson" w:date="2021-07-26T13:50:00Z">
            <w:rPr>
              <w:rFonts w:asciiTheme="minorHAnsi" w:hAnsiTheme="minorHAnsi" w:cstheme="minorHAnsi"/>
              <w:w w:val="75"/>
            </w:rPr>
          </w:rPrChange>
        </w:rPr>
        <w:t>$</w:t>
      </w:r>
      <w:proofErr w:type="gramStart"/>
      <w:r w:rsidRPr="005B7085">
        <w:rPr>
          <w:rFonts w:ascii="Courier New" w:hAnsi="Courier New" w:cs="Courier New"/>
          <w:w w:val="74"/>
          <w:rPrChange w:id="311" w:author="Tom Anderson" w:date="2021-07-26T13:50:00Z">
            <w:rPr>
              <w:rFonts w:asciiTheme="minorHAnsi" w:hAnsiTheme="minorHAnsi" w:cstheme="minorHAnsi"/>
              <w:w w:val="74"/>
            </w:rPr>
          </w:rPrChange>
        </w:rPr>
        <w:t>curl</w:t>
      </w:r>
      <w:r w:rsidRPr="005B7085">
        <w:rPr>
          <w:rFonts w:ascii="Courier New" w:hAnsi="Courier New" w:cs="Courier New"/>
          <w:rPrChange w:id="312" w:author="Tom Anderson" w:date="2021-07-26T13:50:00Z">
            <w:rPr>
              <w:rFonts w:asciiTheme="minorHAnsi" w:hAnsiTheme="minorHAnsi" w:cstheme="minorHAnsi"/>
            </w:rPr>
          </w:rPrChange>
        </w:rPr>
        <w:t xml:space="preserve">  </w:t>
      </w:r>
      <w:r w:rsidRPr="005B7085">
        <w:rPr>
          <w:rFonts w:ascii="Courier New" w:hAnsi="Courier New" w:cs="Courier New"/>
          <w:w w:val="72"/>
          <w:rPrChange w:id="313" w:author="Tom Anderson" w:date="2021-07-26T13:50:00Z">
            <w:rPr>
              <w:rFonts w:asciiTheme="minorHAnsi" w:hAnsiTheme="minorHAnsi" w:cstheme="minorHAnsi"/>
              <w:w w:val="72"/>
            </w:rPr>
          </w:rPrChange>
        </w:rPr>
        <w:t>=</w:t>
      </w:r>
      <w:proofErr w:type="gramEnd"/>
      <w:r w:rsidRPr="005B7085">
        <w:rPr>
          <w:rFonts w:ascii="Courier New" w:hAnsi="Courier New" w:cs="Courier New"/>
          <w:rPrChange w:id="314" w:author="Tom Anderson" w:date="2021-07-26T13:50:00Z">
            <w:rPr>
              <w:rFonts w:asciiTheme="minorHAnsi" w:hAnsiTheme="minorHAnsi" w:cstheme="minorHAnsi"/>
            </w:rPr>
          </w:rPrChange>
        </w:rPr>
        <w:t xml:space="preserve">  </w:t>
      </w:r>
      <w:proofErr w:type="spellStart"/>
      <w:r w:rsidRPr="005B7085">
        <w:rPr>
          <w:rFonts w:ascii="Courier New" w:hAnsi="Courier New" w:cs="Courier New"/>
          <w:w w:val="74"/>
          <w:rPrChange w:id="315" w:author="Tom Anderson" w:date="2021-07-26T13:50:00Z">
            <w:rPr>
              <w:rFonts w:asciiTheme="minorHAnsi" w:hAnsiTheme="minorHAnsi" w:cstheme="minorHAnsi"/>
              <w:w w:val="74"/>
            </w:rPr>
          </w:rPrChange>
        </w:rPr>
        <w:t>c</w:t>
      </w:r>
      <w:r w:rsidRPr="005B7085">
        <w:rPr>
          <w:rFonts w:ascii="Courier New" w:hAnsi="Courier New" w:cs="Courier New"/>
          <w:w w:val="73"/>
          <w:rPrChange w:id="316" w:author="Tom Anderson" w:date="2021-07-26T13:50:00Z">
            <w:rPr>
              <w:rFonts w:asciiTheme="minorHAnsi" w:hAnsiTheme="minorHAnsi" w:cstheme="minorHAnsi"/>
              <w:w w:val="73"/>
            </w:rPr>
          </w:rPrChange>
        </w:rPr>
        <w:t>url_</w:t>
      </w:r>
      <w:r w:rsidRPr="005B7085">
        <w:rPr>
          <w:rFonts w:ascii="Courier New" w:hAnsi="Courier New" w:cs="Courier New"/>
          <w:w w:val="74"/>
          <w:rPrChange w:id="317" w:author="Tom Anderson" w:date="2021-07-26T13:50:00Z">
            <w:rPr>
              <w:rFonts w:asciiTheme="minorHAnsi" w:hAnsiTheme="minorHAnsi" w:cstheme="minorHAnsi"/>
              <w:w w:val="74"/>
            </w:rPr>
          </w:rPrChange>
        </w:rPr>
        <w:t>ini</w:t>
      </w:r>
      <w:r w:rsidRPr="005B7085">
        <w:rPr>
          <w:rFonts w:ascii="Courier New" w:hAnsi="Courier New" w:cs="Courier New"/>
          <w:w w:val="116"/>
          <w:rPrChange w:id="318" w:author="Tom Anderson" w:date="2021-07-26T13:50:00Z">
            <w:rPr>
              <w:rFonts w:asciiTheme="minorHAnsi" w:hAnsiTheme="minorHAnsi" w:cstheme="minorHAnsi"/>
              <w:w w:val="116"/>
            </w:rPr>
          </w:rPrChange>
        </w:rPr>
        <w:t>t</w:t>
      </w:r>
      <w:proofErr w:type="spellEnd"/>
      <w:r w:rsidRPr="005B7085">
        <w:rPr>
          <w:rFonts w:ascii="Courier New" w:hAnsi="Courier New" w:cs="Courier New"/>
          <w:w w:val="116"/>
          <w:rPrChange w:id="319" w:author="Tom Anderson" w:date="2021-07-26T13:50:00Z">
            <w:rPr>
              <w:rFonts w:asciiTheme="minorHAnsi" w:hAnsiTheme="minorHAnsi" w:cstheme="minorHAnsi"/>
              <w:w w:val="116"/>
            </w:rPr>
          </w:rPrChange>
        </w:rPr>
        <w:t>(</w:t>
      </w:r>
      <w:r w:rsidRPr="005B7085">
        <w:rPr>
          <w:rFonts w:ascii="Courier New" w:hAnsi="Courier New" w:cs="Courier New"/>
          <w:w w:val="152"/>
          <w:rPrChange w:id="320" w:author="Tom Anderson" w:date="2021-07-26T13:50:00Z">
            <w:rPr>
              <w:rFonts w:asciiTheme="minorHAnsi" w:hAnsiTheme="minorHAnsi" w:cstheme="minorHAnsi"/>
              <w:w w:val="152"/>
            </w:rPr>
          </w:rPrChange>
        </w:rPr>
        <w:t>)</w:t>
      </w:r>
      <w:r w:rsidRPr="005B7085">
        <w:rPr>
          <w:rFonts w:ascii="Courier New" w:hAnsi="Courier New" w:cs="Courier New"/>
          <w:w w:val="86"/>
          <w:rPrChange w:id="321" w:author="Tom Anderson" w:date="2021-07-26T13:50:00Z">
            <w:rPr>
              <w:rFonts w:asciiTheme="minorHAnsi" w:hAnsiTheme="minorHAnsi" w:cstheme="minorHAnsi"/>
              <w:w w:val="86"/>
            </w:rPr>
          </w:rPrChange>
        </w:rPr>
        <w:t xml:space="preserve">; </w:t>
      </w:r>
      <w:proofErr w:type="spellStart"/>
      <w:r w:rsidRPr="005B7085">
        <w:rPr>
          <w:rFonts w:ascii="Courier New" w:hAnsi="Courier New" w:cs="Courier New"/>
          <w:w w:val="74"/>
          <w:rPrChange w:id="322" w:author="Tom Anderson" w:date="2021-07-26T13:50:00Z">
            <w:rPr>
              <w:rFonts w:asciiTheme="minorHAnsi" w:hAnsiTheme="minorHAnsi" w:cstheme="minorHAnsi"/>
              <w:w w:val="74"/>
            </w:rPr>
          </w:rPrChange>
        </w:rPr>
        <w:t>c</w:t>
      </w:r>
      <w:r w:rsidRPr="005B7085">
        <w:rPr>
          <w:rFonts w:ascii="Courier New" w:hAnsi="Courier New" w:cs="Courier New"/>
          <w:w w:val="73"/>
          <w:rPrChange w:id="323" w:author="Tom Anderson" w:date="2021-07-26T13:50:00Z">
            <w:rPr>
              <w:rFonts w:asciiTheme="minorHAnsi" w:hAnsiTheme="minorHAnsi" w:cstheme="minorHAnsi"/>
              <w:w w:val="73"/>
            </w:rPr>
          </w:rPrChange>
        </w:rPr>
        <w:t>url_</w:t>
      </w:r>
      <w:r w:rsidRPr="005B7085">
        <w:rPr>
          <w:rFonts w:ascii="Courier New" w:hAnsi="Courier New" w:cs="Courier New"/>
          <w:w w:val="74"/>
          <w:rPrChange w:id="324" w:author="Tom Anderson" w:date="2021-07-26T13:50:00Z">
            <w:rPr>
              <w:rFonts w:asciiTheme="minorHAnsi" w:hAnsiTheme="minorHAnsi" w:cstheme="minorHAnsi"/>
              <w:w w:val="74"/>
            </w:rPr>
          </w:rPrChange>
        </w:rPr>
        <w:t>setop</w:t>
      </w:r>
      <w:r w:rsidRPr="005B7085">
        <w:rPr>
          <w:rFonts w:ascii="Courier New" w:hAnsi="Courier New" w:cs="Courier New"/>
          <w:w w:val="81"/>
          <w:rPrChange w:id="325" w:author="Tom Anderson" w:date="2021-07-26T13:50:00Z">
            <w:rPr>
              <w:rFonts w:asciiTheme="minorHAnsi" w:hAnsiTheme="minorHAnsi" w:cstheme="minorHAnsi"/>
              <w:w w:val="81"/>
            </w:rPr>
          </w:rPrChange>
        </w:rPr>
        <w:t>t_array</w:t>
      </w:r>
      <w:proofErr w:type="spellEnd"/>
      <w:r w:rsidRPr="005B7085">
        <w:rPr>
          <w:rFonts w:ascii="Courier New" w:hAnsi="Courier New" w:cs="Courier New"/>
          <w:w w:val="81"/>
          <w:rPrChange w:id="326" w:author="Tom Anderson" w:date="2021-07-26T13:50:00Z">
            <w:rPr>
              <w:rFonts w:asciiTheme="minorHAnsi" w:hAnsiTheme="minorHAnsi" w:cstheme="minorHAnsi"/>
              <w:w w:val="81"/>
            </w:rPr>
          </w:rPrChange>
        </w:rPr>
        <w:t>(</w:t>
      </w:r>
      <w:r w:rsidRPr="005B7085">
        <w:rPr>
          <w:rFonts w:ascii="Courier New" w:hAnsi="Courier New" w:cs="Courier New"/>
          <w:w w:val="75"/>
          <w:rPrChange w:id="327" w:author="Tom Anderson" w:date="2021-07-26T13:50:00Z">
            <w:rPr>
              <w:rFonts w:asciiTheme="minorHAnsi" w:hAnsiTheme="minorHAnsi" w:cstheme="minorHAnsi"/>
              <w:w w:val="75"/>
            </w:rPr>
          </w:rPrChange>
        </w:rPr>
        <w:t>$</w:t>
      </w:r>
      <w:r w:rsidRPr="005B7085">
        <w:rPr>
          <w:rFonts w:ascii="Courier New" w:hAnsi="Courier New" w:cs="Courier New"/>
          <w:w w:val="74"/>
          <w:rPrChange w:id="328" w:author="Tom Anderson" w:date="2021-07-26T13:50:00Z">
            <w:rPr>
              <w:rFonts w:asciiTheme="minorHAnsi" w:hAnsiTheme="minorHAnsi" w:cstheme="minorHAnsi"/>
              <w:w w:val="74"/>
            </w:rPr>
          </w:rPrChange>
        </w:rPr>
        <w:t>c</w:t>
      </w:r>
      <w:r w:rsidRPr="005B7085">
        <w:rPr>
          <w:rFonts w:ascii="Courier New" w:hAnsi="Courier New" w:cs="Courier New"/>
          <w:w w:val="77"/>
          <w:rPrChange w:id="329" w:author="Tom Anderson" w:date="2021-07-26T13:50:00Z">
            <w:rPr>
              <w:rFonts w:asciiTheme="minorHAnsi" w:hAnsiTheme="minorHAnsi" w:cstheme="minorHAnsi"/>
              <w:w w:val="77"/>
            </w:rPr>
          </w:rPrChange>
        </w:rPr>
        <w:t>url,</w:t>
      </w:r>
      <w:r w:rsidRPr="005B7085">
        <w:rPr>
          <w:rFonts w:ascii="Courier New" w:hAnsi="Courier New" w:cs="Courier New"/>
          <w:rPrChange w:id="330" w:author="Tom Anderson" w:date="2021-07-26T13:50:00Z">
            <w:rPr>
              <w:rFonts w:asciiTheme="minorHAnsi" w:hAnsiTheme="minorHAnsi" w:cstheme="minorHAnsi"/>
            </w:rPr>
          </w:rPrChange>
        </w:rPr>
        <w:t xml:space="preserve">  </w:t>
      </w:r>
      <w:r w:rsidRPr="005B7085">
        <w:rPr>
          <w:rFonts w:ascii="Courier New" w:hAnsi="Courier New" w:cs="Courier New"/>
          <w:w w:val="74"/>
          <w:rPrChange w:id="331" w:author="Tom Anderson" w:date="2021-07-26T13:50:00Z">
            <w:rPr>
              <w:rFonts w:asciiTheme="minorHAnsi" w:hAnsiTheme="minorHAnsi" w:cstheme="minorHAnsi"/>
              <w:w w:val="74"/>
            </w:rPr>
          </w:rPrChange>
        </w:rPr>
        <w:t>array</w:t>
      </w:r>
      <w:r w:rsidRPr="005B7085">
        <w:rPr>
          <w:rFonts w:ascii="Courier New" w:hAnsi="Courier New" w:cs="Courier New"/>
          <w:w w:val="152"/>
          <w:rPrChange w:id="332" w:author="Tom Anderson" w:date="2021-07-26T13:50:00Z">
            <w:rPr>
              <w:rFonts w:asciiTheme="minorHAnsi" w:hAnsiTheme="minorHAnsi" w:cstheme="minorHAnsi"/>
              <w:w w:val="152"/>
            </w:rPr>
          </w:rPrChange>
        </w:rPr>
        <w:t>(</w:t>
      </w:r>
    </w:p>
    <w:p w14:paraId="0935DE1B" w14:textId="7DB1CFFB" w:rsidR="00703845" w:rsidRPr="005B7085" w:rsidRDefault="00F35EF3">
      <w:pPr>
        <w:pStyle w:val="BodyText"/>
        <w:spacing w:before="1" w:line="226" w:lineRule="exact"/>
        <w:ind w:left="292" w:right="4128"/>
        <w:rPr>
          <w:rFonts w:ascii="Courier New" w:hAnsi="Courier New" w:cs="Courier New"/>
          <w:rPrChange w:id="333" w:author="Tom Anderson" w:date="2021-07-26T13:50:00Z">
            <w:rPr>
              <w:rFonts w:asciiTheme="minorHAnsi" w:hAnsiTheme="minorHAnsi" w:cstheme="minorHAnsi"/>
            </w:rPr>
          </w:rPrChange>
        </w:rPr>
      </w:pPr>
      <w:r w:rsidRPr="005B7085">
        <w:rPr>
          <w:rFonts w:ascii="Courier New" w:hAnsi="Courier New" w:cs="Courier New"/>
          <w:w w:val="80"/>
          <w:rPrChange w:id="334" w:author="Tom Anderson" w:date="2021-07-26T13:50:00Z">
            <w:rPr>
              <w:rFonts w:asciiTheme="minorHAnsi" w:hAnsiTheme="minorHAnsi" w:cstheme="minorHAnsi"/>
              <w:w w:val="80"/>
            </w:rPr>
          </w:rPrChange>
        </w:rPr>
        <w:t xml:space="preserve">CURLOPT_URL =&gt; "https://api.sandbox.ecrimex.net/phish", </w:t>
      </w:r>
      <w:r w:rsidRPr="005B7085">
        <w:rPr>
          <w:rFonts w:ascii="Courier New" w:hAnsi="Courier New" w:cs="Courier New"/>
          <w:w w:val="90"/>
          <w:rPrChange w:id="335" w:author="Tom Anderson" w:date="2021-07-26T13:50:00Z">
            <w:rPr>
              <w:rFonts w:asciiTheme="minorHAnsi" w:hAnsiTheme="minorHAnsi" w:cstheme="minorHAnsi"/>
              <w:w w:val="90"/>
            </w:rPr>
          </w:rPrChange>
        </w:rPr>
        <w:t xml:space="preserve">CURLOPT_RETURNTRANSFER =&gt; true, </w:t>
      </w:r>
      <w:ins w:id="336" w:author="Tom Anderson" w:date="2021-07-22T18:30:00Z">
        <w:r w:rsidR="00C5510F" w:rsidRPr="005B7085">
          <w:rPr>
            <w:rFonts w:ascii="Courier New" w:hAnsi="Courier New" w:cs="Courier New"/>
            <w:w w:val="90"/>
            <w:rPrChange w:id="337" w:author="Tom Anderson" w:date="2021-07-26T13:50:00Z">
              <w:rPr>
                <w:rFonts w:asciiTheme="minorHAnsi" w:hAnsiTheme="minorHAnsi" w:cstheme="minorHAnsi"/>
                <w:w w:val="90"/>
              </w:rPr>
            </w:rPrChange>
          </w:rPr>
          <w:br/>
        </w:r>
      </w:ins>
      <w:r w:rsidRPr="005B7085">
        <w:rPr>
          <w:rFonts w:ascii="Courier New" w:hAnsi="Courier New" w:cs="Courier New"/>
          <w:w w:val="80"/>
          <w:rPrChange w:id="338" w:author="Tom Anderson" w:date="2021-07-26T13:50:00Z">
            <w:rPr>
              <w:rFonts w:asciiTheme="minorHAnsi" w:hAnsiTheme="minorHAnsi" w:cstheme="minorHAnsi"/>
              <w:w w:val="80"/>
            </w:rPr>
          </w:rPrChange>
        </w:rPr>
        <w:t>CURLOPT_ENCODING =&gt; "",</w:t>
      </w:r>
    </w:p>
    <w:p w14:paraId="729666A1" w14:textId="77777777" w:rsidR="00703845" w:rsidRPr="005B7085" w:rsidRDefault="00F35EF3">
      <w:pPr>
        <w:pStyle w:val="BodyText"/>
        <w:spacing w:line="215" w:lineRule="exact"/>
        <w:ind w:left="292"/>
        <w:rPr>
          <w:rFonts w:ascii="Courier New" w:hAnsi="Courier New" w:cs="Courier New"/>
          <w:rPrChange w:id="339" w:author="Tom Anderson" w:date="2021-07-26T13:50:00Z">
            <w:rPr>
              <w:rFonts w:asciiTheme="minorHAnsi" w:hAnsiTheme="minorHAnsi" w:cstheme="minorHAnsi"/>
            </w:rPr>
          </w:rPrChange>
        </w:rPr>
      </w:pPr>
      <w:r w:rsidRPr="005B7085">
        <w:rPr>
          <w:rFonts w:ascii="Courier New" w:hAnsi="Courier New" w:cs="Courier New"/>
          <w:w w:val="80"/>
          <w:rPrChange w:id="340" w:author="Tom Anderson" w:date="2021-07-26T13:50:00Z">
            <w:rPr>
              <w:rFonts w:asciiTheme="minorHAnsi" w:hAnsiTheme="minorHAnsi" w:cstheme="minorHAnsi"/>
              <w:w w:val="80"/>
            </w:rPr>
          </w:rPrChange>
        </w:rPr>
        <w:t>CURLOPT_MAXREDIRS =&gt; 10,</w:t>
      </w:r>
    </w:p>
    <w:p w14:paraId="0EEC30DE" w14:textId="77777777" w:rsidR="00703845" w:rsidRPr="005B7085" w:rsidRDefault="00F35EF3">
      <w:pPr>
        <w:pStyle w:val="BodyText"/>
        <w:spacing w:line="226" w:lineRule="exact"/>
        <w:ind w:left="292"/>
        <w:rPr>
          <w:rFonts w:ascii="Courier New" w:hAnsi="Courier New" w:cs="Courier New"/>
          <w:rPrChange w:id="341" w:author="Tom Anderson" w:date="2021-07-26T13:50:00Z">
            <w:rPr>
              <w:rFonts w:asciiTheme="minorHAnsi" w:hAnsiTheme="minorHAnsi" w:cstheme="minorHAnsi"/>
            </w:rPr>
          </w:rPrChange>
        </w:rPr>
      </w:pPr>
      <w:r w:rsidRPr="005B7085">
        <w:rPr>
          <w:rFonts w:ascii="Courier New" w:hAnsi="Courier New" w:cs="Courier New"/>
          <w:w w:val="80"/>
          <w:rPrChange w:id="342" w:author="Tom Anderson" w:date="2021-07-26T13:50:00Z">
            <w:rPr>
              <w:rFonts w:asciiTheme="minorHAnsi" w:hAnsiTheme="minorHAnsi" w:cstheme="minorHAnsi"/>
              <w:w w:val="80"/>
            </w:rPr>
          </w:rPrChange>
        </w:rPr>
        <w:t>CURLOPT_</w:t>
      </w:r>
      <w:proofErr w:type="gramStart"/>
      <w:r w:rsidRPr="005B7085">
        <w:rPr>
          <w:rFonts w:ascii="Courier New" w:hAnsi="Courier New" w:cs="Courier New"/>
          <w:w w:val="80"/>
          <w:rPrChange w:id="343" w:author="Tom Anderson" w:date="2021-07-26T13:50:00Z">
            <w:rPr>
              <w:rFonts w:asciiTheme="minorHAnsi" w:hAnsiTheme="minorHAnsi" w:cstheme="minorHAnsi"/>
              <w:w w:val="80"/>
            </w:rPr>
          </w:rPrChange>
        </w:rPr>
        <w:t>TIMEOUT  =</w:t>
      </w:r>
      <w:proofErr w:type="gramEnd"/>
      <w:r w:rsidRPr="005B7085">
        <w:rPr>
          <w:rFonts w:ascii="Courier New" w:hAnsi="Courier New" w:cs="Courier New"/>
          <w:w w:val="80"/>
          <w:rPrChange w:id="344" w:author="Tom Anderson" w:date="2021-07-26T13:50:00Z">
            <w:rPr>
              <w:rFonts w:asciiTheme="minorHAnsi" w:hAnsiTheme="minorHAnsi" w:cstheme="minorHAnsi"/>
              <w:w w:val="80"/>
            </w:rPr>
          </w:rPrChange>
        </w:rPr>
        <w:t>&gt; 30,</w:t>
      </w:r>
    </w:p>
    <w:p w14:paraId="161B6A3A" w14:textId="77777777" w:rsidR="00703845" w:rsidRPr="005B7085" w:rsidRDefault="00F35EF3">
      <w:pPr>
        <w:pStyle w:val="BodyText"/>
        <w:spacing w:before="9" w:line="226" w:lineRule="exact"/>
        <w:ind w:left="292" w:right="4128"/>
        <w:rPr>
          <w:rFonts w:ascii="Courier New" w:hAnsi="Courier New" w:cs="Courier New"/>
          <w:rPrChange w:id="345" w:author="Tom Anderson" w:date="2021-07-26T13:50:00Z">
            <w:rPr>
              <w:rFonts w:asciiTheme="minorHAnsi" w:hAnsiTheme="minorHAnsi" w:cstheme="minorHAnsi"/>
            </w:rPr>
          </w:rPrChange>
        </w:rPr>
      </w:pPr>
      <w:r w:rsidRPr="005B7085">
        <w:rPr>
          <w:rFonts w:ascii="Courier New" w:hAnsi="Courier New" w:cs="Courier New"/>
          <w:w w:val="75"/>
          <w:rPrChange w:id="346" w:author="Tom Anderson" w:date="2021-07-26T13:50:00Z">
            <w:rPr>
              <w:rFonts w:asciiTheme="minorHAnsi" w:hAnsiTheme="minorHAnsi" w:cstheme="minorHAnsi"/>
              <w:w w:val="75"/>
            </w:rPr>
          </w:rPrChange>
        </w:rPr>
        <w:t xml:space="preserve">CURLOPT_HTTP_VERSION =&gt; CURL_HTTP_VERSION_1_1, </w:t>
      </w:r>
      <w:r w:rsidRPr="005B7085">
        <w:rPr>
          <w:rFonts w:ascii="Courier New" w:hAnsi="Courier New" w:cs="Courier New"/>
          <w:w w:val="80"/>
          <w:rPrChange w:id="347" w:author="Tom Anderson" w:date="2021-07-26T13:50:00Z">
            <w:rPr>
              <w:rFonts w:asciiTheme="minorHAnsi" w:hAnsiTheme="minorHAnsi" w:cstheme="minorHAnsi"/>
              <w:w w:val="80"/>
            </w:rPr>
          </w:rPrChange>
        </w:rPr>
        <w:t>CURLOPT_CUSTOMREQUEST =&gt; "POST",</w:t>
      </w:r>
    </w:p>
    <w:p w14:paraId="34C6E1AD" w14:textId="233042BF" w:rsidR="00703845" w:rsidRPr="005B7085" w:rsidRDefault="00F35EF3">
      <w:pPr>
        <w:pStyle w:val="BodyText"/>
        <w:spacing w:line="216" w:lineRule="exact"/>
        <w:ind w:left="292"/>
        <w:rPr>
          <w:rFonts w:ascii="Courier New" w:hAnsi="Courier New" w:cs="Courier New"/>
          <w:rPrChange w:id="348" w:author="Tom Anderson" w:date="2021-07-26T13:50:00Z">
            <w:rPr>
              <w:rFonts w:asciiTheme="minorHAnsi" w:hAnsiTheme="minorHAnsi" w:cstheme="minorHAnsi"/>
            </w:rPr>
          </w:rPrChange>
        </w:rPr>
      </w:pPr>
      <w:r w:rsidRPr="005B7085">
        <w:rPr>
          <w:rFonts w:ascii="Courier New" w:hAnsi="Courier New" w:cs="Courier New"/>
          <w:w w:val="76"/>
          <w:rPrChange w:id="349" w:author="Tom Anderson" w:date="2021-07-26T13:50:00Z">
            <w:rPr>
              <w:rFonts w:asciiTheme="minorHAnsi" w:hAnsiTheme="minorHAnsi" w:cstheme="minorHAnsi"/>
              <w:w w:val="76"/>
            </w:rPr>
          </w:rPrChange>
        </w:rPr>
        <w:t>CURLOPT</w:t>
      </w:r>
      <w:r w:rsidRPr="005B7085">
        <w:rPr>
          <w:rFonts w:ascii="Courier New" w:hAnsi="Courier New" w:cs="Courier New"/>
          <w:w w:val="70"/>
          <w:rPrChange w:id="350" w:author="Tom Anderson" w:date="2021-07-26T13:50:00Z">
            <w:rPr>
              <w:rFonts w:asciiTheme="minorHAnsi" w:hAnsiTheme="minorHAnsi" w:cstheme="minorHAnsi"/>
              <w:w w:val="70"/>
            </w:rPr>
          </w:rPrChange>
        </w:rPr>
        <w:t>_</w:t>
      </w:r>
      <w:proofErr w:type="gramStart"/>
      <w:r w:rsidRPr="005B7085">
        <w:rPr>
          <w:rFonts w:ascii="Courier New" w:hAnsi="Courier New" w:cs="Courier New"/>
          <w:w w:val="76"/>
          <w:rPrChange w:id="351" w:author="Tom Anderson" w:date="2021-07-26T13:50:00Z">
            <w:rPr>
              <w:rFonts w:asciiTheme="minorHAnsi" w:hAnsiTheme="minorHAnsi" w:cstheme="minorHAnsi"/>
              <w:w w:val="76"/>
            </w:rPr>
          </w:rPrChange>
        </w:rPr>
        <w:t>POSTFIELDS</w:t>
      </w:r>
      <w:r w:rsidRPr="005B7085">
        <w:rPr>
          <w:rFonts w:ascii="Courier New" w:hAnsi="Courier New" w:cs="Courier New"/>
          <w:rPrChange w:id="352" w:author="Tom Anderson" w:date="2021-07-26T13:50:00Z">
            <w:rPr>
              <w:rFonts w:asciiTheme="minorHAnsi" w:hAnsiTheme="minorHAnsi" w:cstheme="minorHAnsi"/>
            </w:rPr>
          </w:rPrChange>
        </w:rPr>
        <w:t xml:space="preserve">  </w:t>
      </w:r>
      <w:r w:rsidRPr="005B7085">
        <w:rPr>
          <w:rFonts w:ascii="Courier New" w:hAnsi="Courier New" w:cs="Courier New"/>
          <w:w w:val="86"/>
          <w:rPrChange w:id="353" w:author="Tom Anderson" w:date="2021-07-26T13:50:00Z">
            <w:rPr>
              <w:rFonts w:asciiTheme="minorHAnsi" w:hAnsiTheme="minorHAnsi" w:cstheme="minorHAnsi"/>
              <w:w w:val="86"/>
            </w:rPr>
          </w:rPrChange>
        </w:rPr>
        <w:t>=</w:t>
      </w:r>
      <w:proofErr w:type="gramEnd"/>
      <w:r w:rsidRPr="005B7085">
        <w:rPr>
          <w:rFonts w:ascii="Courier New" w:hAnsi="Courier New" w:cs="Courier New"/>
          <w:w w:val="86"/>
          <w:rPrChange w:id="354" w:author="Tom Anderson" w:date="2021-07-26T13:50:00Z">
            <w:rPr>
              <w:rFonts w:asciiTheme="minorHAnsi" w:hAnsiTheme="minorHAnsi" w:cstheme="minorHAnsi"/>
              <w:w w:val="86"/>
            </w:rPr>
          </w:rPrChange>
        </w:rPr>
        <w:t>&gt;</w:t>
      </w:r>
      <w:r w:rsidRPr="005B7085">
        <w:rPr>
          <w:rFonts w:ascii="Courier New" w:hAnsi="Courier New" w:cs="Courier New"/>
          <w:rPrChange w:id="355" w:author="Tom Anderson" w:date="2021-07-26T13:50:00Z">
            <w:rPr>
              <w:rFonts w:asciiTheme="minorHAnsi" w:hAnsiTheme="minorHAnsi" w:cstheme="minorHAnsi"/>
            </w:rPr>
          </w:rPrChange>
        </w:rPr>
        <w:t xml:space="preserve">  </w:t>
      </w:r>
      <w:r w:rsidRPr="005B7085">
        <w:rPr>
          <w:rFonts w:ascii="Courier New" w:hAnsi="Courier New" w:cs="Courier New"/>
          <w:w w:val="99"/>
          <w:rPrChange w:id="356" w:author="Tom Anderson" w:date="2021-07-26T13:50:00Z">
            <w:rPr>
              <w:rFonts w:asciiTheme="minorHAnsi" w:hAnsiTheme="minorHAnsi" w:cstheme="minorHAnsi"/>
              <w:w w:val="99"/>
            </w:rPr>
          </w:rPrChange>
        </w:rPr>
        <w:t>"</w:t>
      </w:r>
      <w:r w:rsidRPr="005B7085">
        <w:rPr>
          <w:rFonts w:ascii="Courier New" w:hAnsi="Courier New" w:cs="Courier New"/>
          <w:w w:val="79"/>
          <w:rPrChange w:id="357" w:author="Tom Anderson" w:date="2021-07-26T13:50:00Z">
            <w:rPr>
              <w:rFonts w:asciiTheme="minorHAnsi" w:hAnsiTheme="minorHAnsi" w:cstheme="minorHAnsi"/>
              <w:w w:val="79"/>
            </w:rPr>
          </w:rPrChange>
        </w:rPr>
        <w:t>{</w:t>
      </w:r>
      <w:r w:rsidRPr="005B7085">
        <w:rPr>
          <w:rFonts w:ascii="Courier New" w:hAnsi="Courier New" w:cs="Courier New"/>
          <w:w w:val="146"/>
          <w:rPrChange w:id="358" w:author="Tom Anderson" w:date="2021-07-26T13:50:00Z">
            <w:rPr>
              <w:rFonts w:asciiTheme="minorHAnsi" w:hAnsiTheme="minorHAnsi" w:cstheme="minorHAnsi"/>
              <w:w w:val="146"/>
            </w:rPr>
          </w:rPrChange>
        </w:rPr>
        <w:t>\</w:t>
      </w:r>
      <w:r w:rsidRPr="005B7085">
        <w:rPr>
          <w:rFonts w:ascii="Courier New" w:hAnsi="Courier New" w:cs="Courier New"/>
          <w:w w:val="74"/>
          <w:rPrChange w:id="359" w:author="Tom Anderson" w:date="2021-07-26T13:50:00Z">
            <w:rPr>
              <w:rFonts w:asciiTheme="minorHAnsi" w:hAnsiTheme="minorHAnsi" w:cstheme="minorHAnsi"/>
              <w:w w:val="74"/>
            </w:rPr>
          </w:rPrChange>
        </w:rPr>
        <w:t>r</w:t>
      </w:r>
      <w:r w:rsidRPr="005B7085">
        <w:rPr>
          <w:rFonts w:ascii="Courier New" w:hAnsi="Courier New" w:cs="Courier New"/>
          <w:w w:val="146"/>
          <w:rPrChange w:id="360" w:author="Tom Anderson" w:date="2021-07-26T13:50:00Z">
            <w:rPr>
              <w:rFonts w:asciiTheme="minorHAnsi" w:hAnsiTheme="minorHAnsi" w:cstheme="minorHAnsi"/>
              <w:w w:val="146"/>
            </w:rPr>
          </w:rPrChange>
        </w:rPr>
        <w:t>\</w:t>
      </w:r>
      <w:r w:rsidRPr="005B7085">
        <w:rPr>
          <w:rFonts w:ascii="Courier New" w:hAnsi="Courier New" w:cs="Courier New"/>
          <w:w w:val="74"/>
          <w:rPrChange w:id="361" w:author="Tom Anderson" w:date="2021-07-26T13:50:00Z">
            <w:rPr>
              <w:rFonts w:asciiTheme="minorHAnsi" w:hAnsiTheme="minorHAnsi" w:cstheme="minorHAnsi"/>
              <w:w w:val="74"/>
            </w:rPr>
          </w:rPrChange>
        </w:rPr>
        <w:t>n</w:t>
      </w:r>
      <w:r w:rsidRPr="005B7085">
        <w:rPr>
          <w:rFonts w:ascii="Courier New" w:hAnsi="Courier New" w:cs="Courier New"/>
          <w:rPrChange w:id="362" w:author="Tom Anderson" w:date="2021-07-26T13:50:00Z">
            <w:rPr>
              <w:rFonts w:asciiTheme="minorHAnsi" w:hAnsiTheme="minorHAnsi" w:cstheme="minorHAnsi"/>
            </w:rPr>
          </w:rPrChange>
        </w:rPr>
        <w:t xml:space="preserve">   </w:t>
      </w:r>
      <w:r w:rsidRPr="005B7085">
        <w:rPr>
          <w:rFonts w:ascii="Courier New" w:hAnsi="Courier New" w:cs="Courier New"/>
          <w:w w:val="146"/>
          <w:rPrChange w:id="363" w:author="Tom Anderson" w:date="2021-07-26T13:50:00Z">
            <w:rPr>
              <w:rFonts w:asciiTheme="minorHAnsi" w:hAnsiTheme="minorHAnsi" w:cstheme="minorHAnsi"/>
              <w:w w:val="146"/>
            </w:rPr>
          </w:rPrChange>
        </w:rPr>
        <w:t>\</w:t>
      </w:r>
      <w:r w:rsidRPr="005B7085">
        <w:rPr>
          <w:rFonts w:ascii="Courier New" w:hAnsi="Courier New" w:cs="Courier New"/>
          <w:w w:val="99"/>
          <w:rPrChange w:id="364" w:author="Tom Anderson" w:date="2021-07-26T13:50:00Z">
            <w:rPr>
              <w:rFonts w:asciiTheme="minorHAnsi" w:hAnsiTheme="minorHAnsi" w:cstheme="minorHAnsi"/>
              <w:w w:val="99"/>
            </w:rPr>
          </w:rPrChange>
        </w:rPr>
        <w:t>"</w:t>
      </w:r>
      <w:proofErr w:type="spellStart"/>
      <w:r w:rsidRPr="005B7085">
        <w:rPr>
          <w:rFonts w:ascii="Courier New" w:hAnsi="Courier New" w:cs="Courier New"/>
          <w:w w:val="74"/>
          <w:rPrChange w:id="365" w:author="Tom Anderson" w:date="2021-07-26T13:50:00Z">
            <w:rPr>
              <w:rFonts w:asciiTheme="minorHAnsi" w:hAnsiTheme="minorHAnsi" w:cstheme="minorHAnsi"/>
              <w:w w:val="74"/>
            </w:rPr>
          </w:rPrChange>
        </w:rPr>
        <w:t>url</w:t>
      </w:r>
      <w:proofErr w:type="spellEnd"/>
      <w:r w:rsidRPr="005B7085">
        <w:rPr>
          <w:rFonts w:ascii="Courier New" w:hAnsi="Courier New" w:cs="Courier New"/>
          <w:w w:val="146"/>
          <w:rPrChange w:id="366" w:author="Tom Anderson" w:date="2021-07-26T13:50:00Z">
            <w:rPr>
              <w:rFonts w:asciiTheme="minorHAnsi" w:hAnsiTheme="minorHAnsi" w:cstheme="minorHAnsi"/>
              <w:w w:val="146"/>
            </w:rPr>
          </w:rPrChange>
        </w:rPr>
        <w:t>\</w:t>
      </w:r>
      <w:r w:rsidRPr="005B7085">
        <w:rPr>
          <w:rFonts w:ascii="Courier New" w:hAnsi="Courier New" w:cs="Courier New"/>
          <w:w w:val="99"/>
          <w:rPrChange w:id="367" w:author="Tom Anderson" w:date="2021-07-26T13:50:00Z">
            <w:rPr>
              <w:rFonts w:asciiTheme="minorHAnsi" w:hAnsiTheme="minorHAnsi" w:cstheme="minorHAnsi"/>
              <w:w w:val="99"/>
            </w:rPr>
          </w:rPrChange>
        </w:rPr>
        <w:t>"</w:t>
      </w:r>
      <w:r w:rsidRPr="005B7085">
        <w:rPr>
          <w:rFonts w:ascii="Courier New" w:hAnsi="Courier New" w:cs="Courier New"/>
          <w:w w:val="86"/>
          <w:rPrChange w:id="368" w:author="Tom Anderson" w:date="2021-07-26T13:50:00Z">
            <w:rPr>
              <w:rFonts w:asciiTheme="minorHAnsi" w:hAnsiTheme="minorHAnsi" w:cstheme="minorHAnsi"/>
              <w:w w:val="86"/>
            </w:rPr>
          </w:rPrChange>
        </w:rPr>
        <w:t>:</w:t>
      </w:r>
      <w:r w:rsidRPr="005B7085">
        <w:rPr>
          <w:rFonts w:ascii="Courier New" w:hAnsi="Courier New" w:cs="Courier New"/>
          <w:rPrChange w:id="369" w:author="Tom Anderson" w:date="2021-07-26T13:50:00Z">
            <w:rPr>
              <w:rFonts w:asciiTheme="minorHAnsi" w:hAnsiTheme="minorHAnsi" w:cstheme="minorHAnsi"/>
            </w:rPr>
          </w:rPrChange>
        </w:rPr>
        <w:t xml:space="preserve">  </w:t>
      </w:r>
      <w:r w:rsidRPr="005B7085">
        <w:rPr>
          <w:rFonts w:ascii="Courier New" w:hAnsi="Courier New" w:cs="Courier New"/>
          <w:w w:val="146"/>
          <w:rPrChange w:id="370" w:author="Tom Anderson" w:date="2021-07-26T13:50:00Z">
            <w:rPr>
              <w:rFonts w:asciiTheme="minorHAnsi" w:hAnsiTheme="minorHAnsi" w:cstheme="minorHAnsi"/>
              <w:w w:val="146"/>
            </w:rPr>
          </w:rPrChange>
        </w:rPr>
        <w:t>\</w:t>
      </w:r>
      <w:r w:rsidRPr="005B7085">
        <w:rPr>
          <w:rFonts w:ascii="Courier New" w:hAnsi="Courier New" w:cs="Courier New"/>
          <w:w w:val="99"/>
          <w:rPrChange w:id="371" w:author="Tom Anderson" w:date="2021-07-26T13:50:00Z">
            <w:rPr>
              <w:rFonts w:asciiTheme="minorHAnsi" w:hAnsiTheme="minorHAnsi" w:cstheme="minorHAnsi"/>
              <w:w w:val="99"/>
            </w:rPr>
          </w:rPrChange>
        </w:rPr>
        <w:t>"</w:t>
      </w:r>
      <w:r w:rsidR="00965332" w:rsidRPr="005B7085">
        <w:rPr>
          <w:rFonts w:ascii="Courier New" w:hAnsi="Courier New" w:cs="Courier New"/>
          <w:rPrChange w:id="372" w:author="Tom Anderson" w:date="2021-07-26T13:50:00Z">
            <w:rPr/>
          </w:rPrChange>
        </w:rPr>
        <w:fldChar w:fldCharType="begin"/>
      </w:r>
      <w:r w:rsidR="00965332" w:rsidRPr="005B7085">
        <w:rPr>
          <w:rFonts w:ascii="Courier New" w:hAnsi="Courier New" w:cs="Courier New"/>
          <w:rPrChange w:id="373" w:author="Tom Anderson" w:date="2021-07-26T13:50:00Z">
            <w:rPr/>
          </w:rPrChange>
        </w:rPr>
        <w:instrText xml:space="preserve"> HYPERLINK "http://www.mike.com/test1\\" \h </w:instrText>
      </w:r>
      <w:r w:rsidR="00965332" w:rsidRPr="005B7085">
        <w:rPr>
          <w:rFonts w:ascii="Courier New" w:hAnsi="Courier New" w:cs="Courier New"/>
          <w:rPrChange w:id="374" w:author="Tom Anderson" w:date="2021-07-26T13:50:00Z">
            <w:rPr/>
          </w:rPrChange>
        </w:rPr>
        <w:fldChar w:fldCharType="separate"/>
      </w:r>
      <w:r w:rsidRPr="005B7085">
        <w:rPr>
          <w:rFonts w:ascii="Courier New" w:hAnsi="Courier New" w:cs="Courier New"/>
          <w:w w:val="74"/>
          <w:rPrChange w:id="375" w:author="Tom Anderson" w:date="2021-07-26T13:50:00Z">
            <w:rPr>
              <w:rFonts w:asciiTheme="minorHAnsi" w:hAnsiTheme="minorHAnsi" w:cstheme="minorHAnsi"/>
              <w:w w:val="74"/>
            </w:rPr>
          </w:rPrChange>
        </w:rPr>
        <w:t>http</w:t>
      </w:r>
      <w:r w:rsidRPr="005B7085">
        <w:rPr>
          <w:rFonts w:ascii="Courier New" w:hAnsi="Courier New" w:cs="Courier New"/>
          <w:w w:val="121"/>
          <w:rPrChange w:id="376" w:author="Tom Anderson" w:date="2021-07-26T13:50:00Z">
            <w:rPr>
              <w:rFonts w:asciiTheme="minorHAnsi" w:hAnsiTheme="minorHAnsi" w:cstheme="minorHAnsi"/>
              <w:w w:val="121"/>
            </w:rPr>
          </w:rPrChange>
        </w:rPr>
        <w:t>:/</w:t>
      </w:r>
      <w:r w:rsidRPr="005B7085">
        <w:rPr>
          <w:rFonts w:ascii="Courier New" w:hAnsi="Courier New" w:cs="Courier New"/>
          <w:w w:val="156"/>
          <w:rPrChange w:id="377" w:author="Tom Anderson" w:date="2021-07-26T13:50:00Z">
            <w:rPr>
              <w:rFonts w:asciiTheme="minorHAnsi" w:hAnsiTheme="minorHAnsi" w:cstheme="minorHAnsi"/>
              <w:w w:val="156"/>
            </w:rPr>
          </w:rPrChange>
        </w:rPr>
        <w:t>/</w:t>
      </w:r>
      <w:r w:rsidRPr="005B7085">
        <w:rPr>
          <w:rFonts w:ascii="Courier New" w:hAnsi="Courier New" w:cs="Courier New"/>
          <w:w w:val="74"/>
          <w:rPrChange w:id="378" w:author="Tom Anderson" w:date="2021-07-26T13:50:00Z">
            <w:rPr>
              <w:rFonts w:asciiTheme="minorHAnsi" w:hAnsiTheme="minorHAnsi" w:cstheme="minorHAnsi"/>
              <w:w w:val="74"/>
            </w:rPr>
          </w:rPrChange>
        </w:rPr>
        <w:t>www</w:t>
      </w:r>
      <w:r w:rsidRPr="005B7085">
        <w:rPr>
          <w:rFonts w:ascii="Courier New" w:hAnsi="Courier New" w:cs="Courier New"/>
          <w:w w:val="76"/>
          <w:rPrChange w:id="379" w:author="Tom Anderson" w:date="2021-07-26T13:50:00Z">
            <w:rPr>
              <w:rFonts w:asciiTheme="minorHAnsi" w:hAnsiTheme="minorHAnsi" w:cstheme="minorHAnsi"/>
              <w:w w:val="76"/>
            </w:rPr>
          </w:rPrChange>
        </w:rPr>
        <w:t>.</w:t>
      </w:r>
      <w:r w:rsidR="004E3A70" w:rsidRPr="005B7085">
        <w:rPr>
          <w:rFonts w:ascii="Courier New" w:hAnsi="Courier New" w:cs="Courier New"/>
          <w:w w:val="76"/>
          <w:rPrChange w:id="380" w:author="Tom Anderson" w:date="2021-07-26T13:50:00Z">
            <w:rPr>
              <w:rFonts w:asciiTheme="minorHAnsi" w:hAnsiTheme="minorHAnsi" w:cstheme="minorHAnsi"/>
              <w:w w:val="76"/>
            </w:rPr>
          </w:rPrChange>
        </w:rPr>
        <w:t>dave</w:t>
      </w:r>
      <w:r w:rsidRPr="005B7085">
        <w:rPr>
          <w:rFonts w:ascii="Courier New" w:hAnsi="Courier New" w:cs="Courier New"/>
          <w:w w:val="76"/>
          <w:rPrChange w:id="381" w:author="Tom Anderson" w:date="2021-07-26T13:50:00Z">
            <w:rPr>
              <w:rFonts w:asciiTheme="minorHAnsi" w:hAnsiTheme="minorHAnsi" w:cstheme="minorHAnsi"/>
              <w:w w:val="76"/>
            </w:rPr>
          </w:rPrChange>
        </w:rPr>
        <w:t>.c</w:t>
      </w:r>
      <w:r w:rsidRPr="005B7085">
        <w:rPr>
          <w:rFonts w:ascii="Courier New" w:hAnsi="Courier New" w:cs="Courier New"/>
          <w:w w:val="74"/>
          <w:rPrChange w:id="382" w:author="Tom Anderson" w:date="2021-07-26T13:50:00Z">
            <w:rPr>
              <w:rFonts w:asciiTheme="minorHAnsi" w:hAnsiTheme="minorHAnsi" w:cstheme="minorHAnsi"/>
              <w:w w:val="74"/>
            </w:rPr>
          </w:rPrChange>
        </w:rPr>
        <w:t>om</w:t>
      </w:r>
      <w:r w:rsidRPr="005B7085">
        <w:rPr>
          <w:rFonts w:ascii="Courier New" w:hAnsi="Courier New" w:cs="Courier New"/>
          <w:w w:val="88"/>
          <w:rPrChange w:id="383" w:author="Tom Anderson" w:date="2021-07-26T13:50:00Z">
            <w:rPr>
              <w:rFonts w:asciiTheme="minorHAnsi" w:hAnsiTheme="minorHAnsi" w:cstheme="minorHAnsi"/>
              <w:w w:val="88"/>
            </w:rPr>
          </w:rPrChange>
        </w:rPr>
        <w:t>/tes</w:t>
      </w:r>
      <w:r w:rsidRPr="005B7085">
        <w:rPr>
          <w:rFonts w:ascii="Courier New" w:hAnsi="Courier New" w:cs="Courier New"/>
          <w:w w:val="86"/>
          <w:rPrChange w:id="384" w:author="Tom Anderson" w:date="2021-07-26T13:50:00Z">
            <w:rPr>
              <w:rFonts w:asciiTheme="minorHAnsi" w:hAnsiTheme="minorHAnsi" w:cstheme="minorHAnsi"/>
              <w:w w:val="86"/>
            </w:rPr>
          </w:rPrChange>
        </w:rPr>
        <w:t>t1</w:t>
      </w:r>
      <w:r w:rsidRPr="005B7085">
        <w:rPr>
          <w:rFonts w:ascii="Courier New" w:hAnsi="Courier New" w:cs="Courier New"/>
          <w:w w:val="146"/>
          <w:rPrChange w:id="385" w:author="Tom Anderson" w:date="2021-07-26T13:50:00Z">
            <w:rPr>
              <w:rFonts w:asciiTheme="minorHAnsi" w:hAnsiTheme="minorHAnsi" w:cstheme="minorHAnsi"/>
              <w:w w:val="146"/>
            </w:rPr>
          </w:rPrChange>
        </w:rPr>
        <w:t>\</w:t>
      </w:r>
      <w:r w:rsidR="00965332" w:rsidRPr="005B7085">
        <w:rPr>
          <w:rFonts w:ascii="Courier New" w:hAnsi="Courier New" w:cs="Courier New"/>
          <w:w w:val="146"/>
          <w:rPrChange w:id="386" w:author="Tom Anderson" w:date="2021-07-26T13:50:00Z">
            <w:rPr>
              <w:rFonts w:asciiTheme="minorHAnsi" w:hAnsiTheme="minorHAnsi" w:cstheme="minorHAnsi"/>
              <w:w w:val="146"/>
            </w:rPr>
          </w:rPrChange>
        </w:rPr>
        <w:fldChar w:fldCharType="end"/>
      </w:r>
      <w:r w:rsidRPr="005B7085">
        <w:rPr>
          <w:rFonts w:ascii="Courier New" w:hAnsi="Courier New" w:cs="Courier New"/>
          <w:w w:val="93"/>
          <w:rPrChange w:id="387" w:author="Tom Anderson" w:date="2021-07-26T13:50:00Z">
            <w:rPr>
              <w:rFonts w:asciiTheme="minorHAnsi" w:hAnsiTheme="minorHAnsi" w:cstheme="minorHAnsi"/>
              <w:w w:val="93"/>
            </w:rPr>
          </w:rPrChange>
        </w:rPr>
        <w:t>",</w:t>
      </w:r>
      <w:r w:rsidRPr="005B7085">
        <w:rPr>
          <w:rFonts w:ascii="Courier New" w:hAnsi="Courier New" w:cs="Courier New"/>
          <w:w w:val="146"/>
          <w:rPrChange w:id="388" w:author="Tom Anderson" w:date="2021-07-26T13:50:00Z">
            <w:rPr>
              <w:rFonts w:asciiTheme="minorHAnsi" w:hAnsiTheme="minorHAnsi" w:cstheme="minorHAnsi"/>
              <w:w w:val="146"/>
            </w:rPr>
          </w:rPrChange>
        </w:rPr>
        <w:t>\</w:t>
      </w:r>
      <w:r w:rsidRPr="005B7085">
        <w:rPr>
          <w:rFonts w:ascii="Courier New" w:hAnsi="Courier New" w:cs="Courier New"/>
          <w:w w:val="74"/>
          <w:rPrChange w:id="389" w:author="Tom Anderson" w:date="2021-07-26T13:50:00Z">
            <w:rPr>
              <w:rFonts w:asciiTheme="minorHAnsi" w:hAnsiTheme="minorHAnsi" w:cstheme="minorHAnsi"/>
              <w:w w:val="74"/>
            </w:rPr>
          </w:rPrChange>
        </w:rPr>
        <w:t>r</w:t>
      </w:r>
      <w:r w:rsidRPr="005B7085">
        <w:rPr>
          <w:rFonts w:ascii="Courier New" w:hAnsi="Courier New" w:cs="Courier New"/>
          <w:w w:val="146"/>
          <w:rPrChange w:id="390" w:author="Tom Anderson" w:date="2021-07-26T13:50:00Z">
            <w:rPr>
              <w:rFonts w:asciiTheme="minorHAnsi" w:hAnsiTheme="minorHAnsi" w:cstheme="minorHAnsi"/>
              <w:w w:val="146"/>
            </w:rPr>
          </w:rPrChange>
        </w:rPr>
        <w:t>\</w:t>
      </w:r>
      <w:r w:rsidRPr="005B7085">
        <w:rPr>
          <w:rFonts w:ascii="Courier New" w:hAnsi="Courier New" w:cs="Courier New"/>
          <w:w w:val="74"/>
          <w:rPrChange w:id="391" w:author="Tom Anderson" w:date="2021-07-26T13:50:00Z">
            <w:rPr>
              <w:rFonts w:asciiTheme="minorHAnsi" w:hAnsiTheme="minorHAnsi" w:cstheme="minorHAnsi"/>
              <w:w w:val="74"/>
            </w:rPr>
          </w:rPrChange>
        </w:rPr>
        <w:t>n</w:t>
      </w:r>
      <w:r w:rsidRPr="005B7085">
        <w:rPr>
          <w:rFonts w:ascii="Courier New" w:hAnsi="Courier New" w:cs="Courier New"/>
          <w:rPrChange w:id="392" w:author="Tom Anderson" w:date="2021-07-26T13:50:00Z">
            <w:rPr>
              <w:rFonts w:asciiTheme="minorHAnsi" w:hAnsiTheme="minorHAnsi" w:cstheme="minorHAnsi"/>
            </w:rPr>
          </w:rPrChange>
        </w:rPr>
        <w:t xml:space="preserve">   </w:t>
      </w:r>
      <w:r w:rsidRPr="005B7085">
        <w:rPr>
          <w:rFonts w:ascii="Courier New" w:hAnsi="Courier New" w:cs="Courier New"/>
          <w:w w:val="146"/>
          <w:rPrChange w:id="393" w:author="Tom Anderson" w:date="2021-07-26T13:50:00Z">
            <w:rPr>
              <w:rFonts w:asciiTheme="minorHAnsi" w:hAnsiTheme="minorHAnsi" w:cstheme="minorHAnsi"/>
              <w:w w:val="146"/>
            </w:rPr>
          </w:rPrChange>
        </w:rPr>
        <w:t>\</w:t>
      </w:r>
      <w:r w:rsidRPr="005B7085">
        <w:rPr>
          <w:rFonts w:ascii="Courier New" w:hAnsi="Courier New" w:cs="Courier New"/>
          <w:w w:val="99"/>
          <w:rPrChange w:id="394" w:author="Tom Anderson" w:date="2021-07-26T13:50:00Z">
            <w:rPr>
              <w:rFonts w:asciiTheme="minorHAnsi" w:hAnsiTheme="minorHAnsi" w:cstheme="minorHAnsi"/>
              <w:w w:val="99"/>
            </w:rPr>
          </w:rPrChange>
        </w:rPr>
        <w:t>"</w:t>
      </w:r>
      <w:r w:rsidRPr="005B7085">
        <w:rPr>
          <w:rFonts w:ascii="Courier New" w:hAnsi="Courier New" w:cs="Courier New"/>
          <w:w w:val="74"/>
          <w:rPrChange w:id="395" w:author="Tom Anderson" w:date="2021-07-26T13:50:00Z">
            <w:rPr>
              <w:rFonts w:asciiTheme="minorHAnsi" w:hAnsiTheme="minorHAnsi" w:cstheme="minorHAnsi"/>
              <w:w w:val="74"/>
            </w:rPr>
          </w:rPrChange>
        </w:rPr>
        <w:t>brand</w:t>
      </w:r>
      <w:r w:rsidRPr="005B7085">
        <w:rPr>
          <w:rFonts w:ascii="Courier New" w:hAnsi="Courier New" w:cs="Courier New"/>
          <w:w w:val="146"/>
          <w:rPrChange w:id="396" w:author="Tom Anderson" w:date="2021-07-26T13:50:00Z">
            <w:rPr>
              <w:rFonts w:asciiTheme="minorHAnsi" w:hAnsiTheme="minorHAnsi" w:cstheme="minorHAnsi"/>
              <w:w w:val="146"/>
            </w:rPr>
          </w:rPrChange>
        </w:rPr>
        <w:t>\</w:t>
      </w:r>
      <w:r w:rsidRPr="005B7085">
        <w:rPr>
          <w:rFonts w:ascii="Courier New" w:hAnsi="Courier New" w:cs="Courier New"/>
          <w:w w:val="99"/>
          <w:rPrChange w:id="397" w:author="Tom Anderson" w:date="2021-07-26T13:50:00Z">
            <w:rPr>
              <w:rFonts w:asciiTheme="minorHAnsi" w:hAnsiTheme="minorHAnsi" w:cstheme="minorHAnsi"/>
              <w:w w:val="99"/>
            </w:rPr>
          </w:rPrChange>
        </w:rPr>
        <w:t>"</w:t>
      </w:r>
      <w:r w:rsidRPr="005B7085">
        <w:rPr>
          <w:rFonts w:ascii="Courier New" w:hAnsi="Courier New" w:cs="Courier New"/>
          <w:w w:val="86"/>
          <w:rPrChange w:id="398" w:author="Tom Anderson" w:date="2021-07-26T13:50:00Z">
            <w:rPr>
              <w:rFonts w:asciiTheme="minorHAnsi" w:hAnsiTheme="minorHAnsi" w:cstheme="minorHAnsi"/>
              <w:w w:val="86"/>
            </w:rPr>
          </w:rPrChange>
        </w:rPr>
        <w:t>:</w:t>
      </w:r>
      <w:r w:rsidRPr="005B7085">
        <w:rPr>
          <w:rFonts w:ascii="Courier New" w:hAnsi="Courier New" w:cs="Courier New"/>
          <w:rPrChange w:id="399" w:author="Tom Anderson" w:date="2021-07-26T13:50:00Z">
            <w:rPr>
              <w:rFonts w:asciiTheme="minorHAnsi" w:hAnsiTheme="minorHAnsi" w:cstheme="minorHAnsi"/>
            </w:rPr>
          </w:rPrChange>
        </w:rPr>
        <w:t xml:space="preserve">  </w:t>
      </w:r>
      <w:r w:rsidRPr="005B7085">
        <w:rPr>
          <w:rFonts w:ascii="Courier New" w:hAnsi="Courier New" w:cs="Courier New"/>
          <w:w w:val="146"/>
          <w:rPrChange w:id="400" w:author="Tom Anderson" w:date="2021-07-26T13:50:00Z">
            <w:rPr>
              <w:rFonts w:asciiTheme="minorHAnsi" w:hAnsiTheme="minorHAnsi" w:cstheme="minorHAnsi"/>
              <w:w w:val="146"/>
            </w:rPr>
          </w:rPrChange>
        </w:rPr>
        <w:t>\</w:t>
      </w:r>
      <w:r w:rsidRPr="005B7085">
        <w:rPr>
          <w:rFonts w:ascii="Courier New" w:hAnsi="Courier New" w:cs="Courier New"/>
          <w:w w:val="99"/>
          <w:rPrChange w:id="401" w:author="Tom Anderson" w:date="2021-07-26T13:50:00Z">
            <w:rPr>
              <w:rFonts w:asciiTheme="minorHAnsi" w:hAnsiTheme="minorHAnsi" w:cstheme="minorHAnsi"/>
              <w:w w:val="99"/>
            </w:rPr>
          </w:rPrChange>
        </w:rPr>
        <w:t>"</w:t>
      </w:r>
      <w:proofErr w:type="spellStart"/>
      <w:r w:rsidR="004E3A70" w:rsidRPr="005B7085">
        <w:rPr>
          <w:rFonts w:ascii="Courier New" w:hAnsi="Courier New" w:cs="Courier New"/>
          <w:w w:val="74"/>
          <w:rPrChange w:id="402" w:author="Tom Anderson" w:date="2021-07-26T13:50:00Z">
            <w:rPr>
              <w:rFonts w:asciiTheme="minorHAnsi" w:hAnsiTheme="minorHAnsi" w:cstheme="minorHAnsi"/>
              <w:w w:val="74"/>
            </w:rPr>
          </w:rPrChange>
        </w:rPr>
        <w:t>dave</w:t>
      </w:r>
      <w:proofErr w:type="spellEnd"/>
      <w:r w:rsidRPr="005B7085">
        <w:rPr>
          <w:rFonts w:ascii="Courier New" w:hAnsi="Courier New" w:cs="Courier New"/>
          <w:w w:val="146"/>
          <w:rPrChange w:id="403" w:author="Tom Anderson" w:date="2021-07-26T13:50:00Z">
            <w:rPr>
              <w:rFonts w:asciiTheme="minorHAnsi" w:hAnsiTheme="minorHAnsi" w:cstheme="minorHAnsi"/>
              <w:w w:val="146"/>
            </w:rPr>
          </w:rPrChange>
        </w:rPr>
        <w:t>\</w:t>
      </w:r>
      <w:r w:rsidRPr="005B7085">
        <w:rPr>
          <w:rFonts w:ascii="Courier New" w:hAnsi="Courier New" w:cs="Courier New"/>
          <w:w w:val="93"/>
          <w:rPrChange w:id="404" w:author="Tom Anderson" w:date="2021-07-26T13:50:00Z">
            <w:rPr>
              <w:rFonts w:asciiTheme="minorHAnsi" w:hAnsiTheme="minorHAnsi" w:cstheme="minorHAnsi"/>
              <w:w w:val="93"/>
            </w:rPr>
          </w:rPrChange>
        </w:rPr>
        <w:t>",</w:t>
      </w:r>
      <w:r w:rsidRPr="005B7085">
        <w:rPr>
          <w:rFonts w:ascii="Courier New" w:hAnsi="Courier New" w:cs="Courier New"/>
          <w:w w:val="146"/>
          <w:rPrChange w:id="405" w:author="Tom Anderson" w:date="2021-07-26T13:50:00Z">
            <w:rPr>
              <w:rFonts w:asciiTheme="minorHAnsi" w:hAnsiTheme="minorHAnsi" w:cstheme="minorHAnsi"/>
              <w:w w:val="146"/>
            </w:rPr>
          </w:rPrChange>
        </w:rPr>
        <w:t>\</w:t>
      </w:r>
      <w:r w:rsidRPr="005B7085">
        <w:rPr>
          <w:rFonts w:ascii="Courier New" w:hAnsi="Courier New" w:cs="Courier New"/>
          <w:w w:val="74"/>
          <w:rPrChange w:id="406" w:author="Tom Anderson" w:date="2021-07-26T13:50:00Z">
            <w:rPr>
              <w:rFonts w:asciiTheme="minorHAnsi" w:hAnsiTheme="minorHAnsi" w:cstheme="minorHAnsi"/>
              <w:w w:val="74"/>
            </w:rPr>
          </w:rPrChange>
        </w:rPr>
        <w:t>r</w:t>
      </w:r>
      <w:r w:rsidRPr="005B7085">
        <w:rPr>
          <w:rFonts w:ascii="Courier New" w:hAnsi="Courier New" w:cs="Courier New"/>
          <w:w w:val="146"/>
          <w:rPrChange w:id="407" w:author="Tom Anderson" w:date="2021-07-26T13:50:00Z">
            <w:rPr>
              <w:rFonts w:asciiTheme="minorHAnsi" w:hAnsiTheme="minorHAnsi" w:cstheme="minorHAnsi"/>
              <w:w w:val="146"/>
            </w:rPr>
          </w:rPrChange>
        </w:rPr>
        <w:t>\</w:t>
      </w:r>
      <w:r w:rsidRPr="005B7085">
        <w:rPr>
          <w:rFonts w:ascii="Courier New" w:hAnsi="Courier New" w:cs="Courier New"/>
          <w:w w:val="74"/>
          <w:rPrChange w:id="408" w:author="Tom Anderson" w:date="2021-07-26T13:50:00Z">
            <w:rPr>
              <w:rFonts w:asciiTheme="minorHAnsi" w:hAnsiTheme="minorHAnsi" w:cstheme="minorHAnsi"/>
              <w:w w:val="74"/>
            </w:rPr>
          </w:rPrChange>
        </w:rPr>
        <w:t>n</w:t>
      </w:r>
    </w:p>
    <w:p w14:paraId="4CCC82F0" w14:textId="77777777" w:rsidR="00703845" w:rsidRPr="005B7085" w:rsidRDefault="00F35EF3">
      <w:pPr>
        <w:pStyle w:val="BodyText"/>
        <w:spacing w:before="12" w:line="226" w:lineRule="exact"/>
        <w:ind w:left="292" w:right="3133" w:hanging="192"/>
        <w:rPr>
          <w:rFonts w:ascii="Courier New" w:hAnsi="Courier New" w:cs="Courier New"/>
          <w:rPrChange w:id="409" w:author="Tom Anderson" w:date="2021-07-26T13:50:00Z">
            <w:rPr>
              <w:rFonts w:asciiTheme="minorHAnsi" w:hAnsiTheme="minorHAnsi" w:cstheme="minorHAnsi"/>
            </w:rPr>
          </w:rPrChange>
        </w:rPr>
      </w:pPr>
      <w:r w:rsidRPr="005B7085">
        <w:rPr>
          <w:rFonts w:ascii="Courier New" w:hAnsi="Courier New" w:cs="Courier New"/>
          <w:w w:val="146"/>
          <w:rPrChange w:id="410" w:author="Tom Anderson" w:date="2021-07-26T13:50:00Z">
            <w:rPr>
              <w:rFonts w:asciiTheme="minorHAnsi" w:hAnsiTheme="minorHAnsi" w:cstheme="minorHAnsi"/>
              <w:w w:val="146"/>
            </w:rPr>
          </w:rPrChange>
        </w:rPr>
        <w:t>\</w:t>
      </w:r>
      <w:r w:rsidRPr="005B7085">
        <w:rPr>
          <w:rFonts w:ascii="Courier New" w:hAnsi="Courier New" w:cs="Courier New"/>
          <w:w w:val="99"/>
          <w:rPrChange w:id="411" w:author="Tom Anderson" w:date="2021-07-26T13:50:00Z">
            <w:rPr>
              <w:rFonts w:asciiTheme="minorHAnsi" w:hAnsiTheme="minorHAnsi" w:cstheme="minorHAnsi"/>
              <w:w w:val="99"/>
            </w:rPr>
          </w:rPrChange>
        </w:rPr>
        <w:t>"</w:t>
      </w:r>
      <w:proofErr w:type="spellStart"/>
      <w:r w:rsidRPr="005B7085">
        <w:rPr>
          <w:rFonts w:ascii="Courier New" w:hAnsi="Courier New" w:cs="Courier New"/>
          <w:w w:val="74"/>
          <w:rPrChange w:id="412" w:author="Tom Anderson" w:date="2021-07-26T13:50:00Z">
            <w:rPr>
              <w:rFonts w:asciiTheme="minorHAnsi" w:hAnsiTheme="minorHAnsi" w:cstheme="minorHAnsi"/>
              <w:w w:val="74"/>
            </w:rPr>
          </w:rPrChange>
        </w:rPr>
        <w:t>date</w:t>
      </w:r>
      <w:r w:rsidRPr="005B7085">
        <w:rPr>
          <w:rFonts w:ascii="Courier New" w:hAnsi="Courier New" w:cs="Courier New"/>
          <w:w w:val="70"/>
          <w:rPrChange w:id="413" w:author="Tom Anderson" w:date="2021-07-26T13:50:00Z">
            <w:rPr>
              <w:rFonts w:asciiTheme="minorHAnsi" w:hAnsiTheme="minorHAnsi" w:cstheme="minorHAnsi"/>
              <w:w w:val="70"/>
            </w:rPr>
          </w:rPrChange>
        </w:rPr>
        <w:t>_</w:t>
      </w:r>
      <w:r w:rsidRPr="005B7085">
        <w:rPr>
          <w:rFonts w:ascii="Courier New" w:hAnsi="Courier New" w:cs="Courier New"/>
          <w:w w:val="74"/>
          <w:rPrChange w:id="414" w:author="Tom Anderson" w:date="2021-07-26T13:50:00Z">
            <w:rPr>
              <w:rFonts w:asciiTheme="minorHAnsi" w:hAnsiTheme="minorHAnsi" w:cstheme="minorHAnsi"/>
              <w:w w:val="74"/>
            </w:rPr>
          </w:rPrChange>
        </w:rPr>
        <w:t>discovered</w:t>
      </w:r>
      <w:proofErr w:type="spellEnd"/>
      <w:r w:rsidRPr="005B7085">
        <w:rPr>
          <w:rFonts w:ascii="Courier New" w:hAnsi="Courier New" w:cs="Courier New"/>
          <w:w w:val="146"/>
          <w:rPrChange w:id="415" w:author="Tom Anderson" w:date="2021-07-26T13:50:00Z">
            <w:rPr>
              <w:rFonts w:asciiTheme="minorHAnsi" w:hAnsiTheme="minorHAnsi" w:cstheme="minorHAnsi"/>
              <w:w w:val="146"/>
            </w:rPr>
          </w:rPrChange>
        </w:rPr>
        <w:t>\</w:t>
      </w:r>
      <w:r w:rsidRPr="005B7085">
        <w:rPr>
          <w:rFonts w:ascii="Courier New" w:hAnsi="Courier New" w:cs="Courier New"/>
          <w:w w:val="99"/>
          <w:rPrChange w:id="416" w:author="Tom Anderson" w:date="2021-07-26T13:50:00Z">
            <w:rPr>
              <w:rFonts w:asciiTheme="minorHAnsi" w:hAnsiTheme="minorHAnsi" w:cstheme="minorHAnsi"/>
              <w:w w:val="99"/>
            </w:rPr>
          </w:rPrChange>
        </w:rPr>
        <w:t>"</w:t>
      </w:r>
      <w:r w:rsidRPr="005B7085">
        <w:rPr>
          <w:rFonts w:ascii="Courier New" w:hAnsi="Courier New" w:cs="Courier New"/>
          <w:w w:val="86"/>
          <w:rPrChange w:id="417" w:author="Tom Anderson" w:date="2021-07-26T13:50:00Z">
            <w:rPr>
              <w:rFonts w:asciiTheme="minorHAnsi" w:hAnsiTheme="minorHAnsi" w:cstheme="minorHAnsi"/>
              <w:w w:val="86"/>
            </w:rPr>
          </w:rPrChange>
        </w:rPr>
        <w:t>:</w:t>
      </w:r>
      <w:r w:rsidRPr="005B7085">
        <w:rPr>
          <w:rFonts w:ascii="Courier New" w:hAnsi="Courier New" w:cs="Courier New"/>
          <w:rPrChange w:id="418" w:author="Tom Anderson" w:date="2021-07-26T13:50:00Z">
            <w:rPr>
              <w:rFonts w:asciiTheme="minorHAnsi" w:hAnsiTheme="minorHAnsi" w:cstheme="minorHAnsi"/>
            </w:rPr>
          </w:rPrChange>
        </w:rPr>
        <w:t xml:space="preserve">  </w:t>
      </w:r>
      <w:proofErr w:type="gramStart"/>
      <w:r w:rsidRPr="005B7085">
        <w:rPr>
          <w:rFonts w:ascii="Courier New" w:hAnsi="Courier New" w:cs="Courier New"/>
          <w:w w:val="92"/>
          <w:rPrChange w:id="419" w:author="Tom Anderson" w:date="2021-07-26T13:50:00Z">
            <w:rPr>
              <w:rFonts w:asciiTheme="minorHAnsi" w:hAnsiTheme="minorHAnsi" w:cstheme="minorHAnsi"/>
              <w:w w:val="92"/>
            </w:rPr>
          </w:rPrChange>
        </w:rPr>
        <w:t>1517439667</w:t>
      </w:r>
      <w:r w:rsidRPr="005B7085">
        <w:rPr>
          <w:rFonts w:ascii="Courier New" w:hAnsi="Courier New" w:cs="Courier New"/>
          <w:w w:val="86"/>
          <w:rPrChange w:id="420" w:author="Tom Anderson" w:date="2021-07-26T13:50:00Z">
            <w:rPr>
              <w:rFonts w:asciiTheme="minorHAnsi" w:hAnsiTheme="minorHAnsi" w:cstheme="minorHAnsi"/>
              <w:w w:val="86"/>
            </w:rPr>
          </w:rPrChange>
        </w:rPr>
        <w:t>,</w:t>
      </w:r>
      <w:r w:rsidRPr="005B7085">
        <w:rPr>
          <w:rFonts w:ascii="Courier New" w:hAnsi="Courier New" w:cs="Courier New"/>
          <w:w w:val="146"/>
          <w:rPrChange w:id="421" w:author="Tom Anderson" w:date="2021-07-26T13:50:00Z">
            <w:rPr>
              <w:rFonts w:asciiTheme="minorHAnsi" w:hAnsiTheme="minorHAnsi" w:cstheme="minorHAnsi"/>
              <w:w w:val="146"/>
            </w:rPr>
          </w:rPrChange>
        </w:rPr>
        <w:t>\</w:t>
      </w:r>
      <w:r w:rsidRPr="005B7085">
        <w:rPr>
          <w:rFonts w:ascii="Courier New" w:hAnsi="Courier New" w:cs="Courier New"/>
          <w:w w:val="74"/>
          <w:rPrChange w:id="422" w:author="Tom Anderson" w:date="2021-07-26T13:50:00Z">
            <w:rPr>
              <w:rFonts w:asciiTheme="minorHAnsi" w:hAnsiTheme="minorHAnsi" w:cstheme="minorHAnsi"/>
              <w:w w:val="74"/>
            </w:rPr>
          </w:rPrChange>
        </w:rPr>
        <w:t>r</w:t>
      </w:r>
      <w:r w:rsidRPr="005B7085">
        <w:rPr>
          <w:rFonts w:ascii="Courier New" w:hAnsi="Courier New" w:cs="Courier New"/>
          <w:w w:val="146"/>
          <w:rPrChange w:id="423" w:author="Tom Anderson" w:date="2021-07-26T13:50:00Z">
            <w:rPr>
              <w:rFonts w:asciiTheme="minorHAnsi" w:hAnsiTheme="minorHAnsi" w:cstheme="minorHAnsi"/>
              <w:w w:val="146"/>
            </w:rPr>
          </w:rPrChange>
        </w:rPr>
        <w:t>\</w:t>
      </w:r>
      <w:r w:rsidRPr="005B7085">
        <w:rPr>
          <w:rFonts w:ascii="Courier New" w:hAnsi="Courier New" w:cs="Courier New"/>
          <w:w w:val="74"/>
          <w:rPrChange w:id="424" w:author="Tom Anderson" w:date="2021-07-26T13:50:00Z">
            <w:rPr>
              <w:rFonts w:asciiTheme="minorHAnsi" w:hAnsiTheme="minorHAnsi" w:cstheme="minorHAnsi"/>
              <w:w w:val="74"/>
            </w:rPr>
          </w:rPrChange>
        </w:rPr>
        <w:t>n</w:t>
      </w:r>
      <w:proofErr w:type="gramEnd"/>
      <w:r w:rsidRPr="005B7085">
        <w:rPr>
          <w:rFonts w:ascii="Courier New" w:hAnsi="Courier New" w:cs="Courier New"/>
          <w:rPrChange w:id="425" w:author="Tom Anderson" w:date="2021-07-26T13:50:00Z">
            <w:rPr>
              <w:rFonts w:asciiTheme="minorHAnsi" w:hAnsiTheme="minorHAnsi" w:cstheme="minorHAnsi"/>
            </w:rPr>
          </w:rPrChange>
        </w:rPr>
        <w:t xml:space="preserve">   </w:t>
      </w:r>
      <w:r w:rsidRPr="005B7085">
        <w:rPr>
          <w:rFonts w:ascii="Courier New" w:hAnsi="Courier New" w:cs="Courier New"/>
          <w:w w:val="146"/>
          <w:rPrChange w:id="426" w:author="Tom Anderson" w:date="2021-07-26T13:50:00Z">
            <w:rPr>
              <w:rFonts w:asciiTheme="minorHAnsi" w:hAnsiTheme="minorHAnsi" w:cstheme="minorHAnsi"/>
              <w:w w:val="146"/>
            </w:rPr>
          </w:rPrChange>
        </w:rPr>
        <w:t>\</w:t>
      </w:r>
      <w:r w:rsidRPr="005B7085">
        <w:rPr>
          <w:rFonts w:ascii="Courier New" w:hAnsi="Courier New" w:cs="Courier New"/>
          <w:w w:val="99"/>
          <w:rPrChange w:id="427" w:author="Tom Anderson" w:date="2021-07-26T13:50:00Z">
            <w:rPr>
              <w:rFonts w:asciiTheme="minorHAnsi" w:hAnsiTheme="minorHAnsi" w:cstheme="minorHAnsi"/>
              <w:w w:val="99"/>
            </w:rPr>
          </w:rPrChange>
        </w:rPr>
        <w:t>"</w:t>
      </w:r>
      <w:proofErr w:type="spellStart"/>
      <w:r w:rsidRPr="005B7085">
        <w:rPr>
          <w:rFonts w:ascii="Courier New" w:hAnsi="Courier New" w:cs="Courier New"/>
          <w:w w:val="74"/>
          <w:rPrChange w:id="428" w:author="Tom Anderson" w:date="2021-07-26T13:50:00Z">
            <w:rPr>
              <w:rFonts w:asciiTheme="minorHAnsi" w:hAnsiTheme="minorHAnsi" w:cstheme="minorHAnsi"/>
              <w:w w:val="74"/>
            </w:rPr>
          </w:rPrChange>
        </w:rPr>
        <w:t>confidenc</w:t>
      </w:r>
      <w:r w:rsidRPr="005B7085">
        <w:rPr>
          <w:rFonts w:ascii="Courier New" w:hAnsi="Courier New" w:cs="Courier New"/>
          <w:w w:val="73"/>
          <w:rPrChange w:id="429" w:author="Tom Anderson" w:date="2021-07-26T13:50:00Z">
            <w:rPr>
              <w:rFonts w:asciiTheme="minorHAnsi" w:hAnsiTheme="minorHAnsi" w:cstheme="minorHAnsi"/>
              <w:w w:val="73"/>
            </w:rPr>
          </w:rPrChange>
        </w:rPr>
        <w:t>e_l</w:t>
      </w:r>
      <w:r w:rsidRPr="005B7085">
        <w:rPr>
          <w:rFonts w:ascii="Courier New" w:hAnsi="Courier New" w:cs="Courier New"/>
          <w:w w:val="74"/>
          <w:rPrChange w:id="430" w:author="Tom Anderson" w:date="2021-07-26T13:50:00Z">
            <w:rPr>
              <w:rFonts w:asciiTheme="minorHAnsi" w:hAnsiTheme="minorHAnsi" w:cstheme="minorHAnsi"/>
              <w:w w:val="74"/>
            </w:rPr>
          </w:rPrChange>
        </w:rPr>
        <w:t>evel</w:t>
      </w:r>
      <w:proofErr w:type="spellEnd"/>
      <w:r w:rsidRPr="005B7085">
        <w:rPr>
          <w:rFonts w:ascii="Courier New" w:hAnsi="Courier New" w:cs="Courier New"/>
          <w:w w:val="146"/>
          <w:rPrChange w:id="431" w:author="Tom Anderson" w:date="2021-07-26T13:50:00Z">
            <w:rPr>
              <w:rFonts w:asciiTheme="minorHAnsi" w:hAnsiTheme="minorHAnsi" w:cstheme="minorHAnsi"/>
              <w:w w:val="146"/>
            </w:rPr>
          </w:rPrChange>
        </w:rPr>
        <w:t>\</w:t>
      </w:r>
      <w:r w:rsidRPr="005B7085">
        <w:rPr>
          <w:rFonts w:ascii="Courier New" w:hAnsi="Courier New" w:cs="Courier New"/>
          <w:w w:val="99"/>
          <w:rPrChange w:id="432" w:author="Tom Anderson" w:date="2021-07-26T13:50:00Z">
            <w:rPr>
              <w:rFonts w:asciiTheme="minorHAnsi" w:hAnsiTheme="minorHAnsi" w:cstheme="minorHAnsi"/>
              <w:w w:val="99"/>
            </w:rPr>
          </w:rPrChange>
        </w:rPr>
        <w:t>"</w:t>
      </w:r>
      <w:r w:rsidRPr="005B7085">
        <w:rPr>
          <w:rFonts w:ascii="Courier New" w:hAnsi="Courier New" w:cs="Courier New"/>
          <w:w w:val="86"/>
          <w:rPrChange w:id="433" w:author="Tom Anderson" w:date="2021-07-26T13:50:00Z">
            <w:rPr>
              <w:rFonts w:asciiTheme="minorHAnsi" w:hAnsiTheme="minorHAnsi" w:cstheme="minorHAnsi"/>
              <w:w w:val="86"/>
            </w:rPr>
          </w:rPrChange>
        </w:rPr>
        <w:t>:</w:t>
      </w:r>
      <w:r w:rsidRPr="005B7085">
        <w:rPr>
          <w:rFonts w:ascii="Courier New" w:hAnsi="Courier New" w:cs="Courier New"/>
          <w:rPrChange w:id="434" w:author="Tom Anderson" w:date="2021-07-26T13:50:00Z">
            <w:rPr>
              <w:rFonts w:asciiTheme="minorHAnsi" w:hAnsiTheme="minorHAnsi" w:cstheme="minorHAnsi"/>
            </w:rPr>
          </w:rPrChange>
        </w:rPr>
        <w:t xml:space="preserve">  </w:t>
      </w:r>
      <w:r w:rsidRPr="005B7085">
        <w:rPr>
          <w:rFonts w:ascii="Courier New" w:hAnsi="Courier New" w:cs="Courier New"/>
          <w:w w:val="92"/>
          <w:rPrChange w:id="435" w:author="Tom Anderson" w:date="2021-07-26T13:50:00Z">
            <w:rPr>
              <w:rFonts w:asciiTheme="minorHAnsi" w:hAnsiTheme="minorHAnsi" w:cstheme="minorHAnsi"/>
              <w:w w:val="92"/>
            </w:rPr>
          </w:rPrChange>
        </w:rPr>
        <w:t>100</w:t>
      </w:r>
      <w:r w:rsidRPr="005B7085">
        <w:rPr>
          <w:rFonts w:ascii="Courier New" w:hAnsi="Courier New" w:cs="Courier New"/>
          <w:w w:val="146"/>
          <w:rPrChange w:id="436" w:author="Tom Anderson" w:date="2021-07-26T13:50:00Z">
            <w:rPr>
              <w:rFonts w:asciiTheme="minorHAnsi" w:hAnsiTheme="minorHAnsi" w:cstheme="minorHAnsi"/>
              <w:w w:val="146"/>
            </w:rPr>
          </w:rPrChange>
        </w:rPr>
        <w:t>\</w:t>
      </w:r>
      <w:r w:rsidRPr="005B7085">
        <w:rPr>
          <w:rFonts w:ascii="Courier New" w:hAnsi="Courier New" w:cs="Courier New"/>
          <w:w w:val="74"/>
          <w:rPrChange w:id="437" w:author="Tom Anderson" w:date="2021-07-26T13:50:00Z">
            <w:rPr>
              <w:rFonts w:asciiTheme="minorHAnsi" w:hAnsiTheme="minorHAnsi" w:cstheme="minorHAnsi"/>
              <w:w w:val="74"/>
            </w:rPr>
          </w:rPrChange>
        </w:rPr>
        <w:t>r</w:t>
      </w:r>
      <w:r w:rsidRPr="005B7085">
        <w:rPr>
          <w:rFonts w:ascii="Courier New" w:hAnsi="Courier New" w:cs="Courier New"/>
          <w:w w:val="146"/>
          <w:rPrChange w:id="438" w:author="Tom Anderson" w:date="2021-07-26T13:50:00Z">
            <w:rPr>
              <w:rFonts w:asciiTheme="minorHAnsi" w:hAnsiTheme="minorHAnsi" w:cstheme="minorHAnsi"/>
              <w:w w:val="146"/>
            </w:rPr>
          </w:rPrChange>
        </w:rPr>
        <w:t>\</w:t>
      </w:r>
      <w:r w:rsidRPr="005B7085">
        <w:rPr>
          <w:rFonts w:ascii="Courier New" w:hAnsi="Courier New" w:cs="Courier New"/>
          <w:w w:val="76"/>
          <w:rPrChange w:id="439" w:author="Tom Anderson" w:date="2021-07-26T13:50:00Z">
            <w:rPr>
              <w:rFonts w:asciiTheme="minorHAnsi" w:hAnsiTheme="minorHAnsi" w:cstheme="minorHAnsi"/>
              <w:w w:val="76"/>
            </w:rPr>
          </w:rPrChange>
        </w:rPr>
        <w:t>n}</w:t>
      </w:r>
      <w:r w:rsidRPr="005B7085">
        <w:rPr>
          <w:rFonts w:ascii="Courier New" w:hAnsi="Courier New" w:cs="Courier New"/>
          <w:w w:val="99"/>
          <w:rPrChange w:id="440" w:author="Tom Anderson" w:date="2021-07-26T13:50:00Z">
            <w:rPr>
              <w:rFonts w:asciiTheme="minorHAnsi" w:hAnsiTheme="minorHAnsi" w:cstheme="minorHAnsi"/>
              <w:w w:val="99"/>
            </w:rPr>
          </w:rPrChange>
        </w:rPr>
        <w:t>"</w:t>
      </w:r>
      <w:r w:rsidRPr="005B7085">
        <w:rPr>
          <w:rFonts w:ascii="Courier New" w:hAnsi="Courier New" w:cs="Courier New"/>
          <w:w w:val="86"/>
          <w:rPrChange w:id="441" w:author="Tom Anderson" w:date="2021-07-26T13:50:00Z">
            <w:rPr>
              <w:rFonts w:asciiTheme="minorHAnsi" w:hAnsiTheme="minorHAnsi" w:cstheme="minorHAnsi"/>
              <w:w w:val="86"/>
            </w:rPr>
          </w:rPrChange>
        </w:rPr>
        <w:t xml:space="preserve">, </w:t>
      </w:r>
      <w:r w:rsidRPr="005B7085">
        <w:rPr>
          <w:rFonts w:ascii="Courier New" w:hAnsi="Courier New" w:cs="Courier New"/>
          <w:w w:val="76"/>
          <w:rPrChange w:id="442" w:author="Tom Anderson" w:date="2021-07-26T13:50:00Z">
            <w:rPr>
              <w:rFonts w:asciiTheme="minorHAnsi" w:hAnsiTheme="minorHAnsi" w:cstheme="minorHAnsi"/>
              <w:w w:val="76"/>
            </w:rPr>
          </w:rPrChange>
        </w:rPr>
        <w:t>CURLOPT</w:t>
      </w:r>
      <w:r w:rsidRPr="005B7085">
        <w:rPr>
          <w:rFonts w:ascii="Courier New" w:hAnsi="Courier New" w:cs="Courier New"/>
          <w:w w:val="70"/>
          <w:rPrChange w:id="443" w:author="Tom Anderson" w:date="2021-07-26T13:50:00Z">
            <w:rPr>
              <w:rFonts w:asciiTheme="minorHAnsi" w:hAnsiTheme="minorHAnsi" w:cstheme="minorHAnsi"/>
              <w:w w:val="70"/>
            </w:rPr>
          </w:rPrChange>
        </w:rPr>
        <w:t>_</w:t>
      </w:r>
      <w:r w:rsidRPr="005B7085">
        <w:rPr>
          <w:rFonts w:ascii="Courier New" w:hAnsi="Courier New" w:cs="Courier New"/>
          <w:w w:val="76"/>
          <w:rPrChange w:id="444" w:author="Tom Anderson" w:date="2021-07-26T13:50:00Z">
            <w:rPr>
              <w:rFonts w:asciiTheme="minorHAnsi" w:hAnsiTheme="minorHAnsi" w:cstheme="minorHAnsi"/>
              <w:w w:val="76"/>
            </w:rPr>
          </w:rPrChange>
        </w:rPr>
        <w:t>HTTPHEADER</w:t>
      </w:r>
      <w:r w:rsidRPr="005B7085">
        <w:rPr>
          <w:rFonts w:ascii="Courier New" w:hAnsi="Courier New" w:cs="Courier New"/>
          <w:rPrChange w:id="445" w:author="Tom Anderson" w:date="2021-07-26T13:50:00Z">
            <w:rPr>
              <w:rFonts w:asciiTheme="minorHAnsi" w:hAnsiTheme="minorHAnsi" w:cstheme="minorHAnsi"/>
            </w:rPr>
          </w:rPrChange>
        </w:rPr>
        <w:t xml:space="preserve">  </w:t>
      </w:r>
      <w:r w:rsidRPr="005B7085">
        <w:rPr>
          <w:rFonts w:ascii="Courier New" w:hAnsi="Courier New" w:cs="Courier New"/>
          <w:w w:val="72"/>
          <w:rPrChange w:id="446" w:author="Tom Anderson" w:date="2021-07-26T13:50:00Z">
            <w:rPr>
              <w:rFonts w:asciiTheme="minorHAnsi" w:hAnsiTheme="minorHAnsi" w:cstheme="minorHAnsi"/>
              <w:w w:val="72"/>
            </w:rPr>
          </w:rPrChange>
        </w:rPr>
        <w:t>=</w:t>
      </w:r>
      <w:r w:rsidRPr="005B7085">
        <w:rPr>
          <w:rFonts w:ascii="Courier New" w:hAnsi="Courier New" w:cs="Courier New"/>
          <w:w w:val="101"/>
          <w:rPrChange w:id="447" w:author="Tom Anderson" w:date="2021-07-26T13:50:00Z">
            <w:rPr>
              <w:rFonts w:asciiTheme="minorHAnsi" w:hAnsiTheme="minorHAnsi" w:cstheme="minorHAnsi"/>
              <w:w w:val="101"/>
            </w:rPr>
          </w:rPrChange>
        </w:rPr>
        <w:t>&gt;</w:t>
      </w:r>
      <w:r w:rsidRPr="005B7085">
        <w:rPr>
          <w:rFonts w:ascii="Courier New" w:hAnsi="Courier New" w:cs="Courier New"/>
          <w:rPrChange w:id="448" w:author="Tom Anderson" w:date="2021-07-26T13:50:00Z">
            <w:rPr>
              <w:rFonts w:asciiTheme="minorHAnsi" w:hAnsiTheme="minorHAnsi" w:cstheme="minorHAnsi"/>
            </w:rPr>
          </w:rPrChange>
        </w:rPr>
        <w:t xml:space="preserve">  </w:t>
      </w:r>
      <w:r w:rsidRPr="005B7085">
        <w:rPr>
          <w:rFonts w:ascii="Courier New" w:hAnsi="Courier New" w:cs="Courier New"/>
          <w:w w:val="74"/>
          <w:rPrChange w:id="449" w:author="Tom Anderson" w:date="2021-07-26T13:50:00Z">
            <w:rPr>
              <w:rFonts w:asciiTheme="minorHAnsi" w:hAnsiTheme="minorHAnsi" w:cstheme="minorHAnsi"/>
              <w:w w:val="74"/>
            </w:rPr>
          </w:rPrChange>
        </w:rPr>
        <w:t>array</w:t>
      </w:r>
      <w:r w:rsidRPr="005B7085">
        <w:rPr>
          <w:rFonts w:ascii="Courier New" w:hAnsi="Courier New" w:cs="Courier New"/>
          <w:w w:val="152"/>
          <w:rPrChange w:id="450" w:author="Tom Anderson" w:date="2021-07-26T13:50:00Z">
            <w:rPr>
              <w:rFonts w:asciiTheme="minorHAnsi" w:hAnsiTheme="minorHAnsi" w:cstheme="minorHAnsi"/>
              <w:w w:val="152"/>
            </w:rPr>
          </w:rPrChange>
        </w:rPr>
        <w:t>(</w:t>
      </w:r>
    </w:p>
    <w:p w14:paraId="5CC809E7" w14:textId="77777777" w:rsidR="00703845" w:rsidRPr="005B7085" w:rsidRDefault="00F35EF3">
      <w:pPr>
        <w:pStyle w:val="BodyText"/>
        <w:spacing w:line="226" w:lineRule="exact"/>
        <w:ind w:left="484" w:right="4128"/>
        <w:rPr>
          <w:rFonts w:ascii="Courier New" w:hAnsi="Courier New" w:cs="Courier New"/>
          <w:rPrChange w:id="451" w:author="Tom Anderson" w:date="2021-07-26T13:50:00Z">
            <w:rPr>
              <w:rFonts w:asciiTheme="minorHAnsi" w:hAnsiTheme="minorHAnsi" w:cstheme="minorHAnsi"/>
            </w:rPr>
          </w:rPrChange>
        </w:rPr>
      </w:pPr>
      <w:r w:rsidRPr="005B7085">
        <w:rPr>
          <w:rFonts w:ascii="Courier New" w:hAnsi="Courier New" w:cs="Courier New"/>
          <w:w w:val="85"/>
          <w:rPrChange w:id="452" w:author="Tom Anderson" w:date="2021-07-26T13:50:00Z">
            <w:rPr>
              <w:rFonts w:asciiTheme="minorHAnsi" w:hAnsiTheme="minorHAnsi" w:cstheme="minorHAnsi"/>
              <w:w w:val="85"/>
            </w:rPr>
          </w:rPrChange>
        </w:rPr>
        <w:t xml:space="preserve">"Authorization: </w:t>
      </w:r>
      <w:r w:rsidRPr="005B7085">
        <w:rPr>
          <w:rFonts w:ascii="Courier New" w:hAnsi="Courier New" w:cs="Courier New"/>
          <w:w w:val="85"/>
          <w:u w:val="single"/>
          <w:rPrChange w:id="453" w:author="Tom Anderson" w:date="2021-07-26T13:50:00Z">
            <w:rPr>
              <w:rFonts w:asciiTheme="minorHAnsi" w:hAnsiTheme="minorHAnsi" w:cstheme="minorHAnsi"/>
              <w:w w:val="85"/>
              <w:u w:val="single"/>
            </w:rPr>
          </w:rPrChange>
        </w:rPr>
        <w:t>&lt;your eCX API Token Key goes here&gt;</w:t>
      </w:r>
      <w:r w:rsidRPr="005B7085">
        <w:rPr>
          <w:rFonts w:ascii="Courier New" w:hAnsi="Courier New" w:cs="Courier New"/>
          <w:w w:val="85"/>
          <w:rPrChange w:id="454" w:author="Tom Anderson" w:date="2021-07-26T13:50:00Z">
            <w:rPr>
              <w:rFonts w:asciiTheme="minorHAnsi" w:hAnsiTheme="minorHAnsi" w:cstheme="minorHAnsi"/>
              <w:w w:val="85"/>
            </w:rPr>
          </w:rPrChange>
        </w:rPr>
        <w:t xml:space="preserve">", </w:t>
      </w:r>
      <w:r w:rsidRPr="005B7085">
        <w:rPr>
          <w:rFonts w:ascii="Courier New" w:hAnsi="Courier New" w:cs="Courier New"/>
          <w:w w:val="80"/>
          <w:rPrChange w:id="455" w:author="Tom Anderson" w:date="2021-07-26T13:50:00Z">
            <w:rPr>
              <w:rFonts w:asciiTheme="minorHAnsi" w:hAnsiTheme="minorHAnsi" w:cstheme="minorHAnsi"/>
              <w:w w:val="80"/>
            </w:rPr>
          </w:rPrChange>
        </w:rPr>
        <w:t>"Content-Type:  application/json"</w:t>
      </w:r>
    </w:p>
    <w:p w14:paraId="0130BF29" w14:textId="77777777" w:rsidR="00703845" w:rsidRPr="005B7085" w:rsidRDefault="00F35EF3">
      <w:pPr>
        <w:pStyle w:val="BodyText"/>
        <w:spacing w:line="216" w:lineRule="exact"/>
        <w:ind w:left="292"/>
        <w:rPr>
          <w:rFonts w:ascii="Courier New" w:hAnsi="Courier New" w:cs="Courier New"/>
          <w:rPrChange w:id="456" w:author="Tom Anderson" w:date="2021-07-26T13:50:00Z">
            <w:rPr>
              <w:rFonts w:asciiTheme="minorHAnsi" w:hAnsiTheme="minorHAnsi" w:cstheme="minorHAnsi"/>
            </w:rPr>
          </w:rPrChange>
        </w:rPr>
      </w:pPr>
      <w:r w:rsidRPr="005B7085">
        <w:rPr>
          <w:rFonts w:ascii="Courier New" w:hAnsi="Courier New" w:cs="Courier New"/>
          <w:w w:val="120"/>
          <w:rPrChange w:id="457" w:author="Tom Anderson" w:date="2021-07-26T13:50:00Z">
            <w:rPr>
              <w:rFonts w:asciiTheme="minorHAnsi" w:hAnsiTheme="minorHAnsi" w:cstheme="minorHAnsi"/>
              <w:w w:val="120"/>
            </w:rPr>
          </w:rPrChange>
        </w:rPr>
        <w:t>),</w:t>
      </w:r>
    </w:p>
    <w:p w14:paraId="46222C03" w14:textId="77777777" w:rsidR="00703845" w:rsidRPr="005B7085" w:rsidRDefault="00F35EF3">
      <w:pPr>
        <w:pStyle w:val="BodyText"/>
        <w:spacing w:line="237" w:lineRule="exact"/>
        <w:rPr>
          <w:rFonts w:ascii="Courier New" w:hAnsi="Courier New" w:cs="Courier New"/>
          <w:rPrChange w:id="458" w:author="Tom Anderson" w:date="2021-07-26T13:50:00Z">
            <w:rPr>
              <w:rFonts w:asciiTheme="minorHAnsi" w:hAnsiTheme="minorHAnsi" w:cstheme="minorHAnsi"/>
            </w:rPr>
          </w:rPrChange>
        </w:rPr>
      </w:pPr>
      <w:r w:rsidRPr="005B7085">
        <w:rPr>
          <w:rFonts w:ascii="Courier New" w:hAnsi="Courier New" w:cs="Courier New"/>
          <w:w w:val="135"/>
          <w:rPrChange w:id="459" w:author="Tom Anderson" w:date="2021-07-26T13:50:00Z">
            <w:rPr>
              <w:rFonts w:asciiTheme="minorHAnsi" w:hAnsiTheme="minorHAnsi" w:cstheme="minorHAnsi"/>
              <w:w w:val="135"/>
            </w:rPr>
          </w:rPrChange>
        </w:rPr>
        <w:t>));</w:t>
      </w:r>
    </w:p>
    <w:p w14:paraId="27FF37B3" w14:textId="77777777" w:rsidR="00703845" w:rsidRPr="005B7085" w:rsidRDefault="00703845">
      <w:pPr>
        <w:pStyle w:val="BodyText"/>
        <w:spacing w:before="9"/>
        <w:ind w:left="0"/>
        <w:rPr>
          <w:rFonts w:ascii="Courier New" w:hAnsi="Courier New" w:cs="Courier New"/>
          <w:rPrChange w:id="460" w:author="Tom Anderson" w:date="2021-07-26T13:50:00Z">
            <w:rPr>
              <w:rFonts w:asciiTheme="minorHAnsi" w:hAnsiTheme="minorHAnsi" w:cstheme="minorHAnsi"/>
            </w:rPr>
          </w:rPrChange>
        </w:rPr>
      </w:pPr>
    </w:p>
    <w:p w14:paraId="05088D58" w14:textId="77777777" w:rsidR="00703845" w:rsidRPr="005B7085" w:rsidRDefault="00F35EF3">
      <w:pPr>
        <w:pStyle w:val="BodyText"/>
        <w:spacing w:line="239" w:lineRule="exact"/>
        <w:rPr>
          <w:rFonts w:ascii="Courier New" w:hAnsi="Courier New" w:cs="Courier New"/>
          <w:rPrChange w:id="461" w:author="Tom Anderson" w:date="2021-07-26T13:50:00Z">
            <w:rPr>
              <w:rFonts w:asciiTheme="minorHAnsi" w:hAnsiTheme="minorHAnsi" w:cstheme="minorHAnsi"/>
            </w:rPr>
          </w:rPrChange>
        </w:rPr>
      </w:pPr>
      <w:r w:rsidRPr="005B7085">
        <w:rPr>
          <w:rFonts w:ascii="Courier New" w:hAnsi="Courier New" w:cs="Courier New"/>
          <w:w w:val="75"/>
          <w:rPrChange w:id="462" w:author="Tom Anderson" w:date="2021-07-26T13:50:00Z">
            <w:rPr>
              <w:rFonts w:asciiTheme="minorHAnsi" w:hAnsiTheme="minorHAnsi" w:cstheme="minorHAnsi"/>
              <w:w w:val="75"/>
            </w:rPr>
          </w:rPrChange>
        </w:rPr>
        <w:t>$</w:t>
      </w:r>
      <w:proofErr w:type="gramStart"/>
      <w:r w:rsidRPr="005B7085">
        <w:rPr>
          <w:rFonts w:ascii="Courier New" w:hAnsi="Courier New" w:cs="Courier New"/>
          <w:w w:val="74"/>
          <w:rPrChange w:id="463" w:author="Tom Anderson" w:date="2021-07-26T13:50:00Z">
            <w:rPr>
              <w:rFonts w:asciiTheme="minorHAnsi" w:hAnsiTheme="minorHAnsi" w:cstheme="minorHAnsi"/>
              <w:w w:val="74"/>
            </w:rPr>
          </w:rPrChange>
        </w:rPr>
        <w:t>response</w:t>
      </w:r>
      <w:r w:rsidRPr="005B7085">
        <w:rPr>
          <w:rFonts w:ascii="Courier New" w:hAnsi="Courier New" w:cs="Courier New"/>
          <w:rPrChange w:id="464" w:author="Tom Anderson" w:date="2021-07-26T13:50:00Z">
            <w:rPr>
              <w:rFonts w:asciiTheme="minorHAnsi" w:hAnsiTheme="minorHAnsi" w:cstheme="minorHAnsi"/>
            </w:rPr>
          </w:rPrChange>
        </w:rPr>
        <w:t xml:space="preserve">  </w:t>
      </w:r>
      <w:r w:rsidRPr="005B7085">
        <w:rPr>
          <w:rFonts w:ascii="Courier New" w:hAnsi="Courier New" w:cs="Courier New"/>
          <w:w w:val="72"/>
          <w:rPrChange w:id="465" w:author="Tom Anderson" w:date="2021-07-26T13:50:00Z">
            <w:rPr>
              <w:rFonts w:asciiTheme="minorHAnsi" w:hAnsiTheme="minorHAnsi" w:cstheme="minorHAnsi"/>
              <w:w w:val="72"/>
            </w:rPr>
          </w:rPrChange>
        </w:rPr>
        <w:t>=</w:t>
      </w:r>
      <w:proofErr w:type="gramEnd"/>
      <w:r w:rsidRPr="005B7085">
        <w:rPr>
          <w:rFonts w:ascii="Courier New" w:hAnsi="Courier New" w:cs="Courier New"/>
          <w:rPrChange w:id="466" w:author="Tom Anderson" w:date="2021-07-26T13:50:00Z">
            <w:rPr>
              <w:rFonts w:asciiTheme="minorHAnsi" w:hAnsiTheme="minorHAnsi" w:cstheme="minorHAnsi"/>
            </w:rPr>
          </w:rPrChange>
        </w:rPr>
        <w:t xml:space="preserve">  </w:t>
      </w:r>
      <w:proofErr w:type="spellStart"/>
      <w:r w:rsidRPr="005B7085">
        <w:rPr>
          <w:rFonts w:ascii="Courier New" w:hAnsi="Courier New" w:cs="Courier New"/>
          <w:w w:val="74"/>
          <w:rPrChange w:id="467" w:author="Tom Anderson" w:date="2021-07-26T13:50:00Z">
            <w:rPr>
              <w:rFonts w:asciiTheme="minorHAnsi" w:hAnsiTheme="minorHAnsi" w:cstheme="minorHAnsi"/>
              <w:w w:val="74"/>
            </w:rPr>
          </w:rPrChange>
        </w:rPr>
        <w:t>c</w:t>
      </w:r>
      <w:r w:rsidRPr="005B7085">
        <w:rPr>
          <w:rFonts w:ascii="Courier New" w:hAnsi="Courier New" w:cs="Courier New"/>
          <w:w w:val="73"/>
          <w:rPrChange w:id="468" w:author="Tom Anderson" w:date="2021-07-26T13:50:00Z">
            <w:rPr>
              <w:rFonts w:asciiTheme="minorHAnsi" w:hAnsiTheme="minorHAnsi" w:cstheme="minorHAnsi"/>
              <w:w w:val="73"/>
            </w:rPr>
          </w:rPrChange>
        </w:rPr>
        <w:t>url_</w:t>
      </w:r>
      <w:r w:rsidRPr="005B7085">
        <w:rPr>
          <w:rFonts w:ascii="Courier New" w:hAnsi="Courier New" w:cs="Courier New"/>
          <w:w w:val="74"/>
          <w:rPrChange w:id="469" w:author="Tom Anderson" w:date="2021-07-26T13:50:00Z">
            <w:rPr>
              <w:rFonts w:asciiTheme="minorHAnsi" w:hAnsiTheme="minorHAnsi" w:cstheme="minorHAnsi"/>
              <w:w w:val="74"/>
            </w:rPr>
          </w:rPrChange>
        </w:rPr>
        <w:t>exec</w:t>
      </w:r>
      <w:proofErr w:type="spellEnd"/>
      <w:r w:rsidRPr="005B7085">
        <w:rPr>
          <w:rFonts w:ascii="Courier New" w:hAnsi="Courier New" w:cs="Courier New"/>
          <w:w w:val="152"/>
          <w:rPrChange w:id="470" w:author="Tom Anderson" w:date="2021-07-26T13:50:00Z">
            <w:rPr>
              <w:rFonts w:asciiTheme="minorHAnsi" w:hAnsiTheme="minorHAnsi" w:cstheme="minorHAnsi"/>
              <w:w w:val="152"/>
            </w:rPr>
          </w:rPrChange>
        </w:rPr>
        <w:t>(</w:t>
      </w:r>
      <w:r w:rsidRPr="005B7085">
        <w:rPr>
          <w:rFonts w:ascii="Courier New" w:hAnsi="Courier New" w:cs="Courier New"/>
          <w:w w:val="75"/>
          <w:rPrChange w:id="471" w:author="Tom Anderson" w:date="2021-07-26T13:50:00Z">
            <w:rPr>
              <w:rFonts w:asciiTheme="minorHAnsi" w:hAnsiTheme="minorHAnsi" w:cstheme="minorHAnsi"/>
              <w:w w:val="75"/>
            </w:rPr>
          </w:rPrChange>
        </w:rPr>
        <w:t>$</w:t>
      </w:r>
      <w:r w:rsidRPr="005B7085">
        <w:rPr>
          <w:rFonts w:ascii="Courier New" w:hAnsi="Courier New" w:cs="Courier New"/>
          <w:w w:val="74"/>
          <w:rPrChange w:id="472" w:author="Tom Anderson" w:date="2021-07-26T13:50:00Z">
            <w:rPr>
              <w:rFonts w:asciiTheme="minorHAnsi" w:hAnsiTheme="minorHAnsi" w:cstheme="minorHAnsi"/>
              <w:w w:val="74"/>
            </w:rPr>
          </w:rPrChange>
        </w:rPr>
        <w:t>c</w:t>
      </w:r>
      <w:r w:rsidRPr="005B7085">
        <w:rPr>
          <w:rFonts w:ascii="Courier New" w:hAnsi="Courier New" w:cs="Courier New"/>
          <w:w w:val="91"/>
          <w:rPrChange w:id="473" w:author="Tom Anderson" w:date="2021-07-26T13:50:00Z">
            <w:rPr>
              <w:rFonts w:asciiTheme="minorHAnsi" w:hAnsiTheme="minorHAnsi" w:cstheme="minorHAnsi"/>
              <w:w w:val="91"/>
            </w:rPr>
          </w:rPrChange>
        </w:rPr>
        <w:t>url);</w:t>
      </w:r>
    </w:p>
    <w:p w14:paraId="34232F1A" w14:textId="77777777" w:rsidR="00703845" w:rsidRPr="005B7085" w:rsidRDefault="00F35EF3">
      <w:pPr>
        <w:pStyle w:val="BodyText"/>
        <w:spacing w:line="434" w:lineRule="auto"/>
        <w:ind w:right="6702"/>
        <w:rPr>
          <w:rFonts w:ascii="Courier New" w:hAnsi="Courier New" w:cs="Courier New"/>
          <w:rPrChange w:id="474" w:author="Tom Anderson" w:date="2021-07-26T13:50:00Z">
            <w:rPr>
              <w:rFonts w:asciiTheme="minorHAnsi" w:hAnsiTheme="minorHAnsi" w:cstheme="minorHAnsi"/>
            </w:rPr>
          </w:rPrChange>
        </w:rPr>
      </w:pPr>
      <w:r w:rsidRPr="005B7085">
        <w:rPr>
          <w:rFonts w:ascii="Courier New" w:hAnsi="Courier New" w:cs="Courier New"/>
          <w:w w:val="85"/>
          <w:rPrChange w:id="475" w:author="Tom Anderson" w:date="2021-07-26T13:50:00Z">
            <w:rPr>
              <w:rFonts w:asciiTheme="minorHAnsi" w:hAnsiTheme="minorHAnsi" w:cstheme="minorHAnsi"/>
              <w:w w:val="85"/>
            </w:rPr>
          </w:rPrChange>
        </w:rPr>
        <w:t xml:space="preserve">$err = </w:t>
      </w:r>
      <w:proofErr w:type="spellStart"/>
      <w:r w:rsidRPr="005B7085">
        <w:rPr>
          <w:rFonts w:ascii="Courier New" w:hAnsi="Courier New" w:cs="Courier New"/>
          <w:w w:val="85"/>
          <w:rPrChange w:id="476" w:author="Tom Anderson" w:date="2021-07-26T13:50:00Z">
            <w:rPr>
              <w:rFonts w:asciiTheme="minorHAnsi" w:hAnsiTheme="minorHAnsi" w:cstheme="minorHAnsi"/>
              <w:w w:val="85"/>
            </w:rPr>
          </w:rPrChange>
        </w:rPr>
        <w:t>curl_error</w:t>
      </w:r>
      <w:proofErr w:type="spellEnd"/>
      <w:r w:rsidRPr="005B7085">
        <w:rPr>
          <w:rFonts w:ascii="Courier New" w:hAnsi="Courier New" w:cs="Courier New"/>
          <w:w w:val="85"/>
          <w:rPrChange w:id="477" w:author="Tom Anderson" w:date="2021-07-26T13:50:00Z">
            <w:rPr>
              <w:rFonts w:asciiTheme="minorHAnsi" w:hAnsiTheme="minorHAnsi" w:cstheme="minorHAnsi"/>
              <w:w w:val="85"/>
            </w:rPr>
          </w:rPrChange>
        </w:rPr>
        <w:t xml:space="preserve">($curl); </w:t>
      </w:r>
      <w:proofErr w:type="spellStart"/>
      <w:r w:rsidRPr="005B7085">
        <w:rPr>
          <w:rFonts w:ascii="Courier New" w:hAnsi="Courier New" w:cs="Courier New"/>
          <w:w w:val="90"/>
          <w:rPrChange w:id="478" w:author="Tom Anderson" w:date="2021-07-26T13:50:00Z">
            <w:rPr>
              <w:rFonts w:asciiTheme="minorHAnsi" w:hAnsiTheme="minorHAnsi" w:cstheme="minorHAnsi"/>
              <w:w w:val="90"/>
            </w:rPr>
          </w:rPrChange>
        </w:rPr>
        <w:t>curl_close</w:t>
      </w:r>
      <w:proofErr w:type="spellEnd"/>
      <w:r w:rsidRPr="005B7085">
        <w:rPr>
          <w:rFonts w:ascii="Courier New" w:hAnsi="Courier New" w:cs="Courier New"/>
          <w:w w:val="90"/>
          <w:rPrChange w:id="479" w:author="Tom Anderson" w:date="2021-07-26T13:50:00Z">
            <w:rPr>
              <w:rFonts w:asciiTheme="minorHAnsi" w:hAnsiTheme="minorHAnsi" w:cstheme="minorHAnsi"/>
              <w:w w:val="90"/>
            </w:rPr>
          </w:rPrChange>
        </w:rPr>
        <w:t>($curl</w:t>
      </w:r>
      <w:proofErr w:type="gramStart"/>
      <w:r w:rsidRPr="005B7085">
        <w:rPr>
          <w:rFonts w:ascii="Courier New" w:hAnsi="Courier New" w:cs="Courier New"/>
          <w:w w:val="90"/>
          <w:rPrChange w:id="480" w:author="Tom Anderson" w:date="2021-07-26T13:50:00Z">
            <w:rPr>
              <w:rFonts w:asciiTheme="minorHAnsi" w:hAnsiTheme="minorHAnsi" w:cstheme="minorHAnsi"/>
              <w:w w:val="90"/>
            </w:rPr>
          </w:rPrChange>
        </w:rPr>
        <w:t>);</w:t>
      </w:r>
      <w:proofErr w:type="gramEnd"/>
    </w:p>
    <w:p w14:paraId="44D2D2E2" w14:textId="77777777" w:rsidR="00703845" w:rsidRPr="005B7085" w:rsidRDefault="00F35EF3">
      <w:pPr>
        <w:pStyle w:val="BodyText"/>
        <w:spacing w:before="11" w:line="237" w:lineRule="exact"/>
        <w:rPr>
          <w:rFonts w:ascii="Courier New" w:hAnsi="Courier New" w:cs="Courier New"/>
          <w:rPrChange w:id="481" w:author="Tom Anderson" w:date="2021-07-26T13:50:00Z">
            <w:rPr>
              <w:rFonts w:asciiTheme="minorHAnsi" w:hAnsiTheme="minorHAnsi" w:cstheme="minorHAnsi"/>
            </w:rPr>
          </w:rPrChange>
        </w:rPr>
      </w:pPr>
      <w:proofErr w:type="gramStart"/>
      <w:r w:rsidRPr="005B7085">
        <w:rPr>
          <w:rFonts w:ascii="Courier New" w:hAnsi="Courier New" w:cs="Courier New"/>
          <w:w w:val="74"/>
          <w:rPrChange w:id="482" w:author="Tom Anderson" w:date="2021-07-26T13:50:00Z">
            <w:rPr>
              <w:rFonts w:asciiTheme="minorHAnsi" w:hAnsiTheme="minorHAnsi" w:cstheme="minorHAnsi"/>
              <w:w w:val="74"/>
            </w:rPr>
          </w:rPrChange>
        </w:rPr>
        <w:t>if</w:t>
      </w:r>
      <w:r w:rsidRPr="005B7085">
        <w:rPr>
          <w:rFonts w:ascii="Courier New" w:hAnsi="Courier New" w:cs="Courier New"/>
          <w:rPrChange w:id="483" w:author="Tom Anderson" w:date="2021-07-26T13:50:00Z">
            <w:rPr>
              <w:rFonts w:asciiTheme="minorHAnsi" w:hAnsiTheme="minorHAnsi" w:cstheme="minorHAnsi"/>
            </w:rPr>
          </w:rPrChange>
        </w:rPr>
        <w:t xml:space="preserve">  </w:t>
      </w:r>
      <w:r w:rsidRPr="005B7085">
        <w:rPr>
          <w:rFonts w:ascii="Courier New" w:hAnsi="Courier New" w:cs="Courier New"/>
          <w:w w:val="152"/>
          <w:rPrChange w:id="484" w:author="Tom Anderson" w:date="2021-07-26T13:50:00Z">
            <w:rPr>
              <w:rFonts w:asciiTheme="minorHAnsi" w:hAnsiTheme="minorHAnsi" w:cstheme="minorHAnsi"/>
              <w:w w:val="152"/>
            </w:rPr>
          </w:rPrChange>
        </w:rPr>
        <w:t>(</w:t>
      </w:r>
      <w:proofErr w:type="gramEnd"/>
      <w:r w:rsidRPr="005B7085">
        <w:rPr>
          <w:rFonts w:ascii="Courier New" w:hAnsi="Courier New" w:cs="Courier New"/>
          <w:w w:val="75"/>
          <w:rPrChange w:id="485" w:author="Tom Anderson" w:date="2021-07-26T13:50:00Z">
            <w:rPr>
              <w:rFonts w:asciiTheme="minorHAnsi" w:hAnsiTheme="minorHAnsi" w:cstheme="minorHAnsi"/>
              <w:w w:val="75"/>
            </w:rPr>
          </w:rPrChange>
        </w:rPr>
        <w:t>$</w:t>
      </w:r>
      <w:r w:rsidRPr="005B7085">
        <w:rPr>
          <w:rFonts w:ascii="Courier New" w:hAnsi="Courier New" w:cs="Courier New"/>
          <w:w w:val="91"/>
          <w:rPrChange w:id="486" w:author="Tom Anderson" w:date="2021-07-26T13:50:00Z">
            <w:rPr>
              <w:rFonts w:asciiTheme="minorHAnsi" w:hAnsiTheme="minorHAnsi" w:cstheme="minorHAnsi"/>
              <w:w w:val="91"/>
            </w:rPr>
          </w:rPrChange>
        </w:rPr>
        <w:t>err)</w:t>
      </w:r>
      <w:r w:rsidRPr="005B7085">
        <w:rPr>
          <w:rFonts w:ascii="Courier New" w:hAnsi="Courier New" w:cs="Courier New"/>
          <w:rPrChange w:id="487" w:author="Tom Anderson" w:date="2021-07-26T13:50:00Z">
            <w:rPr>
              <w:rFonts w:asciiTheme="minorHAnsi" w:hAnsiTheme="minorHAnsi" w:cstheme="minorHAnsi"/>
            </w:rPr>
          </w:rPrChange>
        </w:rPr>
        <w:t xml:space="preserve">  </w:t>
      </w:r>
      <w:r w:rsidRPr="005B7085">
        <w:rPr>
          <w:rFonts w:ascii="Courier New" w:hAnsi="Courier New" w:cs="Courier New"/>
          <w:w w:val="79"/>
          <w:rPrChange w:id="488" w:author="Tom Anderson" w:date="2021-07-26T13:50:00Z">
            <w:rPr>
              <w:rFonts w:asciiTheme="minorHAnsi" w:hAnsiTheme="minorHAnsi" w:cstheme="minorHAnsi"/>
              <w:w w:val="79"/>
            </w:rPr>
          </w:rPrChange>
        </w:rPr>
        <w:t>{</w:t>
      </w:r>
    </w:p>
    <w:p w14:paraId="66F10B28" w14:textId="77777777" w:rsidR="00703845" w:rsidRPr="005B7085" w:rsidRDefault="00F35EF3">
      <w:pPr>
        <w:pStyle w:val="BodyText"/>
        <w:spacing w:line="226" w:lineRule="exact"/>
        <w:ind w:left="292"/>
        <w:rPr>
          <w:rFonts w:ascii="Courier New" w:hAnsi="Courier New" w:cs="Courier New"/>
          <w:rPrChange w:id="489" w:author="Tom Anderson" w:date="2021-07-26T13:50:00Z">
            <w:rPr>
              <w:rFonts w:asciiTheme="minorHAnsi" w:hAnsiTheme="minorHAnsi" w:cstheme="minorHAnsi"/>
            </w:rPr>
          </w:rPrChange>
        </w:rPr>
      </w:pPr>
      <w:r w:rsidRPr="005B7085">
        <w:rPr>
          <w:rFonts w:ascii="Courier New" w:hAnsi="Courier New" w:cs="Courier New"/>
          <w:w w:val="90"/>
          <w:rPrChange w:id="490" w:author="Tom Anderson" w:date="2021-07-26T13:50:00Z">
            <w:rPr>
              <w:rFonts w:asciiTheme="minorHAnsi" w:hAnsiTheme="minorHAnsi" w:cstheme="minorHAnsi"/>
              <w:w w:val="90"/>
            </w:rPr>
          </w:rPrChange>
        </w:rPr>
        <w:t>echo "</w:t>
      </w:r>
      <w:proofErr w:type="spellStart"/>
      <w:r w:rsidRPr="005B7085">
        <w:rPr>
          <w:rFonts w:ascii="Courier New" w:hAnsi="Courier New" w:cs="Courier New"/>
          <w:w w:val="90"/>
          <w:rPrChange w:id="491" w:author="Tom Anderson" w:date="2021-07-26T13:50:00Z">
            <w:rPr>
              <w:rFonts w:asciiTheme="minorHAnsi" w:hAnsiTheme="minorHAnsi" w:cstheme="minorHAnsi"/>
              <w:w w:val="90"/>
            </w:rPr>
          </w:rPrChange>
        </w:rPr>
        <w:t>cURL</w:t>
      </w:r>
      <w:proofErr w:type="spellEnd"/>
      <w:r w:rsidRPr="005B7085">
        <w:rPr>
          <w:rFonts w:ascii="Courier New" w:hAnsi="Courier New" w:cs="Courier New"/>
          <w:w w:val="90"/>
          <w:rPrChange w:id="492" w:author="Tom Anderson" w:date="2021-07-26T13:50:00Z">
            <w:rPr>
              <w:rFonts w:asciiTheme="minorHAnsi" w:hAnsiTheme="minorHAnsi" w:cstheme="minorHAnsi"/>
              <w:w w:val="90"/>
            </w:rPr>
          </w:rPrChange>
        </w:rPr>
        <w:t xml:space="preserve"> Error #:</w:t>
      </w:r>
      <w:proofErr w:type="gramStart"/>
      <w:r w:rsidRPr="005B7085">
        <w:rPr>
          <w:rFonts w:ascii="Courier New" w:hAnsi="Courier New" w:cs="Courier New"/>
          <w:w w:val="90"/>
          <w:rPrChange w:id="493" w:author="Tom Anderson" w:date="2021-07-26T13:50:00Z">
            <w:rPr>
              <w:rFonts w:asciiTheme="minorHAnsi" w:hAnsiTheme="minorHAnsi" w:cstheme="minorHAnsi"/>
              <w:w w:val="90"/>
            </w:rPr>
          </w:rPrChange>
        </w:rPr>
        <w:t>" .</w:t>
      </w:r>
      <w:proofErr w:type="gramEnd"/>
      <w:r w:rsidRPr="005B7085">
        <w:rPr>
          <w:rFonts w:ascii="Courier New" w:hAnsi="Courier New" w:cs="Courier New"/>
          <w:w w:val="90"/>
          <w:rPrChange w:id="494" w:author="Tom Anderson" w:date="2021-07-26T13:50:00Z">
            <w:rPr>
              <w:rFonts w:asciiTheme="minorHAnsi" w:hAnsiTheme="minorHAnsi" w:cstheme="minorHAnsi"/>
              <w:w w:val="90"/>
            </w:rPr>
          </w:rPrChange>
        </w:rPr>
        <w:t xml:space="preserve"> $</w:t>
      </w:r>
      <w:proofErr w:type="gramStart"/>
      <w:r w:rsidRPr="005B7085">
        <w:rPr>
          <w:rFonts w:ascii="Courier New" w:hAnsi="Courier New" w:cs="Courier New"/>
          <w:w w:val="90"/>
          <w:rPrChange w:id="495" w:author="Tom Anderson" w:date="2021-07-26T13:50:00Z">
            <w:rPr>
              <w:rFonts w:asciiTheme="minorHAnsi" w:hAnsiTheme="minorHAnsi" w:cstheme="minorHAnsi"/>
              <w:w w:val="90"/>
            </w:rPr>
          </w:rPrChange>
        </w:rPr>
        <w:t>err;</w:t>
      </w:r>
      <w:proofErr w:type="gramEnd"/>
    </w:p>
    <w:p w14:paraId="4845DC51" w14:textId="77777777" w:rsidR="00703845" w:rsidRPr="005B7085" w:rsidRDefault="00F35EF3">
      <w:pPr>
        <w:pStyle w:val="BodyText"/>
        <w:spacing w:line="226" w:lineRule="exact"/>
        <w:rPr>
          <w:rFonts w:ascii="Courier New" w:hAnsi="Courier New" w:cs="Courier New"/>
          <w:rPrChange w:id="496" w:author="Tom Anderson" w:date="2021-07-26T13:50:00Z">
            <w:rPr>
              <w:rFonts w:asciiTheme="minorHAnsi" w:hAnsiTheme="minorHAnsi" w:cstheme="minorHAnsi"/>
            </w:rPr>
          </w:rPrChange>
        </w:rPr>
      </w:pPr>
      <w:r w:rsidRPr="005B7085">
        <w:rPr>
          <w:rFonts w:ascii="Courier New" w:hAnsi="Courier New" w:cs="Courier New"/>
          <w:w w:val="90"/>
          <w:rPrChange w:id="497" w:author="Tom Anderson" w:date="2021-07-26T13:50:00Z">
            <w:rPr>
              <w:rFonts w:asciiTheme="minorHAnsi" w:hAnsiTheme="minorHAnsi" w:cstheme="minorHAnsi"/>
              <w:w w:val="90"/>
            </w:rPr>
          </w:rPrChange>
        </w:rPr>
        <w:t>} else {</w:t>
      </w:r>
    </w:p>
    <w:p w14:paraId="3B21E0A6" w14:textId="77777777" w:rsidR="00703845" w:rsidRPr="005B7085" w:rsidRDefault="00F35EF3">
      <w:pPr>
        <w:pStyle w:val="BodyText"/>
        <w:spacing w:line="229" w:lineRule="exact"/>
        <w:ind w:left="292"/>
        <w:rPr>
          <w:rFonts w:ascii="Courier New" w:hAnsi="Courier New" w:cs="Courier New"/>
          <w:rPrChange w:id="498" w:author="Tom Anderson" w:date="2021-07-26T13:50:00Z">
            <w:rPr>
              <w:rFonts w:asciiTheme="minorHAnsi" w:hAnsiTheme="minorHAnsi" w:cstheme="minorHAnsi"/>
            </w:rPr>
          </w:rPrChange>
        </w:rPr>
      </w:pPr>
      <w:proofErr w:type="gramStart"/>
      <w:r w:rsidRPr="005B7085">
        <w:rPr>
          <w:rFonts w:ascii="Courier New" w:hAnsi="Courier New" w:cs="Courier New"/>
          <w:w w:val="75"/>
          <w:rPrChange w:id="499" w:author="Tom Anderson" w:date="2021-07-26T13:50:00Z">
            <w:rPr>
              <w:rFonts w:asciiTheme="minorHAnsi" w:hAnsiTheme="minorHAnsi" w:cstheme="minorHAnsi"/>
              <w:w w:val="75"/>
            </w:rPr>
          </w:rPrChange>
        </w:rPr>
        <w:t>echo  $</w:t>
      </w:r>
      <w:proofErr w:type="gramEnd"/>
      <w:r w:rsidRPr="005B7085">
        <w:rPr>
          <w:rFonts w:ascii="Courier New" w:hAnsi="Courier New" w:cs="Courier New"/>
          <w:w w:val="75"/>
          <w:rPrChange w:id="500" w:author="Tom Anderson" w:date="2021-07-26T13:50:00Z">
            <w:rPr>
              <w:rFonts w:asciiTheme="minorHAnsi" w:hAnsiTheme="minorHAnsi" w:cstheme="minorHAnsi"/>
              <w:w w:val="75"/>
            </w:rPr>
          </w:rPrChange>
        </w:rPr>
        <w:t>response;</w:t>
      </w:r>
    </w:p>
    <w:p w14:paraId="1DB41640" w14:textId="77777777" w:rsidR="00703845" w:rsidRPr="005B7085" w:rsidRDefault="00F35EF3">
      <w:pPr>
        <w:pStyle w:val="BodyText"/>
        <w:spacing w:line="237" w:lineRule="exact"/>
        <w:rPr>
          <w:rFonts w:ascii="Courier New" w:hAnsi="Courier New" w:cs="Courier New"/>
          <w:rPrChange w:id="501" w:author="Tom Anderson" w:date="2021-07-26T13:50:00Z">
            <w:rPr>
              <w:rFonts w:asciiTheme="minorHAnsi" w:hAnsiTheme="minorHAnsi" w:cstheme="minorHAnsi"/>
            </w:rPr>
          </w:rPrChange>
        </w:rPr>
      </w:pPr>
      <w:r w:rsidRPr="005B7085">
        <w:rPr>
          <w:rFonts w:ascii="Courier New" w:hAnsi="Courier New" w:cs="Courier New"/>
          <w:w w:val="79"/>
          <w:rPrChange w:id="502" w:author="Tom Anderson" w:date="2021-07-26T13:50:00Z">
            <w:rPr>
              <w:rFonts w:asciiTheme="minorHAnsi" w:hAnsiTheme="minorHAnsi" w:cstheme="minorHAnsi"/>
              <w:w w:val="79"/>
            </w:rPr>
          </w:rPrChange>
        </w:rPr>
        <w:t>}</w:t>
      </w:r>
    </w:p>
    <w:p w14:paraId="20C655D7" w14:textId="77777777" w:rsidR="00703845" w:rsidRPr="00531838" w:rsidRDefault="00703845">
      <w:pPr>
        <w:pStyle w:val="BodyText"/>
        <w:spacing w:before="4"/>
        <w:ind w:left="0"/>
        <w:rPr>
          <w:rFonts w:asciiTheme="minorHAnsi" w:hAnsiTheme="minorHAnsi" w:cstheme="minorHAnsi"/>
        </w:rPr>
      </w:pPr>
    </w:p>
    <w:p w14:paraId="73D7E29B" w14:textId="77777777" w:rsidR="00703845" w:rsidRPr="00531838" w:rsidRDefault="00F35EF3">
      <w:pPr>
        <w:pStyle w:val="BodyText"/>
        <w:spacing w:before="1"/>
        <w:rPr>
          <w:rFonts w:asciiTheme="minorHAnsi" w:hAnsiTheme="minorHAnsi" w:cstheme="minorHAnsi"/>
        </w:rPr>
      </w:pPr>
      <w:r w:rsidRPr="00531838">
        <w:rPr>
          <w:rFonts w:asciiTheme="minorHAnsi" w:hAnsiTheme="minorHAnsi" w:cstheme="minorHAnsi"/>
          <w:w w:val="85"/>
        </w:rPr>
        <w:t xml:space="preserve">POST using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CLI Example</w:t>
      </w:r>
    </w:p>
    <w:p w14:paraId="3C1D5BC8" w14:textId="77777777" w:rsidR="00703845" w:rsidRPr="00531838" w:rsidRDefault="00703845">
      <w:pPr>
        <w:pStyle w:val="BodyText"/>
        <w:spacing w:before="2"/>
        <w:ind w:left="0"/>
        <w:rPr>
          <w:rFonts w:asciiTheme="minorHAnsi" w:hAnsiTheme="minorHAnsi" w:cstheme="minorHAnsi"/>
        </w:rPr>
      </w:pPr>
    </w:p>
    <w:p w14:paraId="4D56CAB7" w14:textId="77777777" w:rsidR="00703845" w:rsidRPr="005B7085" w:rsidRDefault="00F35EF3">
      <w:pPr>
        <w:pStyle w:val="BodyText"/>
        <w:spacing w:line="226" w:lineRule="exact"/>
        <w:ind w:left="292" w:right="5411" w:hanging="192"/>
        <w:rPr>
          <w:rFonts w:ascii="Courier New" w:hAnsi="Courier New" w:cs="Courier New"/>
          <w:rPrChange w:id="503" w:author="Tom Anderson" w:date="2021-07-26T13:51:00Z">
            <w:rPr>
              <w:rFonts w:asciiTheme="minorHAnsi" w:hAnsiTheme="minorHAnsi" w:cstheme="minorHAnsi"/>
            </w:rPr>
          </w:rPrChange>
        </w:rPr>
      </w:pPr>
      <w:r w:rsidRPr="005B7085">
        <w:rPr>
          <w:rFonts w:ascii="Courier New" w:hAnsi="Courier New" w:cs="Courier New"/>
          <w:rPrChange w:id="504" w:author="Tom Anderson" w:date="2021-07-26T13:51:00Z">
            <w:rPr>
              <w:rFonts w:asciiTheme="minorHAnsi" w:hAnsiTheme="minorHAnsi" w:cstheme="minorHAnsi"/>
            </w:rPr>
          </w:rPrChange>
        </w:rPr>
        <w:t xml:space="preserve">curl -X POST </w:t>
      </w:r>
      <w:r w:rsidRPr="005B7085">
        <w:rPr>
          <w:rFonts w:ascii="Courier New" w:hAnsi="Courier New" w:cs="Courier New"/>
          <w:w w:val="115"/>
          <w:rPrChange w:id="505" w:author="Tom Anderson" w:date="2021-07-26T13:51:00Z">
            <w:rPr>
              <w:rFonts w:asciiTheme="minorHAnsi" w:hAnsiTheme="minorHAnsi" w:cstheme="minorHAnsi"/>
              <w:w w:val="115"/>
            </w:rPr>
          </w:rPrChange>
        </w:rPr>
        <w:t xml:space="preserve">\ </w:t>
      </w:r>
      <w:r w:rsidRPr="005B7085">
        <w:rPr>
          <w:rFonts w:ascii="Courier New" w:hAnsi="Courier New" w:cs="Courier New"/>
          <w:w w:val="80"/>
          <w:rPrChange w:id="506" w:author="Tom Anderson" w:date="2021-07-26T13:51:00Z">
            <w:rPr>
              <w:rFonts w:asciiTheme="minorHAnsi" w:hAnsiTheme="minorHAnsi" w:cstheme="minorHAnsi"/>
              <w:w w:val="80"/>
            </w:rPr>
          </w:rPrChange>
        </w:rPr>
        <w:t>https://api.sandbox.ecrimex.net/phish   \</w:t>
      </w:r>
    </w:p>
    <w:p w14:paraId="15ABBE20" w14:textId="77777777" w:rsidR="00703845" w:rsidRPr="005B7085" w:rsidRDefault="00F35EF3">
      <w:pPr>
        <w:pStyle w:val="BodyText"/>
        <w:spacing w:line="215" w:lineRule="exact"/>
        <w:ind w:left="292"/>
        <w:rPr>
          <w:rFonts w:ascii="Courier New" w:hAnsi="Courier New" w:cs="Courier New"/>
          <w:rPrChange w:id="507" w:author="Tom Anderson" w:date="2021-07-26T13:51:00Z">
            <w:rPr>
              <w:rFonts w:asciiTheme="minorHAnsi" w:hAnsiTheme="minorHAnsi" w:cstheme="minorHAnsi"/>
            </w:rPr>
          </w:rPrChange>
        </w:rPr>
      </w:pPr>
      <w:r w:rsidRPr="005B7085">
        <w:rPr>
          <w:rFonts w:ascii="Courier New" w:hAnsi="Courier New" w:cs="Courier New"/>
          <w:w w:val="85"/>
          <w:rPrChange w:id="508" w:author="Tom Anderson" w:date="2021-07-26T13:51:00Z">
            <w:rPr>
              <w:rFonts w:asciiTheme="minorHAnsi" w:hAnsiTheme="minorHAnsi" w:cstheme="minorHAnsi"/>
              <w:w w:val="85"/>
            </w:rPr>
          </w:rPrChange>
        </w:rPr>
        <w:t xml:space="preserve">-H 'Authorization: </w:t>
      </w:r>
      <w:r w:rsidRPr="005B7085">
        <w:rPr>
          <w:rFonts w:ascii="Courier New" w:hAnsi="Courier New" w:cs="Courier New"/>
          <w:w w:val="85"/>
          <w:u w:val="single"/>
          <w:rPrChange w:id="509" w:author="Tom Anderson" w:date="2021-07-26T13:51:00Z">
            <w:rPr>
              <w:rFonts w:asciiTheme="minorHAnsi" w:hAnsiTheme="minorHAnsi" w:cstheme="minorHAnsi"/>
              <w:w w:val="85"/>
              <w:u w:val="single"/>
            </w:rPr>
          </w:rPrChange>
        </w:rPr>
        <w:t>&lt;your eCX API Token Key goes here&gt;</w:t>
      </w:r>
      <w:proofErr w:type="gramStart"/>
      <w:r w:rsidRPr="005B7085">
        <w:rPr>
          <w:rFonts w:ascii="Courier New" w:hAnsi="Courier New" w:cs="Courier New"/>
          <w:w w:val="85"/>
          <w:rPrChange w:id="510" w:author="Tom Anderson" w:date="2021-07-26T13:51:00Z">
            <w:rPr>
              <w:rFonts w:asciiTheme="minorHAnsi" w:hAnsiTheme="minorHAnsi" w:cstheme="minorHAnsi"/>
              <w:w w:val="85"/>
            </w:rPr>
          </w:rPrChange>
        </w:rPr>
        <w:t>'  \</w:t>
      </w:r>
      <w:proofErr w:type="gramEnd"/>
    </w:p>
    <w:p w14:paraId="78A99DD3" w14:textId="77777777" w:rsidR="00703845" w:rsidRPr="005B7085" w:rsidRDefault="00F35EF3">
      <w:pPr>
        <w:pStyle w:val="BodyText"/>
        <w:spacing w:line="227" w:lineRule="exact"/>
        <w:ind w:left="292"/>
        <w:rPr>
          <w:rFonts w:ascii="Courier New" w:hAnsi="Courier New" w:cs="Courier New"/>
          <w:rPrChange w:id="511" w:author="Tom Anderson" w:date="2021-07-26T13:51:00Z">
            <w:rPr>
              <w:rFonts w:asciiTheme="minorHAnsi" w:hAnsiTheme="minorHAnsi" w:cstheme="minorHAnsi"/>
            </w:rPr>
          </w:rPrChange>
        </w:rPr>
      </w:pPr>
      <w:r w:rsidRPr="005B7085">
        <w:rPr>
          <w:rFonts w:ascii="Courier New" w:hAnsi="Courier New" w:cs="Courier New"/>
          <w:w w:val="85"/>
          <w:rPrChange w:id="512" w:author="Tom Anderson" w:date="2021-07-26T13:51:00Z">
            <w:rPr>
              <w:rFonts w:asciiTheme="minorHAnsi" w:hAnsiTheme="minorHAnsi" w:cstheme="minorHAnsi"/>
              <w:w w:val="85"/>
            </w:rPr>
          </w:rPrChange>
        </w:rPr>
        <w:t>-H 'Content-Type: application/json' \</w:t>
      </w:r>
    </w:p>
    <w:p w14:paraId="1E189D71" w14:textId="77777777" w:rsidR="00703845" w:rsidRPr="005B7085" w:rsidRDefault="00F35EF3">
      <w:pPr>
        <w:pStyle w:val="BodyText"/>
        <w:spacing w:line="227" w:lineRule="exact"/>
        <w:ind w:left="292"/>
        <w:rPr>
          <w:rFonts w:ascii="Courier New" w:hAnsi="Courier New" w:cs="Courier New"/>
          <w:rPrChange w:id="513" w:author="Tom Anderson" w:date="2021-07-26T13:51:00Z">
            <w:rPr>
              <w:rFonts w:asciiTheme="minorHAnsi" w:hAnsiTheme="minorHAnsi" w:cstheme="minorHAnsi"/>
            </w:rPr>
          </w:rPrChange>
        </w:rPr>
      </w:pPr>
      <w:r w:rsidRPr="005B7085">
        <w:rPr>
          <w:rFonts w:ascii="Courier New" w:hAnsi="Courier New" w:cs="Courier New"/>
          <w:rPrChange w:id="514" w:author="Tom Anderson" w:date="2021-07-26T13:51:00Z">
            <w:rPr>
              <w:rFonts w:asciiTheme="minorHAnsi" w:hAnsiTheme="minorHAnsi" w:cstheme="minorHAnsi"/>
            </w:rPr>
          </w:rPrChange>
        </w:rPr>
        <w:t>-d '{</w:t>
      </w:r>
    </w:p>
    <w:p w14:paraId="315CC035" w14:textId="3EF8C457" w:rsidR="00703845" w:rsidRPr="005B7085" w:rsidRDefault="00F35EF3">
      <w:pPr>
        <w:pStyle w:val="BodyText"/>
        <w:spacing w:before="11" w:line="226" w:lineRule="exact"/>
        <w:ind w:left="292" w:right="5411"/>
        <w:rPr>
          <w:rFonts w:ascii="Courier New" w:hAnsi="Courier New" w:cs="Courier New"/>
          <w:rPrChange w:id="515" w:author="Tom Anderson" w:date="2021-07-26T13:51:00Z">
            <w:rPr>
              <w:rFonts w:asciiTheme="minorHAnsi" w:hAnsiTheme="minorHAnsi" w:cstheme="minorHAnsi"/>
            </w:rPr>
          </w:rPrChange>
        </w:rPr>
      </w:pPr>
      <w:r w:rsidRPr="005B7085">
        <w:rPr>
          <w:rFonts w:ascii="Courier New" w:hAnsi="Courier New" w:cs="Courier New"/>
          <w:w w:val="99"/>
          <w:rPrChange w:id="516" w:author="Tom Anderson" w:date="2021-07-26T13:51:00Z">
            <w:rPr>
              <w:rFonts w:asciiTheme="minorHAnsi" w:hAnsiTheme="minorHAnsi" w:cstheme="minorHAnsi"/>
              <w:w w:val="99"/>
            </w:rPr>
          </w:rPrChange>
        </w:rPr>
        <w:t>"</w:t>
      </w:r>
      <w:proofErr w:type="spellStart"/>
      <w:r w:rsidRPr="005B7085">
        <w:rPr>
          <w:rFonts w:ascii="Courier New" w:hAnsi="Courier New" w:cs="Courier New"/>
          <w:w w:val="80"/>
          <w:rPrChange w:id="517" w:author="Tom Anderson" w:date="2021-07-26T13:51:00Z">
            <w:rPr>
              <w:rFonts w:asciiTheme="minorHAnsi" w:hAnsiTheme="minorHAnsi" w:cstheme="minorHAnsi"/>
              <w:w w:val="80"/>
            </w:rPr>
          </w:rPrChange>
        </w:rPr>
        <w:t>url</w:t>
      </w:r>
      <w:proofErr w:type="spellEnd"/>
      <w:r w:rsidRPr="005B7085">
        <w:rPr>
          <w:rFonts w:ascii="Courier New" w:hAnsi="Courier New" w:cs="Courier New"/>
          <w:w w:val="80"/>
          <w:rPrChange w:id="518" w:author="Tom Anderson" w:date="2021-07-26T13:51:00Z">
            <w:rPr>
              <w:rFonts w:asciiTheme="minorHAnsi" w:hAnsiTheme="minorHAnsi" w:cstheme="minorHAnsi"/>
              <w:w w:val="80"/>
            </w:rPr>
          </w:rPrChange>
        </w:rPr>
        <w:t>"</w:t>
      </w:r>
      <w:r w:rsidRPr="005B7085">
        <w:rPr>
          <w:rFonts w:ascii="Courier New" w:hAnsi="Courier New" w:cs="Courier New"/>
          <w:w w:val="86"/>
          <w:rPrChange w:id="519" w:author="Tom Anderson" w:date="2021-07-26T13:51:00Z">
            <w:rPr>
              <w:rFonts w:asciiTheme="minorHAnsi" w:hAnsiTheme="minorHAnsi" w:cstheme="minorHAnsi"/>
              <w:w w:val="86"/>
            </w:rPr>
          </w:rPrChange>
        </w:rPr>
        <w:t>:</w:t>
      </w:r>
      <w:r w:rsidRPr="005B7085">
        <w:rPr>
          <w:rFonts w:ascii="Courier New" w:hAnsi="Courier New" w:cs="Courier New"/>
          <w:rPrChange w:id="520" w:author="Tom Anderson" w:date="2021-07-26T13:51:00Z">
            <w:rPr>
              <w:rFonts w:asciiTheme="minorHAnsi" w:hAnsiTheme="minorHAnsi" w:cstheme="minorHAnsi"/>
            </w:rPr>
          </w:rPrChange>
        </w:rPr>
        <w:t xml:space="preserve">  </w:t>
      </w:r>
      <w:r w:rsidRPr="005B7085">
        <w:rPr>
          <w:rFonts w:ascii="Courier New" w:hAnsi="Courier New" w:cs="Courier New"/>
          <w:w w:val="99"/>
          <w:rPrChange w:id="521" w:author="Tom Anderson" w:date="2021-07-26T13:51:00Z">
            <w:rPr>
              <w:rFonts w:asciiTheme="minorHAnsi" w:hAnsiTheme="minorHAnsi" w:cstheme="minorHAnsi"/>
              <w:w w:val="99"/>
            </w:rPr>
          </w:rPrChange>
        </w:rPr>
        <w:t>"</w:t>
      </w:r>
      <w:r w:rsidR="00965332" w:rsidRPr="005B7085">
        <w:rPr>
          <w:rFonts w:ascii="Courier New" w:hAnsi="Courier New" w:cs="Courier New"/>
          <w:rPrChange w:id="522" w:author="Tom Anderson" w:date="2021-07-26T13:51:00Z">
            <w:rPr/>
          </w:rPrChange>
        </w:rPr>
        <w:fldChar w:fldCharType="begin"/>
      </w:r>
      <w:r w:rsidR="00965332" w:rsidRPr="005B7085">
        <w:rPr>
          <w:rFonts w:ascii="Courier New" w:hAnsi="Courier New" w:cs="Courier New"/>
          <w:rPrChange w:id="523" w:author="Tom Anderson" w:date="2021-07-26T13:51:00Z">
            <w:rPr/>
          </w:rPrChange>
        </w:rPr>
        <w:instrText xml:space="preserve"> HYPERLINK "http://www.mike.com/test1" \h </w:instrText>
      </w:r>
      <w:r w:rsidR="00965332" w:rsidRPr="005B7085">
        <w:rPr>
          <w:rFonts w:ascii="Courier New" w:hAnsi="Courier New" w:cs="Courier New"/>
          <w:rPrChange w:id="524" w:author="Tom Anderson" w:date="2021-07-26T13:51:00Z">
            <w:rPr/>
          </w:rPrChange>
        </w:rPr>
        <w:fldChar w:fldCharType="separate"/>
      </w:r>
      <w:r w:rsidRPr="005B7085">
        <w:rPr>
          <w:rFonts w:ascii="Courier New" w:hAnsi="Courier New" w:cs="Courier New"/>
          <w:w w:val="74"/>
          <w:rPrChange w:id="525" w:author="Tom Anderson" w:date="2021-07-26T13:51:00Z">
            <w:rPr>
              <w:rFonts w:asciiTheme="minorHAnsi" w:hAnsiTheme="minorHAnsi" w:cstheme="minorHAnsi"/>
              <w:w w:val="74"/>
            </w:rPr>
          </w:rPrChange>
        </w:rPr>
        <w:t>http</w:t>
      </w:r>
      <w:r w:rsidRPr="005B7085">
        <w:rPr>
          <w:rFonts w:ascii="Courier New" w:hAnsi="Courier New" w:cs="Courier New"/>
          <w:w w:val="121"/>
          <w:rPrChange w:id="526" w:author="Tom Anderson" w:date="2021-07-26T13:51:00Z">
            <w:rPr>
              <w:rFonts w:asciiTheme="minorHAnsi" w:hAnsiTheme="minorHAnsi" w:cstheme="minorHAnsi"/>
              <w:w w:val="121"/>
            </w:rPr>
          </w:rPrChange>
        </w:rPr>
        <w:t>:/</w:t>
      </w:r>
      <w:r w:rsidRPr="005B7085">
        <w:rPr>
          <w:rFonts w:ascii="Courier New" w:hAnsi="Courier New" w:cs="Courier New"/>
          <w:w w:val="156"/>
          <w:rPrChange w:id="527" w:author="Tom Anderson" w:date="2021-07-26T13:51:00Z">
            <w:rPr>
              <w:rFonts w:asciiTheme="minorHAnsi" w:hAnsiTheme="minorHAnsi" w:cstheme="minorHAnsi"/>
              <w:w w:val="156"/>
            </w:rPr>
          </w:rPrChange>
        </w:rPr>
        <w:t>/</w:t>
      </w:r>
      <w:r w:rsidRPr="005B7085">
        <w:rPr>
          <w:rFonts w:ascii="Courier New" w:hAnsi="Courier New" w:cs="Courier New"/>
          <w:w w:val="74"/>
          <w:rPrChange w:id="528" w:author="Tom Anderson" w:date="2021-07-26T13:51:00Z">
            <w:rPr>
              <w:rFonts w:asciiTheme="minorHAnsi" w:hAnsiTheme="minorHAnsi" w:cstheme="minorHAnsi"/>
              <w:w w:val="74"/>
            </w:rPr>
          </w:rPrChange>
        </w:rPr>
        <w:t>www</w:t>
      </w:r>
      <w:r w:rsidRPr="005B7085">
        <w:rPr>
          <w:rFonts w:ascii="Courier New" w:hAnsi="Courier New" w:cs="Courier New"/>
          <w:w w:val="77"/>
          <w:rPrChange w:id="529" w:author="Tom Anderson" w:date="2021-07-26T13:51:00Z">
            <w:rPr>
              <w:rFonts w:asciiTheme="minorHAnsi" w:hAnsiTheme="minorHAnsi" w:cstheme="minorHAnsi"/>
              <w:w w:val="77"/>
            </w:rPr>
          </w:rPrChange>
        </w:rPr>
        <w:t>.</w:t>
      </w:r>
      <w:r w:rsidR="004E3A70" w:rsidRPr="005B7085">
        <w:rPr>
          <w:rFonts w:ascii="Courier New" w:hAnsi="Courier New" w:cs="Courier New"/>
          <w:w w:val="77"/>
          <w:rPrChange w:id="530" w:author="Tom Anderson" w:date="2021-07-26T13:51:00Z">
            <w:rPr>
              <w:rFonts w:asciiTheme="minorHAnsi" w:hAnsiTheme="minorHAnsi" w:cstheme="minorHAnsi"/>
              <w:w w:val="77"/>
            </w:rPr>
          </w:rPrChange>
        </w:rPr>
        <w:t>dave</w:t>
      </w:r>
      <w:r w:rsidRPr="005B7085">
        <w:rPr>
          <w:rFonts w:ascii="Courier New" w:hAnsi="Courier New" w:cs="Courier New"/>
          <w:w w:val="77"/>
          <w:rPrChange w:id="531" w:author="Tom Anderson" w:date="2021-07-26T13:51:00Z">
            <w:rPr>
              <w:rFonts w:asciiTheme="minorHAnsi" w:hAnsiTheme="minorHAnsi" w:cstheme="minorHAnsi"/>
              <w:w w:val="77"/>
            </w:rPr>
          </w:rPrChange>
        </w:rPr>
        <w:t>.c</w:t>
      </w:r>
      <w:r w:rsidRPr="005B7085">
        <w:rPr>
          <w:rFonts w:ascii="Courier New" w:hAnsi="Courier New" w:cs="Courier New"/>
          <w:w w:val="74"/>
          <w:rPrChange w:id="532" w:author="Tom Anderson" w:date="2021-07-26T13:51:00Z">
            <w:rPr>
              <w:rFonts w:asciiTheme="minorHAnsi" w:hAnsiTheme="minorHAnsi" w:cstheme="minorHAnsi"/>
              <w:w w:val="74"/>
            </w:rPr>
          </w:rPrChange>
        </w:rPr>
        <w:t>om</w:t>
      </w:r>
      <w:r w:rsidRPr="005B7085">
        <w:rPr>
          <w:rFonts w:ascii="Courier New" w:hAnsi="Courier New" w:cs="Courier New"/>
          <w:w w:val="88"/>
          <w:rPrChange w:id="533" w:author="Tom Anderson" w:date="2021-07-26T13:51:00Z">
            <w:rPr>
              <w:rFonts w:asciiTheme="minorHAnsi" w:hAnsiTheme="minorHAnsi" w:cstheme="minorHAnsi"/>
              <w:w w:val="88"/>
            </w:rPr>
          </w:rPrChange>
        </w:rPr>
        <w:t>/tes</w:t>
      </w:r>
      <w:r w:rsidRPr="005B7085">
        <w:rPr>
          <w:rFonts w:ascii="Courier New" w:hAnsi="Courier New" w:cs="Courier New"/>
          <w:w w:val="86"/>
          <w:rPrChange w:id="534" w:author="Tom Anderson" w:date="2021-07-26T13:51:00Z">
            <w:rPr>
              <w:rFonts w:asciiTheme="minorHAnsi" w:hAnsiTheme="minorHAnsi" w:cstheme="minorHAnsi"/>
              <w:w w:val="86"/>
            </w:rPr>
          </w:rPrChange>
        </w:rPr>
        <w:t>t1</w:t>
      </w:r>
      <w:r w:rsidR="00965332" w:rsidRPr="005B7085">
        <w:rPr>
          <w:rFonts w:ascii="Courier New" w:hAnsi="Courier New" w:cs="Courier New"/>
          <w:w w:val="86"/>
          <w:rPrChange w:id="535" w:author="Tom Anderson" w:date="2021-07-26T13:51:00Z">
            <w:rPr>
              <w:rFonts w:asciiTheme="minorHAnsi" w:hAnsiTheme="minorHAnsi" w:cstheme="minorHAnsi"/>
              <w:w w:val="86"/>
            </w:rPr>
          </w:rPrChange>
        </w:rPr>
        <w:fldChar w:fldCharType="end"/>
      </w:r>
      <w:r w:rsidRPr="005B7085">
        <w:rPr>
          <w:rFonts w:ascii="Courier New" w:hAnsi="Courier New" w:cs="Courier New"/>
          <w:w w:val="99"/>
          <w:rPrChange w:id="536" w:author="Tom Anderson" w:date="2021-07-26T13:51:00Z">
            <w:rPr>
              <w:rFonts w:asciiTheme="minorHAnsi" w:hAnsiTheme="minorHAnsi" w:cstheme="minorHAnsi"/>
              <w:w w:val="99"/>
            </w:rPr>
          </w:rPrChange>
        </w:rPr>
        <w:t>"</w:t>
      </w:r>
      <w:r w:rsidRPr="005B7085">
        <w:rPr>
          <w:rFonts w:ascii="Courier New" w:hAnsi="Courier New" w:cs="Courier New"/>
          <w:w w:val="86"/>
          <w:rPrChange w:id="537" w:author="Tom Anderson" w:date="2021-07-26T13:51:00Z">
            <w:rPr>
              <w:rFonts w:asciiTheme="minorHAnsi" w:hAnsiTheme="minorHAnsi" w:cstheme="minorHAnsi"/>
              <w:w w:val="86"/>
            </w:rPr>
          </w:rPrChange>
        </w:rPr>
        <w:t xml:space="preserve">, </w:t>
      </w:r>
      <w:r w:rsidRPr="005B7085">
        <w:rPr>
          <w:rFonts w:ascii="Courier New" w:hAnsi="Courier New" w:cs="Courier New"/>
          <w:w w:val="85"/>
          <w:rPrChange w:id="538" w:author="Tom Anderson" w:date="2021-07-26T13:51:00Z">
            <w:rPr>
              <w:rFonts w:asciiTheme="minorHAnsi" w:hAnsiTheme="minorHAnsi" w:cstheme="minorHAnsi"/>
              <w:w w:val="85"/>
            </w:rPr>
          </w:rPrChange>
        </w:rPr>
        <w:t>"brand": "</w:t>
      </w:r>
      <w:proofErr w:type="spellStart"/>
      <w:r w:rsidR="004E3A70" w:rsidRPr="005B7085">
        <w:rPr>
          <w:rFonts w:ascii="Courier New" w:hAnsi="Courier New" w:cs="Courier New"/>
          <w:w w:val="85"/>
          <w:rPrChange w:id="539" w:author="Tom Anderson" w:date="2021-07-26T13:51:00Z">
            <w:rPr>
              <w:rFonts w:asciiTheme="minorHAnsi" w:hAnsiTheme="minorHAnsi" w:cstheme="minorHAnsi"/>
              <w:w w:val="85"/>
            </w:rPr>
          </w:rPrChange>
        </w:rPr>
        <w:t>dave</w:t>
      </w:r>
      <w:proofErr w:type="spellEnd"/>
      <w:r w:rsidRPr="005B7085">
        <w:rPr>
          <w:rFonts w:ascii="Courier New" w:hAnsi="Courier New" w:cs="Courier New"/>
          <w:w w:val="85"/>
          <w:rPrChange w:id="540" w:author="Tom Anderson" w:date="2021-07-26T13:51:00Z">
            <w:rPr>
              <w:rFonts w:asciiTheme="minorHAnsi" w:hAnsiTheme="minorHAnsi" w:cstheme="minorHAnsi"/>
              <w:w w:val="85"/>
            </w:rPr>
          </w:rPrChange>
        </w:rPr>
        <w:t>",</w:t>
      </w:r>
    </w:p>
    <w:p w14:paraId="4E468805" w14:textId="77777777" w:rsidR="00703845" w:rsidRPr="005B7085" w:rsidRDefault="00F35EF3">
      <w:pPr>
        <w:pStyle w:val="BodyText"/>
        <w:spacing w:line="215" w:lineRule="exact"/>
        <w:ind w:left="292"/>
        <w:rPr>
          <w:rFonts w:ascii="Courier New" w:hAnsi="Courier New" w:cs="Courier New"/>
          <w:rPrChange w:id="541" w:author="Tom Anderson" w:date="2021-07-26T13:51:00Z">
            <w:rPr>
              <w:rFonts w:asciiTheme="minorHAnsi" w:hAnsiTheme="minorHAnsi" w:cstheme="minorHAnsi"/>
            </w:rPr>
          </w:rPrChange>
        </w:rPr>
      </w:pPr>
      <w:r w:rsidRPr="005B7085">
        <w:rPr>
          <w:rFonts w:ascii="Courier New" w:hAnsi="Courier New" w:cs="Courier New"/>
          <w:w w:val="80"/>
          <w:rPrChange w:id="542" w:author="Tom Anderson" w:date="2021-07-26T13:51:00Z">
            <w:rPr>
              <w:rFonts w:asciiTheme="minorHAnsi" w:hAnsiTheme="minorHAnsi" w:cstheme="minorHAnsi"/>
              <w:w w:val="80"/>
            </w:rPr>
          </w:rPrChange>
        </w:rPr>
        <w:lastRenderedPageBreak/>
        <w:t>"</w:t>
      </w:r>
      <w:proofErr w:type="spellStart"/>
      <w:proofErr w:type="gramStart"/>
      <w:r w:rsidRPr="005B7085">
        <w:rPr>
          <w:rFonts w:ascii="Courier New" w:hAnsi="Courier New" w:cs="Courier New"/>
          <w:w w:val="80"/>
          <w:rPrChange w:id="543" w:author="Tom Anderson" w:date="2021-07-26T13:51:00Z">
            <w:rPr>
              <w:rFonts w:asciiTheme="minorHAnsi" w:hAnsiTheme="minorHAnsi" w:cstheme="minorHAnsi"/>
              <w:w w:val="80"/>
            </w:rPr>
          </w:rPrChange>
        </w:rPr>
        <w:t>date</w:t>
      </w:r>
      <w:proofErr w:type="gramEnd"/>
      <w:r w:rsidRPr="005B7085">
        <w:rPr>
          <w:rFonts w:ascii="Courier New" w:hAnsi="Courier New" w:cs="Courier New"/>
          <w:w w:val="80"/>
          <w:rPrChange w:id="544" w:author="Tom Anderson" w:date="2021-07-26T13:51:00Z">
            <w:rPr>
              <w:rFonts w:asciiTheme="minorHAnsi" w:hAnsiTheme="minorHAnsi" w:cstheme="minorHAnsi"/>
              <w:w w:val="80"/>
            </w:rPr>
          </w:rPrChange>
        </w:rPr>
        <w:t>_discovered</w:t>
      </w:r>
      <w:proofErr w:type="spellEnd"/>
      <w:r w:rsidRPr="005B7085">
        <w:rPr>
          <w:rFonts w:ascii="Courier New" w:hAnsi="Courier New" w:cs="Courier New"/>
          <w:w w:val="80"/>
          <w:rPrChange w:id="545" w:author="Tom Anderson" w:date="2021-07-26T13:51:00Z">
            <w:rPr>
              <w:rFonts w:asciiTheme="minorHAnsi" w:hAnsiTheme="minorHAnsi" w:cstheme="minorHAnsi"/>
              <w:w w:val="80"/>
            </w:rPr>
          </w:rPrChange>
        </w:rPr>
        <w:t>":   1517439667,</w:t>
      </w:r>
    </w:p>
    <w:p w14:paraId="02DD0EB2" w14:textId="77777777" w:rsidR="00703845" w:rsidRPr="005B7085" w:rsidRDefault="00F35EF3">
      <w:pPr>
        <w:pStyle w:val="BodyText"/>
        <w:spacing w:line="227" w:lineRule="exact"/>
        <w:ind w:left="292"/>
        <w:rPr>
          <w:rFonts w:ascii="Courier New" w:hAnsi="Courier New" w:cs="Courier New"/>
          <w:rPrChange w:id="546" w:author="Tom Anderson" w:date="2021-07-26T13:51:00Z">
            <w:rPr>
              <w:rFonts w:asciiTheme="minorHAnsi" w:hAnsiTheme="minorHAnsi" w:cstheme="minorHAnsi"/>
            </w:rPr>
          </w:rPrChange>
        </w:rPr>
      </w:pPr>
      <w:r w:rsidRPr="005B7085">
        <w:rPr>
          <w:rFonts w:ascii="Courier New" w:hAnsi="Courier New" w:cs="Courier New"/>
          <w:w w:val="80"/>
          <w:rPrChange w:id="547" w:author="Tom Anderson" w:date="2021-07-26T13:51:00Z">
            <w:rPr>
              <w:rFonts w:asciiTheme="minorHAnsi" w:hAnsiTheme="minorHAnsi" w:cstheme="minorHAnsi"/>
              <w:w w:val="80"/>
            </w:rPr>
          </w:rPrChange>
        </w:rPr>
        <w:t>"</w:t>
      </w:r>
      <w:proofErr w:type="spellStart"/>
      <w:proofErr w:type="gramStart"/>
      <w:r w:rsidRPr="005B7085">
        <w:rPr>
          <w:rFonts w:ascii="Courier New" w:hAnsi="Courier New" w:cs="Courier New"/>
          <w:w w:val="80"/>
          <w:rPrChange w:id="548" w:author="Tom Anderson" w:date="2021-07-26T13:51:00Z">
            <w:rPr>
              <w:rFonts w:asciiTheme="minorHAnsi" w:hAnsiTheme="minorHAnsi" w:cstheme="minorHAnsi"/>
              <w:w w:val="80"/>
            </w:rPr>
          </w:rPrChange>
        </w:rPr>
        <w:t>confidence</w:t>
      </w:r>
      <w:proofErr w:type="gramEnd"/>
      <w:r w:rsidRPr="005B7085">
        <w:rPr>
          <w:rFonts w:ascii="Courier New" w:hAnsi="Courier New" w:cs="Courier New"/>
          <w:w w:val="80"/>
          <w:rPrChange w:id="549" w:author="Tom Anderson" w:date="2021-07-26T13:51:00Z">
            <w:rPr>
              <w:rFonts w:asciiTheme="minorHAnsi" w:hAnsiTheme="minorHAnsi" w:cstheme="minorHAnsi"/>
              <w:w w:val="80"/>
            </w:rPr>
          </w:rPrChange>
        </w:rPr>
        <w:t>_level</w:t>
      </w:r>
      <w:proofErr w:type="spellEnd"/>
      <w:r w:rsidRPr="005B7085">
        <w:rPr>
          <w:rFonts w:ascii="Courier New" w:hAnsi="Courier New" w:cs="Courier New"/>
          <w:w w:val="80"/>
          <w:rPrChange w:id="550" w:author="Tom Anderson" w:date="2021-07-26T13:51:00Z">
            <w:rPr>
              <w:rFonts w:asciiTheme="minorHAnsi" w:hAnsiTheme="minorHAnsi" w:cstheme="minorHAnsi"/>
              <w:w w:val="80"/>
            </w:rPr>
          </w:rPrChange>
        </w:rPr>
        <w:t>": 100</w:t>
      </w:r>
    </w:p>
    <w:p w14:paraId="75898533" w14:textId="77777777" w:rsidR="00703845" w:rsidRPr="005B7085" w:rsidRDefault="00F35EF3">
      <w:pPr>
        <w:pStyle w:val="BodyText"/>
        <w:spacing w:line="236" w:lineRule="exact"/>
        <w:rPr>
          <w:rFonts w:ascii="Courier New" w:hAnsi="Courier New" w:cs="Courier New"/>
          <w:rPrChange w:id="551" w:author="Tom Anderson" w:date="2021-07-26T13:51:00Z">
            <w:rPr>
              <w:rFonts w:asciiTheme="minorHAnsi" w:hAnsiTheme="minorHAnsi" w:cstheme="minorHAnsi"/>
            </w:rPr>
          </w:rPrChange>
        </w:rPr>
      </w:pPr>
      <w:r w:rsidRPr="005B7085">
        <w:rPr>
          <w:rFonts w:ascii="Courier New" w:hAnsi="Courier New" w:cs="Courier New"/>
          <w:w w:val="90"/>
          <w:rPrChange w:id="552" w:author="Tom Anderson" w:date="2021-07-26T13:51:00Z">
            <w:rPr>
              <w:rFonts w:asciiTheme="minorHAnsi" w:hAnsiTheme="minorHAnsi" w:cstheme="minorHAnsi"/>
              <w:w w:val="90"/>
            </w:rPr>
          </w:rPrChange>
        </w:rPr>
        <w:t>}'</w:t>
      </w:r>
    </w:p>
    <w:p w14:paraId="37C7DAC2" w14:textId="77777777" w:rsidR="00703845" w:rsidRPr="00531838" w:rsidRDefault="00703845">
      <w:pPr>
        <w:spacing w:line="236" w:lineRule="exact"/>
        <w:rPr>
          <w:rFonts w:asciiTheme="minorHAnsi" w:hAnsiTheme="minorHAnsi" w:cstheme="minorHAnsi"/>
        </w:rPr>
        <w:sectPr w:rsidR="00703845" w:rsidRPr="00531838">
          <w:pgSz w:w="12240" w:h="15840"/>
          <w:pgMar w:top="1500" w:right="1720" w:bottom="1480" w:left="1340" w:header="0" w:footer="1281" w:gutter="0"/>
          <w:cols w:space="720"/>
        </w:sectPr>
      </w:pPr>
    </w:p>
    <w:p w14:paraId="09201E2B" w14:textId="77777777" w:rsidR="00703845" w:rsidRPr="00531838" w:rsidRDefault="00F35EF3">
      <w:pPr>
        <w:pStyle w:val="BodyText"/>
        <w:spacing w:before="43"/>
        <w:rPr>
          <w:rFonts w:asciiTheme="minorHAnsi" w:hAnsiTheme="minorHAnsi" w:cstheme="minorHAnsi"/>
        </w:rPr>
      </w:pPr>
      <w:r w:rsidRPr="00531838">
        <w:rPr>
          <w:rFonts w:asciiTheme="minorHAnsi" w:hAnsiTheme="minorHAnsi" w:cstheme="minorHAnsi"/>
          <w:w w:val="90"/>
        </w:rPr>
        <w:lastRenderedPageBreak/>
        <w:t>POST using Postman Example</w:t>
      </w:r>
    </w:p>
    <w:p w14:paraId="30321B5C" w14:textId="77777777" w:rsidR="00703845" w:rsidRPr="00531838" w:rsidRDefault="00F35EF3">
      <w:pPr>
        <w:pStyle w:val="BodyText"/>
        <w:spacing w:before="1"/>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3120" behindDoc="0" locked="0" layoutInCell="1" allowOverlap="1" wp14:anchorId="53715221" wp14:editId="3D68AC4E">
            <wp:simplePos x="0" y="0"/>
            <wp:positionH relativeFrom="page">
              <wp:posOffset>914400</wp:posOffset>
            </wp:positionH>
            <wp:positionV relativeFrom="paragraph">
              <wp:posOffset>179029</wp:posOffset>
            </wp:positionV>
            <wp:extent cx="5941867" cy="1742312"/>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25" cstate="print"/>
                    <a:stretch>
                      <a:fillRect/>
                    </a:stretch>
                  </pic:blipFill>
                  <pic:spPr>
                    <a:xfrm>
                      <a:off x="0" y="0"/>
                      <a:ext cx="5941867" cy="1742312"/>
                    </a:xfrm>
                    <a:prstGeom prst="rect">
                      <a:avLst/>
                    </a:prstGeom>
                  </pic:spPr>
                </pic:pic>
              </a:graphicData>
            </a:graphic>
          </wp:anchor>
        </w:drawing>
      </w:r>
    </w:p>
    <w:p w14:paraId="0D5053B2" w14:textId="77777777" w:rsidR="00703845" w:rsidRPr="00531838" w:rsidRDefault="00703845">
      <w:pPr>
        <w:pStyle w:val="BodyText"/>
        <w:spacing w:before="4"/>
        <w:ind w:left="0"/>
        <w:rPr>
          <w:rFonts w:asciiTheme="minorHAnsi" w:hAnsiTheme="minorHAnsi" w:cstheme="minorHAnsi"/>
        </w:rPr>
      </w:pPr>
    </w:p>
    <w:p w14:paraId="5DA77AC6" w14:textId="77777777" w:rsidR="00703845" w:rsidRPr="00531838" w:rsidRDefault="00F35EF3">
      <w:pPr>
        <w:pStyle w:val="BodyText"/>
        <w:rPr>
          <w:rFonts w:asciiTheme="minorHAnsi" w:hAnsiTheme="minorHAnsi" w:cstheme="minorHAnsi"/>
        </w:rPr>
      </w:pPr>
      <w:r w:rsidRPr="00531838">
        <w:rPr>
          <w:rFonts w:asciiTheme="minorHAnsi" w:hAnsiTheme="minorHAnsi" w:cstheme="minorHAnsi"/>
          <w:w w:val="95"/>
        </w:rPr>
        <w:t>Press the blue Send button to run the POST operation in Postman.</w:t>
      </w:r>
    </w:p>
    <w:p w14:paraId="7D1DF716" w14:textId="77777777" w:rsidR="00703845" w:rsidRPr="00531838" w:rsidRDefault="00703845">
      <w:pPr>
        <w:pStyle w:val="BodyText"/>
        <w:spacing w:before="2"/>
        <w:ind w:left="0"/>
        <w:rPr>
          <w:rFonts w:asciiTheme="minorHAnsi" w:hAnsiTheme="minorHAnsi" w:cstheme="minorHAnsi"/>
        </w:rPr>
      </w:pPr>
    </w:p>
    <w:p w14:paraId="019CFC2F" w14:textId="77777777" w:rsidR="00703845" w:rsidRPr="00531838" w:rsidRDefault="00F35EF3">
      <w:pPr>
        <w:pStyle w:val="BodyText"/>
        <w:spacing w:line="273" w:lineRule="auto"/>
        <w:rPr>
          <w:rFonts w:asciiTheme="minorHAnsi" w:hAnsiTheme="minorHAnsi" w:cstheme="minorHAnsi"/>
        </w:rPr>
      </w:pPr>
      <w:r w:rsidRPr="00531838">
        <w:rPr>
          <w:rFonts w:asciiTheme="minorHAnsi" w:hAnsiTheme="minorHAnsi" w:cstheme="minorHAnsi"/>
        </w:rPr>
        <w:t xml:space="preserve">We used the “Code” link that is under and to the right of the blue Send button to export the API operation into the PHP and </w:t>
      </w:r>
      <w:proofErr w:type="spellStart"/>
      <w:r w:rsidRPr="00531838">
        <w:rPr>
          <w:rFonts w:asciiTheme="minorHAnsi" w:hAnsiTheme="minorHAnsi" w:cstheme="minorHAnsi"/>
        </w:rPr>
        <w:t>cURL</w:t>
      </w:r>
      <w:proofErr w:type="spellEnd"/>
      <w:r w:rsidRPr="00531838">
        <w:rPr>
          <w:rFonts w:asciiTheme="minorHAnsi" w:hAnsiTheme="minorHAnsi" w:cstheme="minorHAnsi"/>
        </w:rPr>
        <w:t xml:space="preserve"> code you see above. A screenshot of the Code Generation within </w:t>
      </w:r>
      <w:r w:rsidRPr="00531838">
        <w:rPr>
          <w:rFonts w:asciiTheme="minorHAnsi" w:hAnsiTheme="minorHAnsi" w:cstheme="minorHAnsi"/>
          <w:w w:val="95"/>
        </w:rPr>
        <w:t>Postman is below, with the “Code” link circled in orange. You can see the wide range of programming languages Postman will generate code for your query in:</w:t>
      </w:r>
    </w:p>
    <w:p w14:paraId="7E834DD8" w14:textId="77777777" w:rsidR="00703845" w:rsidRPr="00531838" w:rsidRDefault="00703845">
      <w:pPr>
        <w:pStyle w:val="BodyText"/>
        <w:ind w:left="0"/>
        <w:rPr>
          <w:rFonts w:asciiTheme="minorHAnsi" w:hAnsiTheme="minorHAnsi" w:cstheme="minorHAnsi"/>
        </w:rPr>
      </w:pPr>
    </w:p>
    <w:p w14:paraId="0E4E4F35" w14:textId="77777777" w:rsidR="00703845" w:rsidRPr="00531838" w:rsidRDefault="00F35EF3">
      <w:pPr>
        <w:pStyle w:val="BodyText"/>
        <w:spacing w:before="9"/>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6192" behindDoc="0" locked="0" layoutInCell="1" allowOverlap="1" wp14:anchorId="73A710E3" wp14:editId="6B3FCB86">
            <wp:simplePos x="0" y="0"/>
            <wp:positionH relativeFrom="page">
              <wp:posOffset>914400</wp:posOffset>
            </wp:positionH>
            <wp:positionV relativeFrom="paragraph">
              <wp:posOffset>242262</wp:posOffset>
            </wp:positionV>
            <wp:extent cx="5939975" cy="3746754"/>
            <wp:effectExtent l="0" t="0" r="0" b="0"/>
            <wp:wrapTopAndBottom/>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26" cstate="print"/>
                    <a:stretch>
                      <a:fillRect/>
                    </a:stretch>
                  </pic:blipFill>
                  <pic:spPr>
                    <a:xfrm>
                      <a:off x="0" y="0"/>
                      <a:ext cx="5939975" cy="3746754"/>
                    </a:xfrm>
                    <a:prstGeom prst="rect">
                      <a:avLst/>
                    </a:prstGeom>
                  </pic:spPr>
                </pic:pic>
              </a:graphicData>
            </a:graphic>
          </wp:anchor>
        </w:drawing>
      </w:r>
    </w:p>
    <w:p w14:paraId="6D416D4E" w14:textId="77777777" w:rsidR="00703845" w:rsidRPr="00531838" w:rsidRDefault="00703845">
      <w:pPr>
        <w:rPr>
          <w:rFonts w:asciiTheme="minorHAnsi" w:hAnsiTheme="minorHAnsi" w:cstheme="minorHAnsi"/>
        </w:rPr>
        <w:sectPr w:rsidR="00703845" w:rsidRPr="00531838">
          <w:pgSz w:w="12240" w:h="15840"/>
          <w:pgMar w:top="1400" w:right="1340" w:bottom="1480" w:left="1340" w:header="0" w:footer="1281" w:gutter="0"/>
          <w:cols w:space="720"/>
        </w:sectPr>
      </w:pPr>
    </w:p>
    <w:p w14:paraId="020B4D5D" w14:textId="0515FA6E" w:rsidR="00703845" w:rsidRPr="00531838" w:rsidRDefault="00EB25D9" w:rsidP="00E5160D">
      <w:pPr>
        <w:pStyle w:val="Heading1"/>
      </w:pPr>
      <w:r>
        <w:rPr>
          <w:w w:val="90"/>
        </w:rPr>
        <w:lastRenderedPageBreak/>
        <w:t xml:space="preserve">Phishing Module: </w:t>
      </w:r>
      <w:r w:rsidR="00F35EF3" w:rsidRPr="00531838">
        <w:rPr>
          <w:w w:val="90"/>
        </w:rPr>
        <w:t>PATCH</w:t>
      </w:r>
    </w:p>
    <w:p w14:paraId="06A39E5D" w14:textId="77777777" w:rsidR="00703845" w:rsidRPr="00531838" w:rsidRDefault="00965332">
      <w:pPr>
        <w:pStyle w:val="BodyText"/>
        <w:spacing w:before="1"/>
        <w:ind w:left="0"/>
        <w:rPr>
          <w:rFonts w:asciiTheme="minorHAnsi" w:hAnsiTheme="minorHAnsi" w:cstheme="minorHAnsi"/>
          <w:b/>
        </w:rPr>
      </w:pPr>
      <w:r>
        <w:rPr>
          <w:noProof/>
        </w:rPr>
        <w:pict w14:anchorId="48A5A8B6">
          <v:group id="Group 1097" o:spid="_x0000_s1084" style="position:absolute;margin-left:323.45pt;margin-top:10.65pt;width:69.9pt;height:52.7pt;z-index:2032;mso-wrap-distance-left:0;mso-wrap-distance-right:0;mso-position-horizontal-relative:page" coordorigin="6469,213" coordsize="1398,10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">
            <o:lock v:ext="edit" aspectratio="t"/>
            <v:shape id="Freeform 1098" o:spid="_x0000_s1085" style="position:absolute;left:6477;top:220;width:1383;height:1039;visibility:visible;mso-wrap-style:square;v-text-anchor:top" coordsize="1383,1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" path="m,924l,,1382,r,924l1318,882r-67,-32l1181,827r-72,-14l1036,808r-72,5l892,827r-70,23l754,882r-63,42l627,965r-67,33l490,1021r-72,14l345,1039r-73,-4l200,1021,130,998,63,965,,924xe" filled="f" strokeweight=".25458mm">
              <v:path o:connecttype="custom" o:connectlocs="0,1144;0,220;1382,220;1382,1144;1318,1102;1251,1070;1181,1047;1109,1033;1036,1028;964,1033;892,1047;822,1070;754,1102;691,1144;627,1185;560,1218;490,1241;418,1255;345,1259;272,1255;200,1241;130,1218;63,1185;0,1144" o:connectangles="0,0,0,0,0,0,0,0,0,0,0,0,0,0,0,0,0,0,0,0,0,0,0,0"/>
              <o:lock v:ext="edit" aspectratio="t"/>
            </v:shape>
            <v:shape id="Text Box 1099" o:spid="_x0000_s1086" type="#_x0000_t202" style="position:absolute;left:6469;top:213;width:1397;height:10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" filled="f" stroked="f">
              <o:lock v:ext="edit" aspectratio="t"/>
              <v:textbox inset="0,0,0,0">
                <w:txbxContent>
                  <w:p w14:paraId="6C90C8C6" w14:textId="77777777" w:rsidR="001474EE" w:rsidRDefault="001474EE">
                    <w:pPr>
                      <w:rPr>
                        <w:b/>
                        <w:sz w:val="16"/>
                      </w:rPr>
                    </w:pPr>
                  </w:p>
                  <w:p w14:paraId="09733C9C" w14:textId="77777777" w:rsidR="001474EE" w:rsidRDefault="001474EE">
                    <w:pPr>
                      <w:spacing w:before="124"/>
                      <w:ind w:left="266"/>
                      <w:rPr>
                        <w:sz w:val="16"/>
                      </w:rPr>
                    </w:pPr>
                    <w:r>
                      <w:rPr>
                        <w:w w:val="85"/>
                        <w:sz w:val="16"/>
                      </w:rPr>
                      <w:t>/</w:t>
                    </w:r>
                    <w:proofErr w:type="gramStart"/>
                    <w:r>
                      <w:rPr>
                        <w:w w:val="85"/>
                        <w:sz w:val="16"/>
                      </w:rPr>
                      <w:t>phish</w:t>
                    </w:r>
                    <w:proofErr w:type="gramEnd"/>
                    <w:r>
                      <w:rPr>
                        <w:w w:val="85"/>
                        <w:sz w:val="16"/>
                      </w:rPr>
                      <w:t xml:space="preserve"> PATCH</w:t>
                    </w:r>
                  </w:p>
                </w:txbxContent>
              </v:textbox>
            </v:shape>
            <w10:wrap type="topAndBottom" anchorx="page"/>
          </v:group>
        </w:pict>
      </w:r>
    </w:p>
    <w:p w14:paraId="4DFF0464" w14:textId="77777777" w:rsidR="00703845" w:rsidRPr="00531838" w:rsidRDefault="00703845">
      <w:pPr>
        <w:pStyle w:val="BodyText"/>
        <w:ind w:left="0"/>
        <w:rPr>
          <w:rFonts w:asciiTheme="minorHAnsi" w:hAnsiTheme="minorHAnsi" w:cstheme="minorHAnsi"/>
          <w:b/>
        </w:rPr>
      </w:pPr>
    </w:p>
    <w:p w14:paraId="4B586069" w14:textId="77777777" w:rsidR="00703845" w:rsidRPr="00531838" w:rsidRDefault="00703845">
      <w:pPr>
        <w:pStyle w:val="BodyText"/>
        <w:spacing w:before="7"/>
        <w:ind w:left="0"/>
        <w:rPr>
          <w:rFonts w:asciiTheme="minorHAnsi" w:hAnsiTheme="minorHAnsi" w:cstheme="minorHAnsi"/>
          <w:b/>
        </w:rPr>
      </w:pPr>
    </w:p>
    <w:p w14:paraId="187782E0" w14:textId="77777777" w:rsidR="00703845" w:rsidRPr="00531838" w:rsidRDefault="00965332">
      <w:pPr>
        <w:spacing w:before="70"/>
        <w:ind w:left="2026"/>
        <w:rPr>
          <w:rFonts w:asciiTheme="minorHAnsi" w:hAnsiTheme="minorHAnsi" w:cstheme="minorHAnsi"/>
        </w:rPr>
      </w:pPr>
      <w:r>
        <w:rPr>
          <w:noProof/>
        </w:rPr>
        <w:pict w14:anchorId="49FF5CC9">
          <v:group id="Group 1092" o:spid="_x0000_s1079" style="position:absolute;left:0;text-align:left;margin-left:176.75pt;margin-top:-65.35pt;width:108.6pt;height:106.55pt;z-index:-16504;mso-position-horizontal-relative:page" coordorigin="3535,-1307" coordsize="2172,2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">
            <o:lock v:ext="edit" aspectratio="t"/>
            <v:shape id="AutoShape 1093" o:spid="_x0000_s1080" style="position:absolute;left:2189;top:-160;width:2247;height:2199;visibility:visible;mso-wrap-style:square;v-text-anchor:top" coordsize="2247,21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" path="m1868,-620r1383,l3320,-630r62,-26l3434,-696r41,-53l3501,-811r9,-69l3501,-949r-26,-62l3434,-1064r-52,-40l3320,-1130r-69,-10l1868,-1140r-69,10l1737,-1104r-52,40l1644,-1011r-26,62l1609,-880r9,69l1644,-749r41,53l1737,-656r62,26l1868,-620xm2560,-620r,323m1868,332r692,-519l3251,332,2560,851,1868,332xm1353,332r515,m2560,851r,124e" filled="f" strokeweight=".2545mm">
              <v:path o:connecttype="custom" o:connectlocs="1868,-780;3251,-780;3320,-790;3382,-816;3434,-856;3475,-909;3501,-971;3510,-1040;3501,-1109;3475,-1171;3434,-1224;3382,-1264;3320,-1290;3251,-1300;1868,-1300;1799,-1290;1737,-1264;1685,-1224;1644,-1171;1618,-1109;1609,-1040;1618,-971;1644,-909;1685,-856;1737,-816;1799,-790;1868,-780;2560,-780;2560,-457;1868,172;2560,-347;3251,172;2560,691;1868,172;1353,172;1868,172;2560,691;2560,815" o:connectangles="0,0,0,0,0,0,0,0,0,0,0,0,0,0,0,0,0,0,0,0,0,0,0,0,0,0,0,0,0,0,0,0,0,0,0,0,0,0"/>
              <o:lock v:ext="edit" aspectratio="t"/>
            </v:shape>
            <v:shape id="Freeform 1094" o:spid="_x0000_s1081" style="position:absolute;left:4686;top:-473;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" path="m125,l,,63,126,125,xe" fillcolor="black" stroked="f">
              <v:path arrowok="t" o:connecttype="custom" o:connectlocs="125,-473;0,-473;63,-347;125,-473" o:connectangles="0,0,0,0"/>
              <o:lock v:ext="edit" aspectratio="t"/>
            </v:shape>
            <v:shape id="Text Box 1095" o:spid="_x0000_s1082" type="#_x0000_t202" style="position:absolute;left:4305;top:-1113;width:924;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" filled="f" stroked="f">
              <o:lock v:ext="edit" aspectratio="t"/>
              <v:textbox inset="0,0,0,0">
                <w:txbxContent>
                  <w:p w14:paraId="1381B3C6" w14:textId="77777777" w:rsidR="001474EE" w:rsidRDefault="001474EE">
                    <w:pPr>
                      <w:spacing w:line="153" w:lineRule="exact"/>
                      <w:rPr>
                        <w:sz w:val="16"/>
                      </w:rPr>
                    </w:pPr>
                    <w:r>
                      <w:rPr>
                        <w:w w:val="85"/>
                        <w:sz w:val="16"/>
                      </w:rPr>
                      <w:t>PATCH</w:t>
                    </w:r>
                    <w:r>
                      <w:rPr>
                        <w:spacing w:val="-17"/>
                        <w:w w:val="85"/>
                        <w:sz w:val="16"/>
                      </w:rPr>
                      <w:t xml:space="preserve"> </w:t>
                    </w:r>
                    <w:r>
                      <w:rPr>
                        <w:w w:val="85"/>
                        <w:sz w:val="16"/>
                      </w:rPr>
                      <w:t>a</w:t>
                    </w:r>
                    <w:r>
                      <w:rPr>
                        <w:spacing w:val="-22"/>
                        <w:w w:val="85"/>
                        <w:sz w:val="16"/>
                      </w:rPr>
                      <w:t xml:space="preserve"> </w:t>
                    </w:r>
                    <w:r>
                      <w:rPr>
                        <w:w w:val="85"/>
                        <w:sz w:val="16"/>
                      </w:rPr>
                      <w:t>phish</w:t>
                    </w:r>
                  </w:p>
                </w:txbxContent>
              </v:textbox>
            </v:shape>
            <v:shape id="Text Box 1096" o:spid="_x0000_s1083" type="#_x0000_t202" style="position:absolute;left:4353;top:-84;width:823;height:5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" filled="f" stroked="f">
              <o:lock v:ext="edit" aspectratio="t"/>
              <v:textbox inset="0,0,0,0">
                <w:txbxContent>
                  <w:p w14:paraId="6599D2CB" w14:textId="77777777" w:rsidR="001474EE" w:rsidRDefault="001474EE">
                    <w:pPr>
                      <w:spacing w:line="153" w:lineRule="exact"/>
                      <w:ind w:right="18"/>
                      <w:jc w:val="center"/>
                      <w:rPr>
                        <w:sz w:val="16"/>
                      </w:rPr>
                    </w:pPr>
                    <w:r>
                      <w:rPr>
                        <w:w w:val="90"/>
                        <w:sz w:val="16"/>
                      </w:rPr>
                      <w:t>API token</w:t>
                    </w:r>
                  </w:p>
                  <w:p w14:paraId="59389760" w14:textId="77777777" w:rsidR="001474EE" w:rsidRDefault="001474EE">
                    <w:pPr>
                      <w:ind w:right="18"/>
                      <w:jc w:val="center"/>
                      <w:rPr>
                        <w:sz w:val="16"/>
                      </w:rPr>
                    </w:pPr>
                    <w:r>
                      <w:rPr>
                        <w:w w:val="90"/>
                        <w:sz w:val="16"/>
                      </w:rPr>
                      <w:t xml:space="preserve">included </w:t>
                    </w:r>
                    <w:r>
                      <w:rPr>
                        <w:spacing w:val="-6"/>
                        <w:w w:val="90"/>
                        <w:sz w:val="16"/>
                      </w:rPr>
                      <w:t>and</w:t>
                    </w:r>
                  </w:p>
                  <w:p w14:paraId="6B1431B6" w14:textId="77777777" w:rsidR="001474EE" w:rsidRDefault="001474EE">
                    <w:pPr>
                      <w:ind w:right="12"/>
                      <w:jc w:val="center"/>
                      <w:rPr>
                        <w:sz w:val="16"/>
                      </w:rPr>
                    </w:pPr>
                    <w:r>
                      <w:rPr>
                        <w:sz w:val="16"/>
                      </w:rPr>
                      <w:t>valid?</w:t>
                    </w:r>
                  </w:p>
                </w:txbxContent>
              </v:textbox>
            </v:shape>
            <w10:wrap anchorx="page"/>
          </v:group>
        </w:pict>
      </w:r>
      <w:r>
        <w:rPr>
          <w:noProof/>
        </w:rPr>
        <w:pict w14:anchorId="4DDFB5CB">
          <v:group id="Group 1088" o:spid="_x0000_s1075" style="position:absolute;left:0;text-align:left;margin-left:72.9pt;margin-top:-4.75pt;width:95.65pt;height:26.75pt;z-index:-16216;mso-position-horizontal-relative:page" coordorigin="1458,-95"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">
            <o:lock v:ext="edit" aspectratio="t"/>
            <v:shape id="AutoShape 1089" o:spid="_x0000_s1076" style="position:absolute;left:25;top:1100;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" path="m1699,-668r864,l2632,-678r62,-26l2747,-744r40,-53l2813,-859r10,-69l2813,-997r-26,-62l2747,-1112r-53,-40l2632,-1178r-69,-10l1699,-1188r-69,10l1568,-1152r-52,40l1475,-1059r-26,62l1440,-928r9,69l1475,-797r41,53l1568,-704r62,26l1699,-668xm2932,-928r405,e" filled="f" strokeweight=".2545mm">
              <v:path o:connecttype="custom" o:connectlocs="1699,432;2563,432;2632,422;2694,396;2747,356;2787,303;2813,241;2823,172;2813,103;2787,41;2747,-12;2694,-52;2632,-78;2563,-88;1699,-88;1630,-78;1568,-52;1516,-12;1475,41;1449,103;1440,172;1449,241;1475,303;1516,356;1568,396;1630,422;1699,432;2932,172;3337,172" o:connectangles="0,0,0,0,0,0,0,0,0,0,0,0,0,0,0,0,0,0,0,0,0,0,0,0,0,0,0,0,0"/>
              <o:lock v:ext="edit" aspectratio="t"/>
            </v:shape>
            <v:shape id="Freeform 1090" o:spid="_x0000_s1077" style="position:absolute;left:2848;top:109;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" path="m125,l,63r125,63l125,xe" fillcolor="black" stroked="f">
              <v:path arrowok="t" o:connecttype="custom" o:connectlocs="125,109;0,172;125,235;125,109" o:connectangles="0,0,0,0"/>
              <o:lock v:ext="edit" aspectratio="t"/>
            </v:shape>
            <v:shape id="Text Box 1091" o:spid="_x0000_s1078" type="#_x0000_t202" style="position:absolute;left:2041;top:101;width:260;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" filled="f" stroked="f">
              <o:lock v:ext="edit" aspectratio="t"/>
              <v:textbox inset="0,0,0,0">
                <w:txbxContent>
                  <w:p w14:paraId="7C17CEB0" w14:textId="77777777" w:rsidR="001474EE" w:rsidRDefault="001474EE">
                    <w:pPr>
                      <w:spacing w:line="153" w:lineRule="exact"/>
                      <w:rPr>
                        <w:sz w:val="16"/>
                      </w:rPr>
                    </w:pPr>
                    <w:r>
                      <w:rPr>
                        <w:w w:val="90"/>
                        <w:sz w:val="16"/>
                      </w:rPr>
                      <w:t>404</w:t>
                    </w:r>
                  </w:p>
                </w:txbxContent>
              </v:textbox>
            </v:shape>
            <w10:wrap anchorx="page"/>
          </v:group>
        </w:pict>
      </w:r>
      <w:r w:rsidR="00F35EF3" w:rsidRPr="00531838">
        <w:rPr>
          <w:rFonts w:asciiTheme="minorHAnsi" w:hAnsiTheme="minorHAnsi" w:cstheme="minorHAnsi"/>
        </w:rPr>
        <w:t>No</w:t>
      </w:r>
    </w:p>
    <w:p w14:paraId="3BE47FFA" w14:textId="77777777" w:rsidR="00703845" w:rsidRPr="00531838" w:rsidRDefault="00703845">
      <w:pPr>
        <w:pStyle w:val="BodyText"/>
        <w:ind w:left="0"/>
        <w:rPr>
          <w:rFonts w:asciiTheme="minorHAnsi" w:hAnsiTheme="minorHAnsi" w:cstheme="minorHAnsi"/>
        </w:rPr>
      </w:pPr>
    </w:p>
    <w:p w14:paraId="480E60ED" w14:textId="77777777" w:rsidR="00703845" w:rsidRPr="00531838" w:rsidRDefault="00703845">
      <w:pPr>
        <w:pStyle w:val="BodyText"/>
        <w:ind w:left="0"/>
        <w:rPr>
          <w:rFonts w:asciiTheme="minorHAnsi" w:hAnsiTheme="minorHAnsi" w:cstheme="minorHAnsi"/>
        </w:rPr>
      </w:pPr>
    </w:p>
    <w:p w14:paraId="6AA94C65" w14:textId="77777777" w:rsidR="00703845" w:rsidRPr="00531838" w:rsidRDefault="00965332">
      <w:pPr>
        <w:spacing w:before="69"/>
        <w:ind w:left="3277" w:right="5614"/>
        <w:jc w:val="center"/>
        <w:rPr>
          <w:rFonts w:asciiTheme="minorHAnsi" w:hAnsiTheme="minorHAnsi" w:cstheme="minorHAnsi"/>
        </w:rPr>
      </w:pPr>
      <w:r>
        <w:rPr>
          <w:noProof/>
        </w:rPr>
        <w:pict w14:anchorId="7654310E">
          <v:group id="Group 1085" o:spid="_x0000_s1072" style="position:absolute;left:0;text-align:left;margin-left:176.75pt;margin-top:12.75pt;width:95.65pt;height:65.1pt;z-index:-16072;mso-position-horizontal-relative:page" coordorigin="3535,255" coordsize="1913,1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">
            <o:lock v:ext="edit" aspectratio="t"/>
            <v:shape id="AutoShape 1086" o:spid="_x0000_s1073" style="position:absolute;left:2189;top:1493;width:1977;height:1338;visibility:visible;mso-wrap-style:square;v-text-anchor:top" coordsize="1977,13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" path="m1868,-587r692,-520l3251,-587,2560,-68,1868,-587xm1353,-587r515,m2560,-68r,124m2560,-1231r,124e" filled="f" strokeweight=".2545mm">
              <v:path o:connecttype="custom" o:connectlocs="1868,906;2560,386;3251,906;2560,1425;1868,906;1353,906;1868,906;2560,1425;2560,1549;2560,262;2560,386" o:connectangles="0,0,0,0,0,0,0,0,0,0,0"/>
              <o:lock v:ext="edit" aspectratio="t"/>
            </v:shape>
            <v:shape id="Text Box 1087" o:spid="_x0000_s1074" type="#_x0000_t202" style="position:absolute;left:3535;top:255;width:1912;height:1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" filled="f" stroked="f">
              <o:lock v:ext="edit" aspectratio="t"/>
              <v:textbox inset="0,0,0,0">
                <w:txbxContent>
                  <w:p w14:paraId="05F0AE93" w14:textId="77777777" w:rsidR="001474EE" w:rsidRDefault="001474EE">
                    <w:pPr>
                      <w:rPr>
                        <w:sz w:val="16"/>
                      </w:rPr>
                    </w:pPr>
                  </w:p>
                  <w:p w14:paraId="7D65FA3E" w14:textId="77777777" w:rsidR="001474EE" w:rsidRDefault="001474EE">
                    <w:pPr>
                      <w:spacing w:before="9"/>
                      <w:rPr>
                        <w:sz w:val="23"/>
                      </w:rPr>
                    </w:pPr>
                  </w:p>
                  <w:p w14:paraId="4C3E093E" w14:textId="77777777" w:rsidR="001474EE" w:rsidRDefault="001474EE">
                    <w:pPr>
                      <w:spacing w:before="1"/>
                      <w:ind w:left="752" w:right="216"/>
                      <w:jc w:val="center"/>
                      <w:rPr>
                        <w:sz w:val="16"/>
                      </w:rPr>
                    </w:pPr>
                    <w:r>
                      <w:rPr>
                        <w:w w:val="95"/>
                        <w:sz w:val="16"/>
                      </w:rPr>
                      <w:t>User rights to</w:t>
                    </w:r>
                  </w:p>
                  <w:p w14:paraId="02F57EF2" w14:textId="77777777" w:rsidR="001474EE" w:rsidRDefault="001474EE">
                    <w:pPr>
                      <w:spacing w:before="1"/>
                      <w:ind w:left="748" w:right="216"/>
                      <w:jc w:val="center"/>
                      <w:rPr>
                        <w:sz w:val="16"/>
                      </w:rPr>
                    </w:pPr>
                    <w:r>
                      <w:rPr>
                        <w:sz w:val="16"/>
                      </w:rPr>
                      <w:t>submit?</w:t>
                    </w:r>
                  </w:p>
                </w:txbxContent>
              </v:textbox>
            </v:shape>
            <w10:wrap anchorx="page"/>
          </v:group>
        </w:pict>
      </w:r>
      <w:r w:rsidR="00F35EF3" w:rsidRPr="00531838">
        <w:rPr>
          <w:rFonts w:asciiTheme="minorHAnsi" w:hAnsiTheme="minorHAnsi" w:cstheme="minorHAnsi"/>
          <w:w w:val="90"/>
        </w:rPr>
        <w:t>Yes</w:t>
      </w:r>
    </w:p>
    <w:p w14:paraId="7BE4B8E5" w14:textId="77777777" w:rsidR="00703845" w:rsidRPr="00531838" w:rsidRDefault="00703845">
      <w:pPr>
        <w:pStyle w:val="BodyText"/>
        <w:ind w:left="0"/>
        <w:rPr>
          <w:rFonts w:asciiTheme="minorHAnsi" w:hAnsiTheme="minorHAnsi" w:cstheme="minorHAnsi"/>
        </w:rPr>
      </w:pPr>
    </w:p>
    <w:p w14:paraId="10963336" w14:textId="77777777" w:rsidR="00703845" w:rsidRPr="00531838" w:rsidRDefault="00703845">
      <w:pPr>
        <w:pStyle w:val="BodyText"/>
        <w:ind w:left="0"/>
        <w:rPr>
          <w:rFonts w:asciiTheme="minorHAnsi" w:hAnsiTheme="minorHAnsi" w:cstheme="minorHAnsi"/>
        </w:rPr>
      </w:pPr>
    </w:p>
    <w:p w14:paraId="6D376892" w14:textId="77777777" w:rsidR="00703845" w:rsidRPr="00531838" w:rsidRDefault="00965332">
      <w:pPr>
        <w:spacing w:before="69"/>
        <w:ind w:left="2026"/>
        <w:rPr>
          <w:rFonts w:asciiTheme="minorHAnsi" w:hAnsiTheme="minorHAnsi" w:cstheme="minorHAnsi"/>
        </w:rPr>
      </w:pPr>
      <w:r>
        <w:rPr>
          <w:noProof/>
        </w:rPr>
        <w:pict w14:anchorId="553F6917">
          <v:group id="Group 1081" o:spid="_x0000_s1068" style="position:absolute;left:0;text-align:left;margin-left:72.9pt;margin-top:-4.9pt;width:95.65pt;height:26.75pt;z-index:-16264;mso-position-horizontal-relative:page" coordorigin="1458,-98"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">
            <o:lock v:ext="edit" aspectratio="t"/>
            <v:shape id="AutoShape 1082" o:spid="_x0000_s1069" style="position:absolute;left:25;top:1155;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" path="m1699,-726r864,l2632,-736r62,-26l2747,-802r40,-53l2813,-917r10,-69l2813,-1055r-26,-62l2747,-1170r-53,-40l2632,-1236r-69,-10l1699,-1246r-69,10l1568,-1210r-52,40l1475,-1117r-26,62l1440,-986r9,69l1475,-855r41,53l1568,-762r62,26l1699,-726xm2932,-986r405,e" filled="f" strokeweight=".2545mm">
              <v:path o:connecttype="custom" o:connectlocs="1699,429;2563,429;2632,419;2694,393;2747,353;2787,300;2813,238;2823,169;2813,100;2787,38;2747,-15;2694,-55;2632,-81;2563,-91;1699,-91;1630,-81;1568,-55;1516,-15;1475,38;1449,100;1440,169;1449,238;1475,300;1516,353;1568,393;1630,419;1699,429;2932,169;3337,169" o:connectangles="0,0,0,0,0,0,0,0,0,0,0,0,0,0,0,0,0,0,0,0,0,0,0,0,0,0,0,0,0"/>
              <o:lock v:ext="edit" aspectratio="t"/>
            </v:shape>
            <v:shape id="Freeform 1083" o:spid="_x0000_s1070" style="position:absolute;left:2848;top:106;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" path="m125,l,63r125,63l125,xe" fillcolor="black" stroked="f">
              <v:path arrowok="t" o:connecttype="custom" o:connectlocs="125,106;0,169;125,232;125,106" o:connectangles="0,0,0,0"/>
              <o:lock v:ext="edit" aspectratio="t"/>
            </v:shape>
            <v:shape id="Text Box 1084" o:spid="_x0000_s1071" type="#_x0000_t202" style="position:absolute;left:2041;top:100;width:260;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" filled="f" stroked="f">
              <o:lock v:ext="edit" aspectratio="t"/>
              <v:textbox inset="0,0,0,0">
                <w:txbxContent>
                  <w:p w14:paraId="53E81068" w14:textId="77777777" w:rsidR="001474EE" w:rsidRDefault="001474EE">
                    <w:pPr>
                      <w:spacing w:line="153" w:lineRule="exact"/>
                      <w:rPr>
                        <w:sz w:val="16"/>
                      </w:rPr>
                    </w:pPr>
                    <w:r>
                      <w:rPr>
                        <w:w w:val="90"/>
                        <w:sz w:val="16"/>
                      </w:rPr>
                      <w:t>403</w:t>
                    </w:r>
                  </w:p>
                </w:txbxContent>
              </v:textbox>
            </v:shape>
            <w10:wrap anchorx="page"/>
          </v:group>
        </w:pict>
      </w:r>
      <w:r w:rsidR="00F35EF3" w:rsidRPr="00531838">
        <w:rPr>
          <w:rFonts w:asciiTheme="minorHAnsi" w:hAnsiTheme="minorHAnsi" w:cstheme="minorHAnsi"/>
        </w:rPr>
        <w:t>No</w:t>
      </w:r>
    </w:p>
    <w:p w14:paraId="01B38D99" w14:textId="77777777" w:rsidR="00703845" w:rsidRPr="00531838" w:rsidRDefault="00703845">
      <w:pPr>
        <w:pStyle w:val="BodyText"/>
        <w:ind w:left="0"/>
        <w:rPr>
          <w:rFonts w:asciiTheme="minorHAnsi" w:hAnsiTheme="minorHAnsi" w:cstheme="minorHAnsi"/>
        </w:rPr>
      </w:pPr>
    </w:p>
    <w:p w14:paraId="604BD111" w14:textId="77777777" w:rsidR="00703845" w:rsidRPr="00531838" w:rsidRDefault="00703845">
      <w:pPr>
        <w:pStyle w:val="BodyText"/>
        <w:ind w:left="0"/>
        <w:rPr>
          <w:rFonts w:asciiTheme="minorHAnsi" w:hAnsiTheme="minorHAnsi" w:cstheme="minorHAnsi"/>
        </w:rPr>
      </w:pPr>
    </w:p>
    <w:p w14:paraId="57A052A4" w14:textId="77777777" w:rsidR="00703845" w:rsidRPr="00531838" w:rsidRDefault="00965332">
      <w:pPr>
        <w:spacing w:before="69"/>
        <w:ind w:left="3277" w:right="5614"/>
        <w:jc w:val="center"/>
        <w:rPr>
          <w:rFonts w:asciiTheme="minorHAnsi" w:hAnsiTheme="minorHAnsi" w:cstheme="minorHAnsi"/>
        </w:rPr>
      </w:pPr>
      <w:r>
        <w:rPr>
          <w:noProof/>
        </w:rPr>
        <w:pict w14:anchorId="0FE0BA39">
          <v:group id="Group 1078" o:spid="_x0000_s1065" style="position:absolute;left:0;text-align:left;margin-left:176.75pt;margin-top:12.65pt;width:95.65pt;height:66.75pt;z-index:-16120;mso-position-horizontal-relative:page" coordorigin="3535,253" coordsize="1913,1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">
            <o:lock v:ext="edit" aspectratio="t"/>
            <v:shape id="AutoShape 1079" o:spid="_x0000_s1066" style="position:absolute;left:2189;top:1549;width:1977;height:1372;visibility:visible;mso-wrap-style:square;v-text-anchor:top" coordsize="1977,1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" path="m1868,-645r692,-519l3251,-645r-691,519l1868,-645xm1353,-645r515,m2560,-1289r,125m2560,-126r,157e" filled="f" strokeweight=".2545mm">
              <v:path o:connecttype="custom" o:connectlocs="1868,904;2560,385;3251,904;2560,1423;1868,904;1353,904;1868,904;2560,260;2560,385;2560,1423;2560,1580" o:connectangles="0,0,0,0,0,0,0,0,0,0,0"/>
              <o:lock v:ext="edit" aspectratio="t"/>
            </v:shape>
            <v:shape id="Text Box 1080" o:spid="_x0000_s1067" type="#_x0000_t202" style="position:absolute;left:3535;top:253;width:1912;height: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" filled="f" stroked="f">
              <o:lock v:ext="edit" aspectratio="t"/>
              <v:textbox inset="0,0,0,0">
                <w:txbxContent>
                  <w:p w14:paraId="52988131" w14:textId="77777777" w:rsidR="001474EE" w:rsidRDefault="001474EE">
                    <w:pPr>
                      <w:rPr>
                        <w:sz w:val="16"/>
                      </w:rPr>
                    </w:pPr>
                  </w:p>
                  <w:p w14:paraId="3FA10D97" w14:textId="77777777" w:rsidR="001474EE" w:rsidRDefault="001474EE">
                    <w:pPr>
                      <w:spacing w:before="11"/>
                      <w:rPr>
                        <w:sz w:val="23"/>
                      </w:rPr>
                    </w:pPr>
                  </w:p>
                  <w:p w14:paraId="20933D10" w14:textId="77777777" w:rsidR="001474EE" w:rsidRDefault="001474EE">
                    <w:pPr>
                      <w:ind w:left="744" w:right="216"/>
                      <w:jc w:val="center"/>
                      <w:rPr>
                        <w:sz w:val="16"/>
                      </w:rPr>
                    </w:pPr>
                    <w:r>
                      <w:rPr>
                        <w:sz w:val="16"/>
                      </w:rPr>
                      <w:t>Data</w:t>
                    </w:r>
                  </w:p>
                  <w:p w14:paraId="4B9A552B" w14:textId="77777777" w:rsidR="001474EE" w:rsidRDefault="001474EE">
                    <w:pPr>
                      <w:ind w:left="747" w:right="216"/>
                      <w:jc w:val="center"/>
                      <w:rPr>
                        <w:sz w:val="16"/>
                      </w:rPr>
                    </w:pPr>
                    <w:r>
                      <w:rPr>
                        <w:sz w:val="16"/>
                      </w:rPr>
                      <w:t>validates?</w:t>
                    </w:r>
                  </w:p>
                </w:txbxContent>
              </v:textbox>
            </v:shape>
            <w10:wrap anchorx="page"/>
          </v:group>
        </w:pict>
      </w:r>
      <w:r w:rsidR="00F35EF3" w:rsidRPr="00531838">
        <w:rPr>
          <w:rFonts w:asciiTheme="minorHAnsi" w:hAnsiTheme="minorHAnsi" w:cstheme="minorHAnsi"/>
          <w:w w:val="90"/>
        </w:rPr>
        <w:t>Yes</w:t>
      </w:r>
    </w:p>
    <w:p w14:paraId="3C8F49C6" w14:textId="77777777" w:rsidR="00703845" w:rsidRPr="00531838" w:rsidRDefault="00703845">
      <w:pPr>
        <w:pStyle w:val="BodyText"/>
        <w:ind w:left="0"/>
        <w:rPr>
          <w:rFonts w:asciiTheme="minorHAnsi" w:hAnsiTheme="minorHAnsi" w:cstheme="minorHAnsi"/>
        </w:rPr>
      </w:pPr>
    </w:p>
    <w:p w14:paraId="600E15DB" w14:textId="77777777" w:rsidR="00703845" w:rsidRPr="00531838" w:rsidRDefault="00703845">
      <w:pPr>
        <w:pStyle w:val="BodyText"/>
        <w:ind w:left="0"/>
        <w:rPr>
          <w:rFonts w:asciiTheme="minorHAnsi" w:hAnsiTheme="minorHAnsi" w:cstheme="minorHAnsi"/>
        </w:rPr>
      </w:pPr>
    </w:p>
    <w:p w14:paraId="1769661A" w14:textId="77777777" w:rsidR="00703845" w:rsidRPr="00531838" w:rsidRDefault="00965332">
      <w:pPr>
        <w:spacing w:before="69"/>
        <w:ind w:left="2026"/>
        <w:rPr>
          <w:rFonts w:asciiTheme="minorHAnsi" w:hAnsiTheme="minorHAnsi" w:cstheme="minorHAnsi"/>
        </w:rPr>
      </w:pPr>
      <w:r>
        <w:rPr>
          <w:noProof/>
        </w:rPr>
        <w:pict w14:anchorId="683ACC0B">
          <v:group id="Group 1074" o:spid="_x0000_s1061" style="position:absolute;left:0;text-align:left;margin-left:72.9pt;margin-top:-5pt;width:95.65pt;height:26.75pt;z-index:-16168;mso-position-horizontal-relative:page" coordorigin="1458,-100"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">
            <o:lock v:ext="edit" aspectratio="t"/>
            <v:shape id="AutoShape 1075" o:spid="_x0000_s1062" style="position:absolute;left:25;top:1212;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" path="m1699,-785r864,l2632,-794r62,-27l2747,-861r40,-53l2813,-976r10,-69l2813,-1114r-26,-62l2747,-1229r-53,-40l2632,-1295r-69,-10l1699,-1305r-69,10l1568,-1269r-52,40l1475,-1176r-26,62l1440,-1045r9,69l1475,-914r41,53l1568,-821r62,27l1699,-785xm2932,-1045r405,e" filled="f" strokeweight=".2545mm">
              <v:path o:connecttype="custom" o:connectlocs="1699,427;2563,427;2632,418;2694,391;2747,351;2787,298;2813,236;2823,167;2813,98;2787,36;2747,-17;2694,-57;2632,-83;2563,-93;1699,-93;1630,-83;1568,-57;1516,-17;1475,36;1449,98;1440,167;1449,236;1475,298;1516,351;1568,391;1630,418;1699,427;2932,167;3337,167" o:connectangles="0,0,0,0,0,0,0,0,0,0,0,0,0,0,0,0,0,0,0,0,0,0,0,0,0,0,0,0,0"/>
              <o:lock v:ext="edit" aspectratio="t"/>
            </v:shape>
            <v:shape id="Freeform 1076" o:spid="_x0000_s1063" style="position:absolute;left:2848;top:104;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" path="m125,l,63r125,63l125,xe" fillcolor="black" stroked="f">
              <v:path arrowok="t" o:connecttype="custom" o:connectlocs="125,104;0,167;125,230;125,104" o:connectangles="0,0,0,0"/>
              <o:lock v:ext="edit" aspectratio="t"/>
            </v:shape>
            <v:shape id="Text Box 1077" o:spid="_x0000_s1064" type="#_x0000_t202" style="position:absolute;left:2041;top:100;width:260;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" filled="f" stroked="f">
              <o:lock v:ext="edit" aspectratio="t"/>
              <v:textbox inset="0,0,0,0">
                <w:txbxContent>
                  <w:p w14:paraId="0969776D" w14:textId="77777777" w:rsidR="001474EE" w:rsidRDefault="001474EE">
                    <w:pPr>
                      <w:spacing w:line="153" w:lineRule="exact"/>
                      <w:rPr>
                        <w:sz w:val="16"/>
                      </w:rPr>
                    </w:pPr>
                    <w:r>
                      <w:rPr>
                        <w:w w:val="90"/>
                        <w:sz w:val="16"/>
                      </w:rPr>
                      <w:t>400</w:t>
                    </w:r>
                  </w:p>
                </w:txbxContent>
              </v:textbox>
            </v:shape>
            <w10:wrap anchorx="page"/>
          </v:group>
        </w:pict>
      </w:r>
      <w:r w:rsidR="00F35EF3" w:rsidRPr="00531838">
        <w:rPr>
          <w:rFonts w:asciiTheme="minorHAnsi" w:hAnsiTheme="minorHAnsi" w:cstheme="minorHAnsi"/>
        </w:rPr>
        <w:t>No</w:t>
      </w:r>
    </w:p>
    <w:p w14:paraId="417EAA5E" w14:textId="77777777" w:rsidR="00703845" w:rsidRPr="00531838" w:rsidRDefault="00703845">
      <w:pPr>
        <w:pStyle w:val="BodyText"/>
        <w:ind w:left="0"/>
        <w:rPr>
          <w:rFonts w:asciiTheme="minorHAnsi" w:hAnsiTheme="minorHAnsi" w:cstheme="minorHAnsi"/>
        </w:rPr>
      </w:pPr>
    </w:p>
    <w:p w14:paraId="335AB775" w14:textId="77777777" w:rsidR="00703845" w:rsidRPr="00531838" w:rsidRDefault="00703845">
      <w:pPr>
        <w:pStyle w:val="BodyText"/>
        <w:spacing w:before="10"/>
        <w:ind w:left="0"/>
        <w:rPr>
          <w:rFonts w:asciiTheme="minorHAnsi" w:hAnsiTheme="minorHAnsi" w:cstheme="minorHAnsi"/>
        </w:rPr>
      </w:pPr>
    </w:p>
    <w:p w14:paraId="3A3CDF24" w14:textId="77777777" w:rsidR="00703845" w:rsidRPr="00531838" w:rsidRDefault="00965332">
      <w:pPr>
        <w:spacing w:before="69"/>
        <w:ind w:left="3277" w:right="5614"/>
        <w:jc w:val="center"/>
        <w:rPr>
          <w:rFonts w:asciiTheme="minorHAnsi" w:hAnsiTheme="minorHAnsi" w:cstheme="minorHAnsi"/>
        </w:rPr>
      </w:pPr>
      <w:r>
        <w:rPr>
          <w:noProof/>
        </w:rPr>
        <w:pict w14:anchorId="2E865265">
          <v:group id="Group 1070" o:spid="_x0000_s1057" style="position:absolute;left:0;text-align:left;margin-left:176.75pt;margin-top:12.55pt;width:95.65pt;height:66.75pt;z-index:-16456;mso-position-horizontal-relative:page" coordorigin="3535,251" coordsize="1913,13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">
            <o:lock v:ext="edit" aspectratio="t"/>
            <v:shape id="AutoShape 1071" o:spid="_x0000_s1058" style="position:absolute;left:2189;top:1607;width:1977;height:1372;visibility:visible;mso-wrap-style:square;v-text-anchor:top" coordsize="1977,13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" path="m1868,-672r692,-520l3251,-672r-691,519l1868,-672xm2560,-153r,124m1353,-672r515,m2560,-1348r,46e" filled="f" strokeweight=".2545mm">
              <v:path o:connecttype="custom" o:connectlocs="1868,935;2560,415;3251,935;2560,1454;1868,935;2560,1454;2560,1578;1353,935;1868,935;2560,259;2560,305" o:connectangles="0,0,0,0,0,0,0,0,0,0,0"/>
              <o:lock v:ext="edit" aspectratio="t"/>
            </v:shape>
            <v:shape id="Freeform 1072" o:spid="_x0000_s1059" style="position:absolute;left:4686;top:289;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" path="m125,l,,63,126,125,xe" fillcolor="black" stroked="f">
              <v:path arrowok="t" o:connecttype="custom" o:connectlocs="125,289;0,289;63,415;125,289" o:connectangles="0,0,0,0"/>
              <o:lock v:ext="edit" aspectratio="t"/>
            </v:shape>
            <v:shape id="Text Box 1073" o:spid="_x0000_s1060" type="#_x0000_t202" style="position:absolute;left:4386;top:869;width:763;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" filled="f" stroked="f">
              <o:lock v:ext="edit" aspectratio="t"/>
              <v:textbox inset="0,0,0,0">
                <w:txbxContent>
                  <w:p w14:paraId="4E8713F8" w14:textId="77777777" w:rsidR="001474EE" w:rsidRDefault="001474EE">
                    <w:pPr>
                      <w:spacing w:line="153" w:lineRule="exact"/>
                      <w:rPr>
                        <w:sz w:val="16"/>
                      </w:rPr>
                    </w:pPr>
                    <w:r>
                      <w:rPr>
                        <w:w w:val="95"/>
                        <w:sz w:val="16"/>
                      </w:rPr>
                      <w:t>ID</w:t>
                    </w:r>
                    <w:r>
                      <w:rPr>
                        <w:spacing w:val="-23"/>
                        <w:w w:val="95"/>
                        <w:sz w:val="16"/>
                      </w:rPr>
                      <w:t xml:space="preserve"> </w:t>
                    </w:r>
                    <w:r>
                      <w:rPr>
                        <w:spacing w:val="-4"/>
                        <w:w w:val="95"/>
                        <w:sz w:val="16"/>
                      </w:rPr>
                      <w:t>is</w:t>
                    </w:r>
                    <w:r>
                      <w:rPr>
                        <w:spacing w:val="-19"/>
                        <w:w w:val="95"/>
                        <w:sz w:val="16"/>
                      </w:rPr>
                      <w:t xml:space="preserve"> </w:t>
                    </w:r>
                    <w:r>
                      <w:rPr>
                        <w:spacing w:val="-4"/>
                        <w:w w:val="95"/>
                        <w:sz w:val="16"/>
                      </w:rPr>
                      <w:t>found?</w:t>
                    </w:r>
                  </w:p>
                </w:txbxContent>
              </v:textbox>
            </v:shape>
            <w10:wrap anchorx="page"/>
          </v:group>
        </w:pict>
      </w:r>
      <w:r w:rsidR="00F35EF3" w:rsidRPr="00531838">
        <w:rPr>
          <w:rFonts w:asciiTheme="minorHAnsi" w:hAnsiTheme="minorHAnsi" w:cstheme="minorHAnsi"/>
          <w:w w:val="90"/>
        </w:rPr>
        <w:t>Yes</w:t>
      </w:r>
    </w:p>
    <w:p w14:paraId="4C494789" w14:textId="77777777" w:rsidR="00703845" w:rsidRPr="00531838" w:rsidRDefault="00703845">
      <w:pPr>
        <w:pStyle w:val="BodyText"/>
        <w:ind w:left="0"/>
        <w:rPr>
          <w:rFonts w:asciiTheme="minorHAnsi" w:hAnsiTheme="minorHAnsi" w:cstheme="minorHAnsi"/>
        </w:rPr>
      </w:pPr>
    </w:p>
    <w:p w14:paraId="324A3C58" w14:textId="77777777" w:rsidR="00703845" w:rsidRPr="00531838" w:rsidRDefault="00703845">
      <w:pPr>
        <w:pStyle w:val="BodyText"/>
        <w:spacing w:before="9"/>
        <w:ind w:left="0"/>
        <w:rPr>
          <w:rFonts w:asciiTheme="minorHAnsi" w:hAnsiTheme="minorHAnsi" w:cstheme="minorHAnsi"/>
        </w:rPr>
      </w:pPr>
    </w:p>
    <w:p w14:paraId="64F9D32F" w14:textId="77777777" w:rsidR="00703845" w:rsidRPr="00531838" w:rsidRDefault="00965332">
      <w:pPr>
        <w:spacing w:before="70"/>
        <w:ind w:left="2026"/>
        <w:rPr>
          <w:rFonts w:asciiTheme="minorHAnsi" w:hAnsiTheme="minorHAnsi" w:cstheme="minorHAnsi"/>
        </w:rPr>
      </w:pPr>
      <w:r>
        <w:rPr>
          <w:noProof/>
        </w:rPr>
        <w:pict w14:anchorId="4A7BF0D3">
          <v:group id="Group 1066" o:spid="_x0000_s1053" style="position:absolute;left:0;text-align:left;margin-left:72.9pt;margin-top:-5.05pt;width:95.65pt;height:26.75pt;z-index:-16360;mso-position-horizontal-relative:page" coordorigin="1458,-101"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">
            <o:lock v:ext="edit" aspectratio="t"/>
            <v:shape id="AutoShape 1067" o:spid="_x0000_s1054" style="position:absolute;left:25;top:1272;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" path="m1699,-846r864,l2632,-855r62,-26l2747,-922r40,-52l2813,-1036r10,-69l2813,-1174r-26,-62l2747,-1289r-53,-41l2632,-1356r-69,-9l1699,-1365r-69,9l1568,-1330r-52,41l1475,-1236r-26,62l1440,-1105r9,69l1475,-974r41,52l1568,-881r62,26l1699,-846xm2932,-1105r405,e" filled="f" strokeweight=".2545mm">
              <v:path o:connecttype="custom" o:connectlocs="1699,426;2563,426;2632,417;2694,391;2747,350;2787,298;2813,236;2823,167;2813,98;2787,36;2747,-17;2694,-58;2632,-84;2563,-93;1699,-93;1630,-84;1568,-58;1516,-17;1475,36;1449,98;1440,167;1449,236;1475,298;1516,350;1568,391;1630,417;1699,426;2932,167;3337,167" o:connectangles="0,0,0,0,0,0,0,0,0,0,0,0,0,0,0,0,0,0,0,0,0,0,0,0,0,0,0,0,0"/>
              <o:lock v:ext="edit" aspectratio="t"/>
            </v:shape>
            <v:shape id="Freeform 1068" o:spid="_x0000_s1055" style="position:absolute;left:2848;top:104;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" path="m125,l,63r125,63l125,xe" fillcolor="black" stroked="f">
              <v:path arrowok="t" o:connecttype="custom" o:connectlocs="125,104;0,167;125,230;125,104" o:connectangles="0,0,0,0"/>
              <o:lock v:ext="edit" aspectratio="t"/>
            </v:shape>
            <v:shape id="Text Box 1069" o:spid="_x0000_s1056" type="#_x0000_t202" style="position:absolute;left:2041;top:101;width:260;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" filled="f" stroked="f">
              <o:lock v:ext="edit" aspectratio="t"/>
              <v:textbox inset="0,0,0,0">
                <w:txbxContent>
                  <w:p w14:paraId="77EB1898" w14:textId="77777777" w:rsidR="001474EE" w:rsidRDefault="001474EE">
                    <w:pPr>
                      <w:spacing w:line="153" w:lineRule="exact"/>
                      <w:rPr>
                        <w:sz w:val="16"/>
                      </w:rPr>
                    </w:pPr>
                    <w:r>
                      <w:rPr>
                        <w:w w:val="90"/>
                        <w:sz w:val="16"/>
                      </w:rPr>
                      <w:t>404</w:t>
                    </w:r>
                  </w:p>
                </w:txbxContent>
              </v:textbox>
            </v:shape>
            <w10:wrap anchorx="page"/>
          </v:group>
        </w:pict>
      </w:r>
      <w:r w:rsidR="00F35EF3" w:rsidRPr="00531838">
        <w:rPr>
          <w:rFonts w:asciiTheme="minorHAnsi" w:hAnsiTheme="minorHAnsi" w:cstheme="minorHAnsi"/>
        </w:rPr>
        <w:t>No</w:t>
      </w:r>
    </w:p>
    <w:p w14:paraId="5F279C65" w14:textId="77777777" w:rsidR="00703845" w:rsidRPr="00531838" w:rsidRDefault="00703845">
      <w:pPr>
        <w:pStyle w:val="BodyText"/>
        <w:ind w:left="0"/>
        <w:rPr>
          <w:rFonts w:asciiTheme="minorHAnsi" w:hAnsiTheme="minorHAnsi" w:cstheme="minorHAnsi"/>
        </w:rPr>
      </w:pPr>
    </w:p>
    <w:p w14:paraId="0DA7C53B" w14:textId="77777777" w:rsidR="00703845" w:rsidRPr="00531838" w:rsidRDefault="00703845">
      <w:pPr>
        <w:pStyle w:val="BodyText"/>
        <w:ind w:left="0"/>
        <w:rPr>
          <w:rFonts w:asciiTheme="minorHAnsi" w:hAnsiTheme="minorHAnsi" w:cstheme="minorHAnsi"/>
        </w:rPr>
      </w:pPr>
    </w:p>
    <w:p w14:paraId="7846298B" w14:textId="77777777" w:rsidR="00703845" w:rsidRPr="00531838" w:rsidRDefault="00965332">
      <w:pPr>
        <w:spacing w:before="70"/>
        <w:ind w:left="3277" w:right="5614"/>
        <w:jc w:val="center"/>
        <w:rPr>
          <w:rFonts w:asciiTheme="minorHAnsi" w:hAnsiTheme="minorHAnsi" w:cstheme="minorHAnsi"/>
        </w:rPr>
      </w:pPr>
      <w:r>
        <w:rPr>
          <w:noProof/>
        </w:rPr>
        <w:pict w14:anchorId="0F7D50A2">
          <v:group id="Group 1061" o:spid="_x0000_s1048" style="position:absolute;left:0;text-align:left;margin-left:176.75pt;margin-top:12.5pt;width:95.65pt;height:64.05pt;z-index:-16408;mso-position-horizontal-relative:page" coordorigin="3535,250" coordsize="1913,12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">
            <o:lock v:ext="edit" aspectratio="t"/>
            <v:line id="Line 1062" o:spid="_x0000_s1049" style="position:absolute;visibility:visible;mso-wrap-style:square" from="4749,258" to="4749,2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" strokeweight=".25428mm">
              <v:path arrowok="f"/>
              <o:lock v:ext="edit" aspectratio="t" shapetype="f"/>
            </v:line>
            <v:shape id="Freeform 1063" o:spid="_x0000_s1050" style="position:absolute;left:4686;top:256;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" path="m125,l,,63,126,125,xe" fillcolor="black" stroked="f">
              <v:path arrowok="t" o:connecttype="custom" o:connectlocs="125,256;0,256;63,382;125,256" o:connectangles="0,0,0,0"/>
              <o:lock v:ext="edit" aspectratio="t"/>
            </v:shape>
            <v:shape id="AutoShape 1064" o:spid="_x0000_s1051" style="position:absolute;left:2189;top:1795;width:1977;height:1187;visibility:visible;mso-wrap-style:square;v-text-anchor:top" coordsize="1977,11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" path="m1868,-894r692,-519l3251,-894r-691,520l1868,-894xm2560,-374r,102m1353,-894r515,e" filled="f" strokeweight=".2545mm">
              <v:path o:connecttype="custom" o:connectlocs="1868,901;2560,382;3251,901;2560,1421;1868,901;2560,1421;2560,1523;1353,901;1868,901" o:connectangles="0,0,0,0,0,0,0,0,0"/>
              <o:lock v:ext="edit" aspectratio="t"/>
            </v:shape>
            <v:shape id="Text Box 1065" o:spid="_x0000_s1052" type="#_x0000_t202" style="position:absolute;left:3535;top:251;width:1912;height:1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" filled="f" stroked="f">
              <o:lock v:ext="edit" aspectratio="t"/>
              <v:textbox inset="0,0,0,0">
                <w:txbxContent>
                  <w:p w14:paraId="678F5CFF" w14:textId="77777777" w:rsidR="001474EE" w:rsidRDefault="001474EE">
                    <w:pPr>
                      <w:rPr>
                        <w:sz w:val="16"/>
                      </w:rPr>
                    </w:pPr>
                  </w:p>
                  <w:p w14:paraId="01EF8AA4" w14:textId="77777777" w:rsidR="001474EE" w:rsidRDefault="001474EE">
                    <w:pPr>
                      <w:rPr>
                        <w:sz w:val="16"/>
                      </w:rPr>
                    </w:pPr>
                  </w:p>
                  <w:p w14:paraId="5DA66D8C" w14:textId="77777777" w:rsidR="001474EE" w:rsidRDefault="001474EE">
                    <w:pPr>
                      <w:spacing w:before="4"/>
                      <w:rPr>
                        <w:sz w:val="16"/>
                      </w:rPr>
                    </w:pPr>
                  </w:p>
                  <w:p w14:paraId="54C58800" w14:textId="77777777" w:rsidR="001474EE" w:rsidRDefault="001474EE">
                    <w:pPr>
                      <w:ind w:left="748"/>
                      <w:rPr>
                        <w:sz w:val="16"/>
                      </w:rPr>
                    </w:pPr>
                    <w:r>
                      <w:rPr>
                        <w:w w:val="90"/>
                        <w:sz w:val="16"/>
                      </w:rPr>
                      <w:t>Phish is active?</w:t>
                    </w:r>
                  </w:p>
                </w:txbxContent>
              </v:textbox>
            </v:shape>
            <w10:wrap anchorx="page"/>
          </v:group>
        </w:pict>
      </w:r>
      <w:r w:rsidR="00F35EF3" w:rsidRPr="00531838">
        <w:rPr>
          <w:rFonts w:asciiTheme="minorHAnsi" w:hAnsiTheme="minorHAnsi" w:cstheme="minorHAnsi"/>
          <w:w w:val="90"/>
        </w:rPr>
        <w:t>Yes</w:t>
      </w:r>
    </w:p>
    <w:p w14:paraId="36B4B3C8" w14:textId="77777777" w:rsidR="00703845" w:rsidRPr="00531838" w:rsidRDefault="00703845">
      <w:pPr>
        <w:pStyle w:val="BodyText"/>
        <w:ind w:left="0"/>
        <w:rPr>
          <w:rFonts w:asciiTheme="minorHAnsi" w:hAnsiTheme="minorHAnsi" w:cstheme="minorHAnsi"/>
        </w:rPr>
      </w:pPr>
    </w:p>
    <w:p w14:paraId="4D61C3EA" w14:textId="77777777" w:rsidR="00703845" w:rsidRPr="00531838" w:rsidRDefault="00703845">
      <w:pPr>
        <w:pStyle w:val="BodyText"/>
        <w:spacing w:before="1"/>
        <w:ind w:left="0"/>
        <w:rPr>
          <w:rFonts w:asciiTheme="minorHAnsi" w:hAnsiTheme="minorHAnsi" w:cstheme="minorHAnsi"/>
        </w:rPr>
      </w:pPr>
    </w:p>
    <w:p w14:paraId="3AA5D40E" w14:textId="77777777" w:rsidR="00703845" w:rsidRPr="00531838" w:rsidRDefault="00965332">
      <w:pPr>
        <w:spacing w:before="69"/>
        <w:ind w:left="2026"/>
        <w:rPr>
          <w:rFonts w:asciiTheme="minorHAnsi" w:hAnsiTheme="minorHAnsi" w:cstheme="minorHAnsi"/>
        </w:rPr>
      </w:pPr>
      <w:r>
        <w:rPr>
          <w:noProof/>
        </w:rPr>
        <w:pict w14:anchorId="3E1EE6EA">
          <v:group id="Group 1057" o:spid="_x0000_s1044" style="position:absolute;left:0;text-align:left;margin-left:72.9pt;margin-top:-5.2pt;width:95.65pt;height:26.75pt;z-index:-16024;mso-position-horizontal-relative:page" coordorigin="1458,-104"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">
            <o:lock v:ext="edit" aspectratio="t"/>
            <v:shape id="AutoShape 1058" o:spid="_x0000_s1045" style="position:absolute;left:25;top:1327;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" path="m1699,-904r864,l2632,-913r62,-26l2747,-980r40,-52l2813,-1094r10,-69l2813,-1232r-26,-62l2747,-1347r-53,-41l2632,-1414r-69,-9l1699,-1423r-69,9l1568,-1388r-52,41l1475,-1294r-26,62l1440,-1163r9,69l1475,-1032r41,52l1568,-939r62,26l1699,-904xm2932,-1163r405,e" filled="f" strokeweight=".2545mm">
              <v:path o:connecttype="custom" o:connectlocs="1699,423;2563,423;2632,414;2694,388;2747,347;2787,295;2813,233;2823,164;2813,95;2787,33;2747,-20;2694,-61;2632,-87;2563,-96;1699,-96;1630,-87;1568,-61;1516,-20;1475,33;1449,95;1440,164;1449,233;1475,295;1516,347;1568,388;1630,414;1699,423;2932,164;3337,164" o:connectangles="0,0,0,0,0,0,0,0,0,0,0,0,0,0,0,0,0,0,0,0,0,0,0,0,0,0,0,0,0"/>
              <o:lock v:ext="edit" aspectratio="t"/>
            </v:shape>
            <v:shape id="Freeform 1059" o:spid="_x0000_s1046" style="position:absolute;left:2848;top:101;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" path="m125,l,63r125,63l125,xe" fillcolor="black" stroked="f">
              <v:path arrowok="t" o:connecttype="custom" o:connectlocs="125,101;0,164;125,227;125,101" o:connectangles="0,0,0,0"/>
              <o:lock v:ext="edit" aspectratio="t"/>
            </v:shape>
            <v:shape id="Text Box 1060" o:spid="_x0000_s1047" type="#_x0000_t202" style="position:absolute;left:2041;top:100;width:260;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" filled="f" stroked="f">
              <o:lock v:ext="edit" aspectratio="t"/>
              <v:textbox inset="0,0,0,0">
                <w:txbxContent>
                  <w:p w14:paraId="345F7D56" w14:textId="77777777" w:rsidR="001474EE" w:rsidRDefault="001474EE">
                    <w:pPr>
                      <w:spacing w:line="153" w:lineRule="exact"/>
                      <w:rPr>
                        <w:sz w:val="16"/>
                      </w:rPr>
                    </w:pPr>
                    <w:r>
                      <w:rPr>
                        <w:w w:val="90"/>
                        <w:sz w:val="16"/>
                      </w:rPr>
                      <w:t>400</w:t>
                    </w:r>
                  </w:p>
                </w:txbxContent>
              </v:textbox>
            </v:shape>
            <w10:wrap anchorx="page"/>
          </v:group>
        </w:pict>
      </w:r>
      <w:r w:rsidR="00F35EF3" w:rsidRPr="00531838">
        <w:rPr>
          <w:rFonts w:asciiTheme="minorHAnsi" w:hAnsiTheme="minorHAnsi" w:cstheme="minorHAnsi"/>
        </w:rPr>
        <w:t>No</w:t>
      </w:r>
    </w:p>
    <w:p w14:paraId="06C4F415" w14:textId="77777777" w:rsidR="00703845" w:rsidRPr="00531838" w:rsidRDefault="00703845">
      <w:pPr>
        <w:pStyle w:val="BodyText"/>
        <w:ind w:left="0"/>
        <w:rPr>
          <w:rFonts w:asciiTheme="minorHAnsi" w:hAnsiTheme="minorHAnsi" w:cstheme="minorHAnsi"/>
        </w:rPr>
      </w:pPr>
    </w:p>
    <w:p w14:paraId="4CD478AF" w14:textId="77777777" w:rsidR="00703845" w:rsidRPr="00531838" w:rsidRDefault="00703845">
      <w:pPr>
        <w:pStyle w:val="BodyText"/>
        <w:spacing w:before="2"/>
        <w:ind w:left="0"/>
        <w:rPr>
          <w:rFonts w:asciiTheme="minorHAnsi" w:hAnsiTheme="minorHAnsi" w:cstheme="minorHAnsi"/>
        </w:rPr>
      </w:pPr>
    </w:p>
    <w:p w14:paraId="0E26AE1D" w14:textId="77777777" w:rsidR="00703845" w:rsidRPr="00531838" w:rsidRDefault="00F35EF3">
      <w:pPr>
        <w:spacing w:before="69"/>
        <w:ind w:left="3277" w:right="5614"/>
        <w:jc w:val="center"/>
        <w:rPr>
          <w:rFonts w:asciiTheme="minorHAnsi" w:hAnsiTheme="minorHAnsi" w:cstheme="minorHAnsi"/>
        </w:rPr>
      </w:pPr>
      <w:r w:rsidRPr="00531838">
        <w:rPr>
          <w:rFonts w:asciiTheme="minorHAnsi" w:hAnsiTheme="minorHAnsi" w:cstheme="minorHAnsi"/>
          <w:w w:val="90"/>
        </w:rPr>
        <w:t>Yes</w:t>
      </w:r>
    </w:p>
    <w:p w14:paraId="7CF24E85" w14:textId="77777777" w:rsidR="00703845" w:rsidRPr="00531838" w:rsidRDefault="00965332">
      <w:pPr>
        <w:pStyle w:val="BodyText"/>
        <w:ind w:left="117"/>
        <w:rPr>
          <w:rFonts w:asciiTheme="minorHAnsi" w:hAnsiTheme="minorHAnsi" w:cstheme="minorHAnsi"/>
        </w:rPr>
      </w:pPr>
      <w:r>
        <w:rPr>
          <w:noProof/>
        </w:rPr>
        <w:lastRenderedPageBreak/>
        <w:pict w14:anchorId="73BD3901">
          <v:group id="Group 1053" o:spid="_x0000_s1040" style="position:absolute;left:0;text-align:left;margin-left:72.9pt;margin-top:18.1pt;width:95.65pt;height:26.75pt;z-index:-16312;mso-position-horizontal-relative:page" coordorigin="1458,362" coordsize="1913,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">
            <o:lock v:ext="edit" aspectratio="t"/>
            <v:shape id="AutoShape 1054" o:spid="_x0000_s1041" style="position:absolute;left:25;top:1850;width:1977;height:540;visibility:visible;mso-wrap-style:square;v-text-anchor:top" coordsize="1977,5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" path="m1699,-961r864,l2632,-970r62,-26l2747,-1037r40,-53l2813,-1152r10,-69l2813,-1290r-26,-62l2747,-1404r-53,-41l2632,-1471r-69,-9l1699,-1480r-69,9l1568,-1445r-52,41l1475,-1352r-26,62l1440,-1221r9,69l1475,-1090r41,53l1568,-996r62,26l1699,-961xm2932,-1221r405,e" filled="f" strokeweight=".2545mm">
              <v:path o:connecttype="custom" o:connectlocs="1699,889;2563,889;2632,880;2694,854;2747,813;2787,760;2813,698;2823,629;2813,560;2787,498;2747,446;2694,405;2632,379;2563,370;1699,370;1630,379;1568,405;1516,446;1475,498;1449,560;1440,629;1449,698;1475,760;1516,813;1568,854;1630,880;1699,889;2932,629;3337,629" o:connectangles="0,0,0,0,0,0,0,0,0,0,0,0,0,0,0,0,0,0,0,0,0,0,0,0,0,0,0,0,0"/>
              <o:lock v:ext="edit" aspectratio="t"/>
            </v:shape>
            <v:shape id="Freeform 1055" o:spid="_x0000_s1042" style="position:absolute;left:2848;top:566;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" path="m125,l,63r125,63l125,xe" fillcolor="black" stroked="f">
              <v:path arrowok="t" o:connecttype="custom" o:connectlocs="125,566;0,629;125,692;125,566" o:connectangles="0,0,0,0"/>
              <o:lock v:ext="edit" aspectratio="t"/>
            </v:shape>
            <v:shape id="Text Box 1056" o:spid="_x0000_s1043" type="#_x0000_t202" style="position:absolute;left:2041;top:568;width:260;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" filled="f" stroked="f">
              <o:lock v:ext="edit" aspectratio="t"/>
              <v:textbox inset="0,0,0,0">
                <w:txbxContent>
                  <w:p w14:paraId="27915B9A" w14:textId="77777777" w:rsidR="001474EE" w:rsidRDefault="001474EE">
                    <w:pPr>
                      <w:spacing w:line="153" w:lineRule="exact"/>
                      <w:rPr>
                        <w:sz w:val="16"/>
                      </w:rPr>
                    </w:pPr>
                    <w:r>
                      <w:rPr>
                        <w:w w:val="90"/>
                        <w:sz w:val="16"/>
                      </w:rPr>
                      <w:t>409</w:t>
                    </w:r>
                  </w:p>
                </w:txbxContent>
              </v:textbox>
            </v:shape>
            <w10:wrap anchorx="page"/>
          </v:group>
        </w:pict>
      </w:r>
      <w:r>
        <w:rPr>
          <w:noProof/>
        </w:rPr>
      </w:r>
      <w:r>
        <w:pict w14:anchorId="71324051">
          <v:group id="Group 1039" o:spid="_x0000_s1026" style="width:199.5pt;height:186.6pt;mso-position-horizontal-relative:char;mso-position-vertical-relative:line" coordsize="3990,37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">
            <o:lock v:ext="edit" aspectratio="t"/>
            <v:shape id="Freeform 1040" o:spid="_x0000_s1027" style="position:absolute;left:8;top:3205;width:1383;height:520;visibility:visible;mso-wrap-style:square;v-text-anchor:top" coordsize="1383,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" path="m259,519r864,l1192,510r62,-26l1306,443r41,-52l1373,328r9,-69l1373,190r-26,-62l1306,76,1254,35,1192,9,1123,,259,,190,9,128,35,75,76,35,128,9,190,-1,259,9,328r26,63l75,443r53,41l190,510r69,9xe" filled="f" strokeweight=".25469mm">
              <v:path o:connecttype="custom" o:connectlocs="259,3724;1123,3724;1192,3715;1254,3689;1306,3648;1347,3596;1373,3533;1382,3464;1373,3395;1347,3333;1306,3281;1254,3240;1192,3214;1123,3205;259,3205;190,3214;128,3240;75,3281;35,3333;9,3395;-1,3464;9,3533;35,3596;75,3648;128,3689;190,3715;259,3724" o:connectangles="0,0,0,0,0,0,0,0,0,0,0,0,0,0,0,0,0,0,0,0,0,0,0,0,0,0,0"/>
              <o:lock v:ext="edit" aspectratio="t"/>
            </v:shape>
            <v:rect id="Rectangle 1041" o:spid="_x0000_s1028" style="position:absolute;left:2600;top:1517;width:1382;height:1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" filled="f" strokeweight=".25458mm">
              <o:lock v:ext="edit" aspectratio="t"/>
            </v:rect>
            <v:shape id="Freeform 1042" o:spid="_x0000_s1029" style="position:absolute;left:1500;top:2555;width:1792;height:909;visibility:visible;mso-wrap-style:square;v-text-anchor:top" coordsize="1792,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" path="m1791,r,909l,909e" filled="f" strokeweight=".25464mm">
              <v:path o:connecttype="custom" o:connectlocs="1791,2555;1791,3464;0,3464" o:connectangles="0,0,0"/>
              <o:lock v:ext="edit" aspectratio="t"/>
            </v:shape>
            <v:shape id="Freeform 1043" o:spid="_x0000_s1030" style="position:absolute;left:1390;top:3402;width:126;height:126;visibility:visible;mso-wrap-style:square;v-text-anchor:top" coordsize="126,1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" path="m126,l,62r126,63l126,xe" fillcolor="black" stroked="f">
              <v:path arrowok="t" o:connecttype="custom" o:connectlocs="126,3402;0,3464;126,3527;126,3402" o:connectangles="0,0,0,0"/>
              <o:lock v:ext="edit" aspectratio="t"/>
            </v:shape>
            <v:shape id="Freeform 1044" o:spid="_x0000_s1031" style="position:absolute;left:2600;top:110;width:1383;height:1039;visibility:visible;mso-wrap-style:square;v-text-anchor:top" coordsize="1383,1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" path="m,519l691,r691,519l691,1039,,519xe" filled="f" strokeweight=".25458mm">
              <v:path o:connecttype="custom" o:connectlocs="0,629;691,110;1382,629;691,1149;0,629" o:connectangles="0,0,0,0,0"/>
              <o:lock v:ext="edit" aspectratio="t"/>
            </v:shape>
            <v:line id="Line 1045" o:spid="_x0000_s1032" style="position:absolute;visibility:visible;mso-wrap-style:square" from="2085,629" to="2600,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" strokeweight=".25475mm">
              <v:path arrowok="f"/>
              <o:lock v:ext="edit" aspectratio="t" shapetype="f"/>
            </v:line>
            <v:shape id="Picture 1046" o:spid="_x0000_s1033" type="#_x0000_t75" style="position:absolute;left:3185;top:1141;width:211;height:3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">
              <v:imagedata r:id="rId27" o:title=""/>
            </v:shape>
            <v:line id="Line 1047" o:spid="_x0000_s1034" style="position:absolute;visibility:visible;mso-wrap-style:square" from="3291,8" to="3291,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" strokeweight=".25428mm">
              <v:path arrowok="f"/>
              <o:lock v:ext="edit" aspectratio="t" shapetype="f"/>
            </v:line>
            <v:shape id="Text Box 1048" o:spid="_x0000_s1035" type="#_x0000_t202" style="position:absolute;left:2600;top:1517;width:1383;height:10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" filled="f" stroked="f">
              <o:lock v:ext="edit" aspectratio="t"/>
              <v:textbox inset="0,0,0,0">
                <w:txbxContent>
                  <w:p w14:paraId="1250E139" w14:textId="77777777" w:rsidR="001474EE" w:rsidRDefault="001474EE">
                    <w:pPr>
                      <w:rPr>
                        <w:sz w:val="16"/>
                      </w:rPr>
                    </w:pPr>
                  </w:p>
                  <w:p w14:paraId="43DCF184" w14:textId="77777777" w:rsidR="001474EE" w:rsidRDefault="001474EE">
                    <w:pPr>
                      <w:spacing w:before="2"/>
                      <w:rPr>
                        <w:sz w:val="13"/>
                      </w:rPr>
                    </w:pPr>
                  </w:p>
                  <w:p w14:paraId="0E2A3C6F" w14:textId="77777777" w:rsidR="001474EE" w:rsidRDefault="001474EE">
                    <w:pPr>
                      <w:ind w:left="258" w:right="239"/>
                      <w:jc w:val="center"/>
                      <w:rPr>
                        <w:sz w:val="16"/>
                      </w:rPr>
                    </w:pPr>
                    <w:r>
                      <w:rPr>
                        <w:sz w:val="16"/>
                      </w:rPr>
                      <w:t>Write /phish</w:t>
                    </w:r>
                  </w:p>
                  <w:p w14:paraId="055D1BE2" w14:textId="77777777" w:rsidR="001474EE" w:rsidRDefault="001474EE">
                    <w:pPr>
                      <w:ind w:left="254" w:right="239"/>
                      <w:jc w:val="center"/>
                      <w:rPr>
                        <w:sz w:val="16"/>
                      </w:rPr>
                    </w:pPr>
                    <w:r>
                      <w:rPr>
                        <w:sz w:val="16"/>
                      </w:rPr>
                      <w:t>changes</w:t>
                    </w:r>
                  </w:p>
                </w:txbxContent>
              </v:textbox>
            </v:shape>
            <v:shape id="Text Box 1049" o:spid="_x0000_s1036" type="#_x0000_t202" style="position:absolute;left:1909;top:568;width:204;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" filled="f" stroked="f">
              <o:lock v:ext="edit" aspectratio="t"/>
              <v:textbox inset="0,0,0,0">
                <w:txbxContent>
                  <w:p w14:paraId="7F20C277" w14:textId="77777777" w:rsidR="001474EE" w:rsidRDefault="001474EE">
                    <w:pPr>
                      <w:spacing w:line="153" w:lineRule="exact"/>
                      <w:rPr>
                        <w:sz w:val="16"/>
                      </w:rPr>
                    </w:pPr>
                    <w:r>
                      <w:rPr>
                        <w:w w:val="95"/>
                        <w:sz w:val="16"/>
                      </w:rPr>
                      <w:t>No</w:t>
                    </w:r>
                  </w:p>
                </w:txbxContent>
              </v:textbox>
            </v:shape>
            <v:shape id="Text Box 1050" o:spid="_x0000_s1037" type="#_x0000_t202" style="position:absolute;left:2876;top:474;width:865;height: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" filled="f" stroked="f">
              <o:lock v:ext="edit" aspectratio="t"/>
              <v:textbox inset="0,0,0,0">
                <w:txbxContent>
                  <w:p w14:paraId="4673EBFC" w14:textId="77777777" w:rsidR="001474EE" w:rsidRDefault="001474EE">
                    <w:pPr>
                      <w:spacing w:line="153" w:lineRule="exact"/>
                      <w:ind w:right="18"/>
                      <w:jc w:val="center"/>
                      <w:rPr>
                        <w:sz w:val="16"/>
                      </w:rPr>
                    </w:pPr>
                    <w:r>
                      <w:rPr>
                        <w:spacing w:val="-3"/>
                        <w:w w:val="90"/>
                        <w:sz w:val="16"/>
                      </w:rPr>
                      <w:t>Data includes</w:t>
                    </w:r>
                  </w:p>
                  <w:p w14:paraId="6831060D" w14:textId="77777777" w:rsidR="001474EE" w:rsidRDefault="001474EE">
                    <w:pPr>
                      <w:spacing w:before="1"/>
                      <w:ind w:right="16"/>
                      <w:jc w:val="center"/>
                      <w:rPr>
                        <w:sz w:val="16"/>
                      </w:rPr>
                    </w:pPr>
                    <w:r>
                      <w:rPr>
                        <w:sz w:val="16"/>
                      </w:rPr>
                      <w:t>changes?</w:t>
                    </w:r>
                  </w:p>
                </w:txbxContent>
              </v:textbox>
            </v:shape>
            <v:shape id="Text Box 1051" o:spid="_x0000_s1038" type="#_x0000_t202" style="position:absolute;left:3193;top:1272;width:241;height:1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" filled="f" stroked="f">
              <o:lock v:ext="edit" aspectratio="t"/>
              <v:textbox inset="0,0,0,0">
                <w:txbxContent>
                  <w:p w14:paraId="1CF82981" w14:textId="77777777" w:rsidR="001474EE" w:rsidRDefault="001474EE">
                    <w:pPr>
                      <w:spacing w:line="153" w:lineRule="exact"/>
                      <w:rPr>
                        <w:sz w:val="16"/>
                      </w:rPr>
                    </w:pPr>
                    <w:r>
                      <w:rPr>
                        <w:w w:val="80"/>
                        <w:sz w:val="16"/>
                      </w:rPr>
                      <w:t>Yes</w:t>
                    </w:r>
                  </w:p>
                </w:txbxContent>
              </v:textbox>
            </v:shape>
            <v:shape id="Text Box 1052" o:spid="_x0000_s1039" type="#_x0000_t202" style="position:absolute;left:583;top:3405;width:260;height:1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" filled="f" stroked="f">
              <o:lock v:ext="edit" aspectratio="t"/>
              <v:textbox inset="0,0,0,0">
                <w:txbxContent>
                  <w:p w14:paraId="42CAB71F" w14:textId="77777777" w:rsidR="001474EE" w:rsidRDefault="001474EE">
                    <w:pPr>
                      <w:spacing w:line="153" w:lineRule="exact"/>
                      <w:rPr>
                        <w:sz w:val="16"/>
                      </w:rPr>
                    </w:pPr>
                    <w:r>
                      <w:rPr>
                        <w:w w:val="90"/>
                        <w:sz w:val="16"/>
                      </w:rPr>
                      <w:t>200</w:t>
                    </w:r>
                  </w:p>
                </w:txbxContent>
              </v:textbox>
            </v:shape>
            <w10:anchorlock/>
          </v:group>
        </w:pict>
      </w:r>
    </w:p>
    <w:p w14:paraId="76BB4929" w14:textId="77777777" w:rsidR="00703845" w:rsidRPr="00531838" w:rsidRDefault="00703845">
      <w:pPr>
        <w:rPr>
          <w:rFonts w:asciiTheme="minorHAnsi" w:hAnsiTheme="minorHAnsi" w:cstheme="minorHAnsi"/>
        </w:rPr>
        <w:sectPr w:rsidR="00703845" w:rsidRPr="00531838">
          <w:pgSz w:w="12240" w:h="15840"/>
          <w:pgMar w:top="1400" w:right="1720" w:bottom="1480" w:left="1340" w:header="0" w:footer="1281" w:gutter="0"/>
          <w:cols w:space="720"/>
        </w:sectPr>
      </w:pPr>
    </w:p>
    <w:p w14:paraId="09F2AC0C" w14:textId="77777777" w:rsidR="00703845" w:rsidRPr="00531838" w:rsidRDefault="00703845">
      <w:pPr>
        <w:pStyle w:val="BodyText"/>
        <w:spacing w:before="10"/>
        <w:ind w:left="0"/>
        <w:rPr>
          <w:rFonts w:asciiTheme="minorHAnsi" w:hAnsiTheme="minorHAnsi" w:cstheme="minorHAnsi"/>
        </w:rPr>
      </w:pPr>
    </w:p>
    <w:p w14:paraId="3DBF0F77" w14:textId="4C8A64E7" w:rsidR="00703845" w:rsidRPr="00531838" w:rsidRDefault="00F35EF3">
      <w:pPr>
        <w:pStyle w:val="BodyText"/>
        <w:spacing w:before="59" w:line="273" w:lineRule="auto"/>
        <w:ind w:right="51"/>
        <w:rPr>
          <w:rFonts w:asciiTheme="minorHAnsi" w:hAnsiTheme="minorHAnsi" w:cstheme="minorHAnsi"/>
        </w:rPr>
      </w:pPr>
      <w:r w:rsidRPr="00531838">
        <w:rPr>
          <w:rFonts w:asciiTheme="minorHAnsi" w:hAnsiTheme="minorHAnsi" w:cstheme="minorHAnsi"/>
        </w:rPr>
        <w:t>A PATCH requires the ID of the entity</w:t>
      </w:r>
      <w:ins w:id="553" w:author="Tom Anderson" w:date="2021-07-22T18:31:00Z">
        <w:r w:rsidR="00C5510F">
          <w:rPr>
            <w:rFonts w:asciiTheme="minorHAnsi" w:hAnsiTheme="minorHAnsi" w:cstheme="minorHAnsi"/>
          </w:rPr>
          <w:t>.  Use PATCH</w:t>
        </w:r>
      </w:ins>
      <w:r w:rsidRPr="00531838">
        <w:rPr>
          <w:rFonts w:asciiTheme="minorHAnsi" w:hAnsiTheme="minorHAnsi" w:cstheme="minorHAnsi"/>
        </w:rPr>
        <w:t xml:space="preserve"> </w:t>
      </w:r>
      <w:del w:id="554" w:author="Tom Anderson" w:date="2021-07-22T18:31:00Z">
        <w:r w:rsidRPr="00531838" w:rsidDel="00C5510F">
          <w:rPr>
            <w:rFonts w:asciiTheme="minorHAnsi" w:hAnsiTheme="minorHAnsi" w:cstheme="minorHAnsi"/>
          </w:rPr>
          <w:delText xml:space="preserve">that you want to update </w:delText>
        </w:r>
      </w:del>
      <w:r w:rsidRPr="00531838">
        <w:rPr>
          <w:rFonts w:asciiTheme="minorHAnsi" w:hAnsiTheme="minorHAnsi" w:cstheme="minorHAnsi"/>
        </w:rPr>
        <w:t xml:space="preserve">when you find that you have new data for </w:t>
      </w:r>
      <w:r w:rsidRPr="00531838">
        <w:rPr>
          <w:rFonts w:asciiTheme="minorHAnsi" w:hAnsiTheme="minorHAnsi" w:cstheme="minorHAnsi"/>
          <w:w w:val="95"/>
        </w:rPr>
        <w:t>a specific phish within eCX.</w:t>
      </w:r>
    </w:p>
    <w:p w14:paraId="65C13087" w14:textId="77777777" w:rsidR="00703845" w:rsidRPr="00531838" w:rsidRDefault="00F35EF3">
      <w:pPr>
        <w:pStyle w:val="BodyText"/>
        <w:spacing w:before="165" w:line="273" w:lineRule="auto"/>
        <w:ind w:right="51"/>
        <w:rPr>
          <w:rFonts w:asciiTheme="minorHAnsi" w:hAnsiTheme="minorHAnsi" w:cstheme="minorHAnsi"/>
        </w:rPr>
      </w:pPr>
      <w:r w:rsidRPr="00531838">
        <w:rPr>
          <w:rFonts w:asciiTheme="minorHAnsi" w:hAnsiTheme="minorHAnsi" w:cstheme="minorHAnsi"/>
        </w:rPr>
        <w:t xml:space="preserve">You are able to update data via PATCH for brands, </w:t>
      </w:r>
      <w:proofErr w:type="spellStart"/>
      <w:r w:rsidRPr="00531838">
        <w:rPr>
          <w:rFonts w:asciiTheme="minorHAnsi" w:hAnsiTheme="minorHAnsi" w:cstheme="minorHAnsi"/>
        </w:rPr>
        <w:t>confidence_level</w:t>
      </w:r>
      <w:proofErr w:type="spellEnd"/>
      <w:r w:rsidRPr="00531838">
        <w:rPr>
          <w:rFonts w:asciiTheme="minorHAnsi" w:hAnsiTheme="minorHAnsi" w:cstheme="minorHAnsi"/>
        </w:rPr>
        <w:t xml:space="preserve">, and status. In order to PATCH a phish entity the status must be active, and in order to change a status to active you must include a </w:t>
      </w:r>
      <w:proofErr w:type="spellStart"/>
      <w:r w:rsidRPr="00531838">
        <w:rPr>
          <w:rFonts w:asciiTheme="minorHAnsi" w:hAnsiTheme="minorHAnsi" w:cstheme="minorHAnsi"/>
          <w:w w:val="90"/>
        </w:rPr>
        <w:t>date_discovered</w:t>
      </w:r>
      <w:proofErr w:type="spellEnd"/>
      <w:r w:rsidRPr="00531838">
        <w:rPr>
          <w:rFonts w:asciiTheme="minorHAnsi" w:hAnsiTheme="minorHAnsi" w:cstheme="minorHAnsi"/>
          <w:w w:val="90"/>
        </w:rPr>
        <w:t xml:space="preserve"> value in the PATCH. You cannot PATCH a URL value, once </w:t>
      </w:r>
      <w:proofErr w:type="spellStart"/>
      <w:r w:rsidRPr="00531838">
        <w:rPr>
          <w:rFonts w:asciiTheme="minorHAnsi" w:hAnsiTheme="minorHAnsi" w:cstheme="minorHAnsi"/>
          <w:w w:val="90"/>
        </w:rPr>
        <w:t>POSTed</w:t>
      </w:r>
      <w:proofErr w:type="spellEnd"/>
      <w:r w:rsidRPr="00531838">
        <w:rPr>
          <w:rFonts w:asciiTheme="minorHAnsi" w:hAnsiTheme="minorHAnsi" w:cstheme="minorHAnsi"/>
          <w:w w:val="90"/>
        </w:rPr>
        <w:t xml:space="preserve"> to </w:t>
      </w:r>
      <w:proofErr w:type="spellStart"/>
      <w:r w:rsidRPr="00531838">
        <w:rPr>
          <w:rFonts w:asciiTheme="minorHAnsi" w:hAnsiTheme="minorHAnsi" w:cstheme="minorHAnsi"/>
          <w:w w:val="90"/>
        </w:rPr>
        <w:t>eCX</w:t>
      </w:r>
      <w:proofErr w:type="spellEnd"/>
      <w:r w:rsidRPr="00531838">
        <w:rPr>
          <w:rFonts w:asciiTheme="minorHAnsi" w:hAnsiTheme="minorHAnsi" w:cstheme="minorHAnsi"/>
          <w:w w:val="90"/>
        </w:rPr>
        <w:t xml:space="preserve"> the URL value </w:t>
      </w:r>
      <w:r w:rsidRPr="00531838">
        <w:rPr>
          <w:rFonts w:asciiTheme="minorHAnsi" w:hAnsiTheme="minorHAnsi" w:cstheme="minorHAnsi"/>
          <w:w w:val="95"/>
        </w:rPr>
        <w:t>is immutable.</w:t>
      </w:r>
    </w:p>
    <w:p w14:paraId="3F6FA540" w14:textId="37C5A13F" w:rsidR="00703845" w:rsidRPr="00531838" w:rsidRDefault="00F35EF3">
      <w:pPr>
        <w:pStyle w:val="BodyText"/>
        <w:spacing w:before="163" w:line="273" w:lineRule="auto"/>
        <w:ind w:right="169"/>
        <w:rPr>
          <w:rFonts w:asciiTheme="minorHAnsi" w:hAnsiTheme="minorHAnsi" w:cstheme="minorHAnsi"/>
        </w:rPr>
      </w:pPr>
      <w:r w:rsidRPr="00531838">
        <w:rPr>
          <w:rFonts w:asciiTheme="minorHAnsi" w:hAnsiTheme="minorHAnsi" w:cstheme="minorHAnsi"/>
          <w:w w:val="95"/>
        </w:rPr>
        <w:t xml:space="preserve">Set the Content-Type header </w:t>
      </w:r>
      <w:del w:id="555" w:author="Tom Anderson" w:date="2021-07-22T18:32:00Z">
        <w:r w:rsidRPr="00531838" w:rsidDel="00C5510F">
          <w:rPr>
            <w:rFonts w:asciiTheme="minorHAnsi" w:hAnsiTheme="minorHAnsi" w:cstheme="minorHAnsi"/>
            <w:w w:val="95"/>
          </w:rPr>
          <w:delText xml:space="preserve">key </w:delText>
        </w:r>
      </w:del>
      <w:r w:rsidRPr="00531838">
        <w:rPr>
          <w:rFonts w:asciiTheme="minorHAnsi" w:hAnsiTheme="minorHAnsi" w:cstheme="minorHAnsi"/>
          <w:w w:val="95"/>
        </w:rPr>
        <w:t>to ‘application/json’ to tell eCX that you are sending JSON data with the request.</w:t>
      </w:r>
    </w:p>
    <w:p w14:paraId="39236BE8" w14:textId="77777777" w:rsidR="00703845" w:rsidRPr="00531838" w:rsidRDefault="00F35EF3">
      <w:pPr>
        <w:pStyle w:val="BodyText"/>
        <w:spacing w:before="163" w:line="273" w:lineRule="auto"/>
        <w:ind w:right="51"/>
        <w:rPr>
          <w:rFonts w:asciiTheme="minorHAnsi" w:hAnsiTheme="minorHAnsi" w:cstheme="minorHAnsi"/>
        </w:rPr>
      </w:pPr>
      <w:r w:rsidRPr="00531838">
        <w:rPr>
          <w:rFonts w:asciiTheme="minorHAnsi" w:hAnsiTheme="minorHAnsi" w:cstheme="minorHAnsi"/>
        </w:rPr>
        <w:t xml:space="preserve">When we </w:t>
      </w:r>
      <w:proofErr w:type="spellStart"/>
      <w:r w:rsidRPr="00531838">
        <w:rPr>
          <w:rFonts w:asciiTheme="minorHAnsi" w:hAnsiTheme="minorHAnsi" w:cstheme="minorHAnsi"/>
        </w:rPr>
        <w:t>POSTed</w:t>
      </w:r>
      <w:proofErr w:type="spellEnd"/>
      <w:r w:rsidRPr="00531838">
        <w:rPr>
          <w:rFonts w:asciiTheme="minorHAnsi" w:hAnsiTheme="minorHAnsi" w:cstheme="minorHAnsi"/>
        </w:rPr>
        <w:t xml:space="preserve"> the example above eCX returned an ID of 87104669 for the new entity that was created. We’ll need this ID for the PATCH operation. You may update any or all of the modifiable fields </w:t>
      </w:r>
      <w:r w:rsidRPr="00531838">
        <w:rPr>
          <w:rFonts w:asciiTheme="minorHAnsi" w:hAnsiTheme="minorHAnsi" w:cstheme="minorHAnsi"/>
          <w:w w:val="95"/>
        </w:rPr>
        <w:t xml:space="preserve">using a PATCH, in our example we’ll update the brand field, looking for a </w:t>
      </w:r>
      <w:proofErr w:type="gramStart"/>
      <w:r w:rsidRPr="00531838">
        <w:rPr>
          <w:rFonts w:asciiTheme="minorHAnsi" w:hAnsiTheme="minorHAnsi" w:cstheme="minorHAnsi"/>
          <w:w w:val="95"/>
        </w:rPr>
        <w:t>200 result</w:t>
      </w:r>
      <w:proofErr w:type="gramEnd"/>
      <w:r w:rsidRPr="00531838">
        <w:rPr>
          <w:rFonts w:asciiTheme="minorHAnsi" w:hAnsiTheme="minorHAnsi" w:cstheme="minorHAnsi"/>
          <w:w w:val="95"/>
        </w:rPr>
        <w:t xml:space="preserve"> code being returned to indicate</w:t>
      </w:r>
    </w:p>
    <w:p w14:paraId="1EEF6D17" w14:textId="77777777" w:rsidR="00703845" w:rsidRPr="00531838" w:rsidRDefault="00703845">
      <w:pPr>
        <w:pStyle w:val="BodyText"/>
        <w:ind w:left="0"/>
        <w:rPr>
          <w:rFonts w:asciiTheme="minorHAnsi" w:hAnsiTheme="minorHAnsi" w:cstheme="minorHAnsi"/>
        </w:rPr>
      </w:pPr>
    </w:p>
    <w:p w14:paraId="6238BB9C" w14:textId="77777777" w:rsidR="00703845" w:rsidRPr="00531838" w:rsidRDefault="00F35EF3" w:rsidP="001833AC">
      <w:pPr>
        <w:pStyle w:val="BodyText"/>
        <w:spacing w:before="195"/>
        <w:rPr>
          <w:rFonts w:asciiTheme="minorHAnsi" w:hAnsiTheme="minorHAnsi" w:cstheme="minorHAnsi"/>
        </w:rPr>
      </w:pPr>
      <w:r w:rsidRPr="00531838">
        <w:rPr>
          <w:rFonts w:asciiTheme="minorHAnsi" w:hAnsiTheme="minorHAnsi" w:cstheme="minorHAnsi"/>
          <w:w w:val="85"/>
        </w:rPr>
        <w:t xml:space="preserve">PATCH using PHP using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Example</w:t>
      </w:r>
    </w:p>
    <w:p w14:paraId="3582289D" w14:textId="77777777" w:rsidR="00703845" w:rsidRPr="00531838" w:rsidRDefault="00703845">
      <w:pPr>
        <w:pStyle w:val="BodyText"/>
        <w:spacing w:before="5"/>
        <w:ind w:left="0"/>
        <w:rPr>
          <w:rFonts w:asciiTheme="minorHAnsi" w:hAnsiTheme="minorHAnsi" w:cstheme="minorHAnsi"/>
        </w:rPr>
      </w:pPr>
    </w:p>
    <w:p w14:paraId="5D5CD9D0" w14:textId="77777777" w:rsidR="00703845" w:rsidRPr="005B7085" w:rsidRDefault="00F35EF3">
      <w:pPr>
        <w:pStyle w:val="BodyText"/>
        <w:rPr>
          <w:rFonts w:ascii="Courier New" w:hAnsi="Courier New" w:cs="Courier New"/>
          <w:rPrChange w:id="556" w:author="Tom Anderson" w:date="2021-07-26T13:51:00Z">
            <w:rPr>
              <w:rFonts w:asciiTheme="minorHAnsi" w:hAnsiTheme="minorHAnsi" w:cstheme="minorHAnsi"/>
            </w:rPr>
          </w:rPrChange>
        </w:rPr>
      </w:pPr>
      <w:r w:rsidRPr="005B7085">
        <w:rPr>
          <w:rFonts w:ascii="Courier New" w:hAnsi="Courier New" w:cs="Courier New"/>
          <w:w w:val="95"/>
          <w:rPrChange w:id="557" w:author="Tom Anderson" w:date="2021-07-26T13:51:00Z">
            <w:rPr>
              <w:rFonts w:asciiTheme="minorHAnsi" w:hAnsiTheme="minorHAnsi" w:cstheme="minorHAnsi"/>
              <w:w w:val="95"/>
            </w:rPr>
          </w:rPrChange>
        </w:rPr>
        <w:t>&lt;?php</w:t>
      </w:r>
    </w:p>
    <w:p w14:paraId="4E1CE50A" w14:textId="77777777" w:rsidR="00703845" w:rsidRPr="005B7085" w:rsidRDefault="00F35EF3">
      <w:pPr>
        <w:pStyle w:val="BodyText"/>
        <w:spacing w:before="3" w:line="450" w:lineRule="atLeast"/>
        <w:ind w:right="7082"/>
        <w:rPr>
          <w:rFonts w:ascii="Courier New" w:hAnsi="Courier New" w:cs="Courier New"/>
          <w:rPrChange w:id="558" w:author="Tom Anderson" w:date="2021-07-26T13:51:00Z">
            <w:rPr>
              <w:rFonts w:asciiTheme="minorHAnsi" w:hAnsiTheme="minorHAnsi" w:cstheme="minorHAnsi"/>
            </w:rPr>
          </w:rPrChange>
        </w:rPr>
      </w:pPr>
      <w:r w:rsidRPr="005B7085">
        <w:rPr>
          <w:rFonts w:ascii="Courier New" w:hAnsi="Courier New" w:cs="Courier New"/>
          <w:w w:val="75"/>
          <w:rPrChange w:id="559" w:author="Tom Anderson" w:date="2021-07-26T13:51:00Z">
            <w:rPr>
              <w:rFonts w:asciiTheme="minorHAnsi" w:hAnsiTheme="minorHAnsi" w:cstheme="minorHAnsi"/>
              <w:w w:val="75"/>
            </w:rPr>
          </w:rPrChange>
        </w:rPr>
        <w:t>$</w:t>
      </w:r>
      <w:proofErr w:type="gramStart"/>
      <w:r w:rsidRPr="005B7085">
        <w:rPr>
          <w:rFonts w:ascii="Courier New" w:hAnsi="Courier New" w:cs="Courier New"/>
          <w:w w:val="74"/>
          <w:rPrChange w:id="560" w:author="Tom Anderson" w:date="2021-07-26T13:51:00Z">
            <w:rPr>
              <w:rFonts w:asciiTheme="minorHAnsi" w:hAnsiTheme="minorHAnsi" w:cstheme="minorHAnsi"/>
              <w:w w:val="74"/>
            </w:rPr>
          </w:rPrChange>
        </w:rPr>
        <w:t>curl</w:t>
      </w:r>
      <w:r w:rsidRPr="005B7085">
        <w:rPr>
          <w:rFonts w:ascii="Courier New" w:hAnsi="Courier New" w:cs="Courier New"/>
          <w:rPrChange w:id="561" w:author="Tom Anderson" w:date="2021-07-26T13:51:00Z">
            <w:rPr>
              <w:rFonts w:asciiTheme="minorHAnsi" w:hAnsiTheme="minorHAnsi" w:cstheme="minorHAnsi"/>
            </w:rPr>
          </w:rPrChange>
        </w:rPr>
        <w:t xml:space="preserve">  </w:t>
      </w:r>
      <w:r w:rsidRPr="005B7085">
        <w:rPr>
          <w:rFonts w:ascii="Courier New" w:hAnsi="Courier New" w:cs="Courier New"/>
          <w:w w:val="72"/>
          <w:rPrChange w:id="562" w:author="Tom Anderson" w:date="2021-07-26T13:51:00Z">
            <w:rPr>
              <w:rFonts w:asciiTheme="minorHAnsi" w:hAnsiTheme="minorHAnsi" w:cstheme="minorHAnsi"/>
              <w:w w:val="72"/>
            </w:rPr>
          </w:rPrChange>
        </w:rPr>
        <w:t>=</w:t>
      </w:r>
      <w:proofErr w:type="gramEnd"/>
      <w:r w:rsidRPr="005B7085">
        <w:rPr>
          <w:rFonts w:ascii="Courier New" w:hAnsi="Courier New" w:cs="Courier New"/>
          <w:rPrChange w:id="563" w:author="Tom Anderson" w:date="2021-07-26T13:51:00Z">
            <w:rPr>
              <w:rFonts w:asciiTheme="minorHAnsi" w:hAnsiTheme="minorHAnsi" w:cstheme="minorHAnsi"/>
            </w:rPr>
          </w:rPrChange>
        </w:rPr>
        <w:t xml:space="preserve">  </w:t>
      </w:r>
      <w:proofErr w:type="spellStart"/>
      <w:r w:rsidRPr="005B7085">
        <w:rPr>
          <w:rFonts w:ascii="Courier New" w:hAnsi="Courier New" w:cs="Courier New"/>
          <w:w w:val="74"/>
          <w:rPrChange w:id="564" w:author="Tom Anderson" w:date="2021-07-26T13:51:00Z">
            <w:rPr>
              <w:rFonts w:asciiTheme="minorHAnsi" w:hAnsiTheme="minorHAnsi" w:cstheme="minorHAnsi"/>
              <w:w w:val="74"/>
            </w:rPr>
          </w:rPrChange>
        </w:rPr>
        <w:t>c</w:t>
      </w:r>
      <w:r w:rsidRPr="005B7085">
        <w:rPr>
          <w:rFonts w:ascii="Courier New" w:hAnsi="Courier New" w:cs="Courier New"/>
          <w:w w:val="73"/>
          <w:rPrChange w:id="565" w:author="Tom Anderson" w:date="2021-07-26T13:51:00Z">
            <w:rPr>
              <w:rFonts w:asciiTheme="minorHAnsi" w:hAnsiTheme="minorHAnsi" w:cstheme="minorHAnsi"/>
              <w:w w:val="73"/>
            </w:rPr>
          </w:rPrChange>
        </w:rPr>
        <w:t>url_</w:t>
      </w:r>
      <w:r w:rsidRPr="005B7085">
        <w:rPr>
          <w:rFonts w:ascii="Courier New" w:hAnsi="Courier New" w:cs="Courier New"/>
          <w:w w:val="74"/>
          <w:rPrChange w:id="566" w:author="Tom Anderson" w:date="2021-07-26T13:51:00Z">
            <w:rPr>
              <w:rFonts w:asciiTheme="minorHAnsi" w:hAnsiTheme="minorHAnsi" w:cstheme="minorHAnsi"/>
              <w:w w:val="74"/>
            </w:rPr>
          </w:rPrChange>
        </w:rPr>
        <w:t>ini</w:t>
      </w:r>
      <w:r w:rsidRPr="005B7085">
        <w:rPr>
          <w:rFonts w:ascii="Courier New" w:hAnsi="Courier New" w:cs="Courier New"/>
          <w:w w:val="116"/>
          <w:rPrChange w:id="567" w:author="Tom Anderson" w:date="2021-07-26T13:51:00Z">
            <w:rPr>
              <w:rFonts w:asciiTheme="minorHAnsi" w:hAnsiTheme="minorHAnsi" w:cstheme="minorHAnsi"/>
              <w:w w:val="116"/>
            </w:rPr>
          </w:rPrChange>
        </w:rPr>
        <w:t>t</w:t>
      </w:r>
      <w:proofErr w:type="spellEnd"/>
      <w:r w:rsidRPr="005B7085">
        <w:rPr>
          <w:rFonts w:ascii="Courier New" w:hAnsi="Courier New" w:cs="Courier New"/>
          <w:w w:val="116"/>
          <w:rPrChange w:id="568" w:author="Tom Anderson" w:date="2021-07-26T13:51:00Z">
            <w:rPr>
              <w:rFonts w:asciiTheme="minorHAnsi" w:hAnsiTheme="minorHAnsi" w:cstheme="minorHAnsi"/>
              <w:w w:val="116"/>
            </w:rPr>
          </w:rPrChange>
        </w:rPr>
        <w:t>(</w:t>
      </w:r>
      <w:r w:rsidRPr="005B7085">
        <w:rPr>
          <w:rFonts w:ascii="Courier New" w:hAnsi="Courier New" w:cs="Courier New"/>
          <w:w w:val="152"/>
          <w:rPrChange w:id="569" w:author="Tom Anderson" w:date="2021-07-26T13:51:00Z">
            <w:rPr>
              <w:rFonts w:asciiTheme="minorHAnsi" w:hAnsiTheme="minorHAnsi" w:cstheme="minorHAnsi"/>
              <w:w w:val="152"/>
            </w:rPr>
          </w:rPrChange>
        </w:rPr>
        <w:t>)</w:t>
      </w:r>
      <w:r w:rsidRPr="005B7085">
        <w:rPr>
          <w:rFonts w:ascii="Courier New" w:hAnsi="Courier New" w:cs="Courier New"/>
          <w:w w:val="86"/>
          <w:rPrChange w:id="570" w:author="Tom Anderson" w:date="2021-07-26T13:51:00Z">
            <w:rPr>
              <w:rFonts w:asciiTheme="minorHAnsi" w:hAnsiTheme="minorHAnsi" w:cstheme="minorHAnsi"/>
              <w:w w:val="86"/>
            </w:rPr>
          </w:rPrChange>
        </w:rPr>
        <w:t xml:space="preserve">; </w:t>
      </w:r>
      <w:proofErr w:type="spellStart"/>
      <w:r w:rsidRPr="005B7085">
        <w:rPr>
          <w:rFonts w:ascii="Courier New" w:hAnsi="Courier New" w:cs="Courier New"/>
          <w:w w:val="74"/>
          <w:rPrChange w:id="571" w:author="Tom Anderson" w:date="2021-07-26T13:51:00Z">
            <w:rPr>
              <w:rFonts w:asciiTheme="minorHAnsi" w:hAnsiTheme="minorHAnsi" w:cstheme="minorHAnsi"/>
              <w:w w:val="74"/>
            </w:rPr>
          </w:rPrChange>
        </w:rPr>
        <w:t>c</w:t>
      </w:r>
      <w:r w:rsidRPr="005B7085">
        <w:rPr>
          <w:rFonts w:ascii="Courier New" w:hAnsi="Courier New" w:cs="Courier New"/>
          <w:w w:val="73"/>
          <w:rPrChange w:id="572" w:author="Tom Anderson" w:date="2021-07-26T13:51:00Z">
            <w:rPr>
              <w:rFonts w:asciiTheme="minorHAnsi" w:hAnsiTheme="minorHAnsi" w:cstheme="minorHAnsi"/>
              <w:w w:val="73"/>
            </w:rPr>
          </w:rPrChange>
        </w:rPr>
        <w:t>url_</w:t>
      </w:r>
      <w:r w:rsidRPr="005B7085">
        <w:rPr>
          <w:rFonts w:ascii="Courier New" w:hAnsi="Courier New" w:cs="Courier New"/>
          <w:w w:val="74"/>
          <w:rPrChange w:id="573" w:author="Tom Anderson" w:date="2021-07-26T13:51:00Z">
            <w:rPr>
              <w:rFonts w:asciiTheme="minorHAnsi" w:hAnsiTheme="minorHAnsi" w:cstheme="minorHAnsi"/>
              <w:w w:val="74"/>
            </w:rPr>
          </w:rPrChange>
        </w:rPr>
        <w:t>setop</w:t>
      </w:r>
      <w:r w:rsidRPr="005B7085">
        <w:rPr>
          <w:rFonts w:ascii="Courier New" w:hAnsi="Courier New" w:cs="Courier New"/>
          <w:w w:val="81"/>
          <w:rPrChange w:id="574" w:author="Tom Anderson" w:date="2021-07-26T13:51:00Z">
            <w:rPr>
              <w:rFonts w:asciiTheme="minorHAnsi" w:hAnsiTheme="minorHAnsi" w:cstheme="minorHAnsi"/>
              <w:w w:val="81"/>
            </w:rPr>
          </w:rPrChange>
        </w:rPr>
        <w:t>t_array</w:t>
      </w:r>
      <w:proofErr w:type="spellEnd"/>
      <w:r w:rsidRPr="005B7085">
        <w:rPr>
          <w:rFonts w:ascii="Courier New" w:hAnsi="Courier New" w:cs="Courier New"/>
          <w:w w:val="81"/>
          <w:rPrChange w:id="575" w:author="Tom Anderson" w:date="2021-07-26T13:51:00Z">
            <w:rPr>
              <w:rFonts w:asciiTheme="minorHAnsi" w:hAnsiTheme="minorHAnsi" w:cstheme="minorHAnsi"/>
              <w:w w:val="81"/>
            </w:rPr>
          </w:rPrChange>
        </w:rPr>
        <w:t>(</w:t>
      </w:r>
      <w:r w:rsidRPr="005B7085">
        <w:rPr>
          <w:rFonts w:ascii="Courier New" w:hAnsi="Courier New" w:cs="Courier New"/>
          <w:w w:val="75"/>
          <w:rPrChange w:id="576" w:author="Tom Anderson" w:date="2021-07-26T13:51:00Z">
            <w:rPr>
              <w:rFonts w:asciiTheme="minorHAnsi" w:hAnsiTheme="minorHAnsi" w:cstheme="minorHAnsi"/>
              <w:w w:val="75"/>
            </w:rPr>
          </w:rPrChange>
        </w:rPr>
        <w:t>$</w:t>
      </w:r>
      <w:r w:rsidRPr="005B7085">
        <w:rPr>
          <w:rFonts w:ascii="Courier New" w:hAnsi="Courier New" w:cs="Courier New"/>
          <w:w w:val="74"/>
          <w:rPrChange w:id="577" w:author="Tom Anderson" w:date="2021-07-26T13:51:00Z">
            <w:rPr>
              <w:rFonts w:asciiTheme="minorHAnsi" w:hAnsiTheme="minorHAnsi" w:cstheme="minorHAnsi"/>
              <w:w w:val="74"/>
            </w:rPr>
          </w:rPrChange>
        </w:rPr>
        <w:t>c</w:t>
      </w:r>
      <w:r w:rsidRPr="005B7085">
        <w:rPr>
          <w:rFonts w:ascii="Courier New" w:hAnsi="Courier New" w:cs="Courier New"/>
          <w:w w:val="77"/>
          <w:rPrChange w:id="578" w:author="Tom Anderson" w:date="2021-07-26T13:51:00Z">
            <w:rPr>
              <w:rFonts w:asciiTheme="minorHAnsi" w:hAnsiTheme="minorHAnsi" w:cstheme="minorHAnsi"/>
              <w:w w:val="77"/>
            </w:rPr>
          </w:rPrChange>
        </w:rPr>
        <w:t>url,</w:t>
      </w:r>
      <w:r w:rsidRPr="005B7085">
        <w:rPr>
          <w:rFonts w:ascii="Courier New" w:hAnsi="Courier New" w:cs="Courier New"/>
          <w:rPrChange w:id="579" w:author="Tom Anderson" w:date="2021-07-26T13:51:00Z">
            <w:rPr>
              <w:rFonts w:asciiTheme="minorHAnsi" w:hAnsiTheme="minorHAnsi" w:cstheme="minorHAnsi"/>
            </w:rPr>
          </w:rPrChange>
        </w:rPr>
        <w:t xml:space="preserve">  </w:t>
      </w:r>
      <w:r w:rsidRPr="005B7085">
        <w:rPr>
          <w:rFonts w:ascii="Courier New" w:hAnsi="Courier New" w:cs="Courier New"/>
          <w:w w:val="74"/>
          <w:rPrChange w:id="580" w:author="Tom Anderson" w:date="2021-07-26T13:51:00Z">
            <w:rPr>
              <w:rFonts w:asciiTheme="minorHAnsi" w:hAnsiTheme="minorHAnsi" w:cstheme="minorHAnsi"/>
              <w:w w:val="74"/>
            </w:rPr>
          </w:rPrChange>
        </w:rPr>
        <w:t>array</w:t>
      </w:r>
      <w:r w:rsidRPr="005B7085">
        <w:rPr>
          <w:rFonts w:ascii="Courier New" w:hAnsi="Courier New" w:cs="Courier New"/>
          <w:w w:val="152"/>
          <w:rPrChange w:id="581" w:author="Tom Anderson" w:date="2021-07-26T13:51:00Z">
            <w:rPr>
              <w:rFonts w:asciiTheme="minorHAnsi" w:hAnsiTheme="minorHAnsi" w:cstheme="minorHAnsi"/>
              <w:w w:val="152"/>
            </w:rPr>
          </w:rPrChange>
        </w:rPr>
        <w:t>(</w:t>
      </w:r>
    </w:p>
    <w:p w14:paraId="458BA0BA" w14:textId="77777777" w:rsidR="00703845" w:rsidRPr="005B7085" w:rsidRDefault="00F35EF3">
      <w:pPr>
        <w:pStyle w:val="BodyText"/>
        <w:spacing w:line="218" w:lineRule="auto"/>
        <w:ind w:left="292" w:right="2255"/>
        <w:rPr>
          <w:rFonts w:ascii="Courier New" w:hAnsi="Courier New" w:cs="Courier New"/>
          <w:rPrChange w:id="582" w:author="Tom Anderson" w:date="2021-07-26T13:51:00Z">
            <w:rPr>
              <w:rFonts w:asciiTheme="minorHAnsi" w:hAnsiTheme="minorHAnsi" w:cstheme="minorHAnsi"/>
            </w:rPr>
          </w:rPrChange>
        </w:rPr>
      </w:pPr>
      <w:r w:rsidRPr="005B7085">
        <w:rPr>
          <w:rFonts w:ascii="Courier New" w:hAnsi="Courier New" w:cs="Courier New"/>
          <w:w w:val="80"/>
          <w:rPrChange w:id="583" w:author="Tom Anderson" w:date="2021-07-26T13:51:00Z">
            <w:rPr>
              <w:rFonts w:asciiTheme="minorHAnsi" w:hAnsiTheme="minorHAnsi" w:cstheme="minorHAnsi"/>
              <w:w w:val="80"/>
            </w:rPr>
          </w:rPrChange>
        </w:rPr>
        <w:t xml:space="preserve">CURLOPT_URL =&gt; "https://api.sandbox.ecrimex.net/phish/87104669", </w:t>
      </w:r>
      <w:r w:rsidRPr="005B7085">
        <w:rPr>
          <w:rFonts w:ascii="Courier New" w:hAnsi="Courier New" w:cs="Courier New"/>
          <w:w w:val="75"/>
          <w:rPrChange w:id="584" w:author="Tom Anderson" w:date="2021-07-26T13:51:00Z">
            <w:rPr>
              <w:rFonts w:asciiTheme="minorHAnsi" w:hAnsiTheme="minorHAnsi" w:cstheme="minorHAnsi"/>
              <w:w w:val="75"/>
            </w:rPr>
          </w:rPrChange>
        </w:rPr>
        <w:t>CURLOPT_RETURNTRANSFER   =</w:t>
      </w:r>
      <w:proofErr w:type="gramStart"/>
      <w:r w:rsidRPr="005B7085">
        <w:rPr>
          <w:rFonts w:ascii="Courier New" w:hAnsi="Courier New" w:cs="Courier New"/>
          <w:w w:val="75"/>
          <w:rPrChange w:id="585" w:author="Tom Anderson" w:date="2021-07-26T13:51:00Z">
            <w:rPr>
              <w:rFonts w:asciiTheme="minorHAnsi" w:hAnsiTheme="minorHAnsi" w:cstheme="minorHAnsi"/>
              <w:w w:val="75"/>
            </w:rPr>
          </w:rPrChange>
        </w:rPr>
        <w:t>&gt;  true</w:t>
      </w:r>
      <w:proofErr w:type="gramEnd"/>
      <w:r w:rsidRPr="005B7085">
        <w:rPr>
          <w:rFonts w:ascii="Courier New" w:hAnsi="Courier New" w:cs="Courier New"/>
          <w:w w:val="75"/>
          <w:rPrChange w:id="586" w:author="Tom Anderson" w:date="2021-07-26T13:51:00Z">
            <w:rPr>
              <w:rFonts w:asciiTheme="minorHAnsi" w:hAnsiTheme="minorHAnsi" w:cstheme="minorHAnsi"/>
              <w:w w:val="75"/>
            </w:rPr>
          </w:rPrChange>
        </w:rPr>
        <w:t>,</w:t>
      </w:r>
    </w:p>
    <w:p w14:paraId="18A1CF39" w14:textId="77777777" w:rsidR="00703845" w:rsidRPr="005B7085" w:rsidRDefault="00F35EF3">
      <w:pPr>
        <w:pStyle w:val="BodyText"/>
        <w:spacing w:before="7" w:line="226" w:lineRule="exact"/>
        <w:ind w:left="292" w:right="5171"/>
        <w:rPr>
          <w:rFonts w:ascii="Courier New" w:hAnsi="Courier New" w:cs="Courier New"/>
          <w:rPrChange w:id="587" w:author="Tom Anderson" w:date="2021-07-26T13:51:00Z">
            <w:rPr>
              <w:rFonts w:asciiTheme="minorHAnsi" w:hAnsiTheme="minorHAnsi" w:cstheme="minorHAnsi"/>
            </w:rPr>
          </w:rPrChange>
        </w:rPr>
      </w:pPr>
      <w:r w:rsidRPr="005B7085">
        <w:rPr>
          <w:rFonts w:ascii="Courier New" w:hAnsi="Courier New" w:cs="Courier New"/>
          <w:w w:val="85"/>
          <w:rPrChange w:id="588" w:author="Tom Anderson" w:date="2021-07-26T13:51:00Z">
            <w:rPr>
              <w:rFonts w:asciiTheme="minorHAnsi" w:hAnsiTheme="minorHAnsi" w:cstheme="minorHAnsi"/>
              <w:w w:val="85"/>
            </w:rPr>
          </w:rPrChange>
        </w:rPr>
        <w:t xml:space="preserve">CURLOPT_ENCODING =&gt; "", </w:t>
      </w:r>
      <w:r w:rsidRPr="005B7085">
        <w:rPr>
          <w:rFonts w:ascii="Courier New" w:hAnsi="Courier New" w:cs="Courier New"/>
          <w:w w:val="80"/>
          <w:rPrChange w:id="589" w:author="Tom Anderson" w:date="2021-07-26T13:51:00Z">
            <w:rPr>
              <w:rFonts w:asciiTheme="minorHAnsi" w:hAnsiTheme="minorHAnsi" w:cstheme="minorHAnsi"/>
              <w:w w:val="80"/>
            </w:rPr>
          </w:rPrChange>
        </w:rPr>
        <w:t>CURLOPT_MAXREDIRS =&gt; 10,</w:t>
      </w:r>
    </w:p>
    <w:p w14:paraId="12977468" w14:textId="77777777" w:rsidR="00703845" w:rsidRPr="005B7085" w:rsidRDefault="00F35EF3">
      <w:pPr>
        <w:pStyle w:val="BodyText"/>
        <w:spacing w:line="216" w:lineRule="exact"/>
        <w:ind w:left="292"/>
        <w:rPr>
          <w:rFonts w:ascii="Courier New" w:hAnsi="Courier New" w:cs="Courier New"/>
          <w:rPrChange w:id="590" w:author="Tom Anderson" w:date="2021-07-26T13:51:00Z">
            <w:rPr>
              <w:rFonts w:asciiTheme="minorHAnsi" w:hAnsiTheme="minorHAnsi" w:cstheme="minorHAnsi"/>
            </w:rPr>
          </w:rPrChange>
        </w:rPr>
      </w:pPr>
      <w:r w:rsidRPr="005B7085">
        <w:rPr>
          <w:rFonts w:ascii="Courier New" w:hAnsi="Courier New" w:cs="Courier New"/>
          <w:w w:val="80"/>
          <w:rPrChange w:id="591" w:author="Tom Anderson" w:date="2021-07-26T13:51:00Z">
            <w:rPr>
              <w:rFonts w:asciiTheme="minorHAnsi" w:hAnsiTheme="minorHAnsi" w:cstheme="minorHAnsi"/>
              <w:w w:val="80"/>
            </w:rPr>
          </w:rPrChange>
        </w:rPr>
        <w:t>CURLOPT_</w:t>
      </w:r>
      <w:proofErr w:type="gramStart"/>
      <w:r w:rsidRPr="005B7085">
        <w:rPr>
          <w:rFonts w:ascii="Courier New" w:hAnsi="Courier New" w:cs="Courier New"/>
          <w:w w:val="80"/>
          <w:rPrChange w:id="592" w:author="Tom Anderson" w:date="2021-07-26T13:51:00Z">
            <w:rPr>
              <w:rFonts w:asciiTheme="minorHAnsi" w:hAnsiTheme="minorHAnsi" w:cstheme="minorHAnsi"/>
              <w:w w:val="80"/>
            </w:rPr>
          </w:rPrChange>
        </w:rPr>
        <w:t>TIMEOUT  =</w:t>
      </w:r>
      <w:proofErr w:type="gramEnd"/>
      <w:r w:rsidRPr="005B7085">
        <w:rPr>
          <w:rFonts w:ascii="Courier New" w:hAnsi="Courier New" w:cs="Courier New"/>
          <w:w w:val="80"/>
          <w:rPrChange w:id="593" w:author="Tom Anderson" w:date="2021-07-26T13:51:00Z">
            <w:rPr>
              <w:rFonts w:asciiTheme="minorHAnsi" w:hAnsiTheme="minorHAnsi" w:cstheme="minorHAnsi"/>
              <w:w w:val="80"/>
            </w:rPr>
          </w:rPrChange>
        </w:rPr>
        <w:t>&gt; 30,</w:t>
      </w:r>
    </w:p>
    <w:p w14:paraId="5759842F" w14:textId="77777777" w:rsidR="00703845" w:rsidRPr="005B7085" w:rsidRDefault="00F35EF3">
      <w:pPr>
        <w:pStyle w:val="BodyText"/>
        <w:spacing w:before="12" w:line="226" w:lineRule="exact"/>
        <w:ind w:left="292" w:right="2255"/>
        <w:rPr>
          <w:rFonts w:ascii="Courier New" w:hAnsi="Courier New" w:cs="Courier New"/>
          <w:rPrChange w:id="594" w:author="Tom Anderson" w:date="2021-07-26T13:51:00Z">
            <w:rPr>
              <w:rFonts w:asciiTheme="minorHAnsi" w:hAnsiTheme="minorHAnsi" w:cstheme="minorHAnsi"/>
            </w:rPr>
          </w:rPrChange>
        </w:rPr>
      </w:pPr>
      <w:r w:rsidRPr="005B7085">
        <w:rPr>
          <w:rFonts w:ascii="Courier New" w:hAnsi="Courier New" w:cs="Courier New"/>
          <w:w w:val="75"/>
          <w:rPrChange w:id="595" w:author="Tom Anderson" w:date="2021-07-26T13:51:00Z">
            <w:rPr>
              <w:rFonts w:asciiTheme="minorHAnsi" w:hAnsiTheme="minorHAnsi" w:cstheme="minorHAnsi"/>
              <w:w w:val="75"/>
            </w:rPr>
          </w:rPrChange>
        </w:rPr>
        <w:t>CURLOPT_HTTP_VERSION =&gt; CURL_HTTP_VERSION_1_1, CURLOPT_CUSTOMREQUEST   =&gt;   "PATCH",</w:t>
      </w:r>
    </w:p>
    <w:p w14:paraId="2030E714" w14:textId="226274E6" w:rsidR="00703845" w:rsidRPr="005B7085" w:rsidRDefault="00F35EF3">
      <w:pPr>
        <w:pStyle w:val="BodyText"/>
        <w:spacing w:line="226" w:lineRule="exact"/>
        <w:ind w:left="292" w:right="2255"/>
        <w:rPr>
          <w:rFonts w:ascii="Courier New" w:hAnsi="Courier New" w:cs="Courier New"/>
          <w:rPrChange w:id="596" w:author="Tom Anderson" w:date="2021-07-26T13:51:00Z">
            <w:rPr>
              <w:rFonts w:asciiTheme="minorHAnsi" w:hAnsiTheme="minorHAnsi" w:cstheme="minorHAnsi"/>
            </w:rPr>
          </w:rPrChange>
        </w:rPr>
      </w:pPr>
      <w:r w:rsidRPr="005B7085">
        <w:rPr>
          <w:rFonts w:ascii="Courier New" w:hAnsi="Courier New" w:cs="Courier New"/>
          <w:w w:val="85"/>
          <w:rPrChange w:id="597" w:author="Tom Anderson" w:date="2021-07-26T13:51:00Z">
            <w:rPr>
              <w:rFonts w:asciiTheme="minorHAnsi" w:hAnsiTheme="minorHAnsi" w:cstheme="minorHAnsi"/>
              <w:w w:val="85"/>
            </w:rPr>
          </w:rPrChange>
        </w:rPr>
        <w:t>CURLOPT_POSTFIELDS =&gt; "{\r\n \"brand\": \"</w:t>
      </w:r>
      <w:proofErr w:type="spellStart"/>
      <w:r w:rsidR="004E3A70" w:rsidRPr="005B7085">
        <w:rPr>
          <w:rFonts w:ascii="Courier New" w:hAnsi="Courier New" w:cs="Courier New"/>
          <w:w w:val="85"/>
          <w:rPrChange w:id="598" w:author="Tom Anderson" w:date="2021-07-26T13:51:00Z">
            <w:rPr>
              <w:rFonts w:asciiTheme="minorHAnsi" w:hAnsiTheme="minorHAnsi" w:cstheme="minorHAnsi"/>
              <w:w w:val="85"/>
            </w:rPr>
          </w:rPrChange>
        </w:rPr>
        <w:t>Dave</w:t>
      </w:r>
      <w:r w:rsidRPr="005B7085">
        <w:rPr>
          <w:rFonts w:ascii="Courier New" w:hAnsi="Courier New" w:cs="Courier New"/>
          <w:w w:val="85"/>
          <w:rPrChange w:id="599" w:author="Tom Anderson" w:date="2021-07-26T13:51:00Z">
            <w:rPr>
              <w:rFonts w:asciiTheme="minorHAnsi" w:hAnsiTheme="minorHAnsi" w:cstheme="minorHAnsi"/>
              <w:w w:val="85"/>
            </w:rPr>
          </w:rPrChange>
        </w:rPr>
        <w:t>s</w:t>
      </w:r>
      <w:proofErr w:type="spellEnd"/>
      <w:r w:rsidRPr="005B7085">
        <w:rPr>
          <w:rFonts w:ascii="Courier New" w:hAnsi="Courier New" w:cs="Courier New"/>
          <w:w w:val="85"/>
          <w:rPrChange w:id="600" w:author="Tom Anderson" w:date="2021-07-26T13:51:00Z">
            <w:rPr>
              <w:rFonts w:asciiTheme="minorHAnsi" w:hAnsiTheme="minorHAnsi" w:cstheme="minorHAnsi"/>
              <w:w w:val="85"/>
            </w:rPr>
          </w:rPrChange>
        </w:rPr>
        <w:t xml:space="preserve"> Brand\"\r\n}", </w:t>
      </w:r>
      <w:r w:rsidRPr="005B7085">
        <w:rPr>
          <w:rFonts w:ascii="Courier New" w:hAnsi="Courier New" w:cs="Courier New"/>
          <w:w w:val="76"/>
          <w:rPrChange w:id="601" w:author="Tom Anderson" w:date="2021-07-26T13:51:00Z">
            <w:rPr>
              <w:rFonts w:asciiTheme="minorHAnsi" w:hAnsiTheme="minorHAnsi" w:cstheme="minorHAnsi"/>
              <w:w w:val="76"/>
            </w:rPr>
          </w:rPrChange>
        </w:rPr>
        <w:t>CURLOPT</w:t>
      </w:r>
      <w:r w:rsidRPr="005B7085">
        <w:rPr>
          <w:rFonts w:ascii="Courier New" w:hAnsi="Courier New" w:cs="Courier New"/>
          <w:w w:val="70"/>
          <w:rPrChange w:id="602" w:author="Tom Anderson" w:date="2021-07-26T13:51:00Z">
            <w:rPr>
              <w:rFonts w:asciiTheme="minorHAnsi" w:hAnsiTheme="minorHAnsi" w:cstheme="minorHAnsi"/>
              <w:w w:val="70"/>
            </w:rPr>
          </w:rPrChange>
        </w:rPr>
        <w:t>_</w:t>
      </w:r>
      <w:proofErr w:type="gramStart"/>
      <w:r w:rsidRPr="005B7085">
        <w:rPr>
          <w:rFonts w:ascii="Courier New" w:hAnsi="Courier New" w:cs="Courier New"/>
          <w:w w:val="76"/>
          <w:rPrChange w:id="603" w:author="Tom Anderson" w:date="2021-07-26T13:51:00Z">
            <w:rPr>
              <w:rFonts w:asciiTheme="minorHAnsi" w:hAnsiTheme="minorHAnsi" w:cstheme="minorHAnsi"/>
              <w:w w:val="76"/>
            </w:rPr>
          </w:rPrChange>
        </w:rPr>
        <w:t>HTTPHEADER</w:t>
      </w:r>
      <w:r w:rsidRPr="005B7085">
        <w:rPr>
          <w:rFonts w:ascii="Courier New" w:hAnsi="Courier New" w:cs="Courier New"/>
          <w:rPrChange w:id="604" w:author="Tom Anderson" w:date="2021-07-26T13:51:00Z">
            <w:rPr>
              <w:rFonts w:asciiTheme="minorHAnsi" w:hAnsiTheme="minorHAnsi" w:cstheme="minorHAnsi"/>
            </w:rPr>
          </w:rPrChange>
        </w:rPr>
        <w:t xml:space="preserve">  </w:t>
      </w:r>
      <w:r w:rsidRPr="005B7085">
        <w:rPr>
          <w:rFonts w:ascii="Courier New" w:hAnsi="Courier New" w:cs="Courier New"/>
          <w:w w:val="72"/>
          <w:rPrChange w:id="605" w:author="Tom Anderson" w:date="2021-07-26T13:51:00Z">
            <w:rPr>
              <w:rFonts w:asciiTheme="minorHAnsi" w:hAnsiTheme="minorHAnsi" w:cstheme="minorHAnsi"/>
              <w:w w:val="72"/>
            </w:rPr>
          </w:rPrChange>
        </w:rPr>
        <w:t>=</w:t>
      </w:r>
      <w:proofErr w:type="gramEnd"/>
      <w:r w:rsidRPr="005B7085">
        <w:rPr>
          <w:rFonts w:ascii="Courier New" w:hAnsi="Courier New" w:cs="Courier New"/>
          <w:w w:val="101"/>
          <w:rPrChange w:id="606" w:author="Tom Anderson" w:date="2021-07-26T13:51:00Z">
            <w:rPr>
              <w:rFonts w:asciiTheme="minorHAnsi" w:hAnsiTheme="minorHAnsi" w:cstheme="minorHAnsi"/>
              <w:w w:val="101"/>
            </w:rPr>
          </w:rPrChange>
        </w:rPr>
        <w:t>&gt;</w:t>
      </w:r>
      <w:r w:rsidRPr="005B7085">
        <w:rPr>
          <w:rFonts w:ascii="Courier New" w:hAnsi="Courier New" w:cs="Courier New"/>
          <w:rPrChange w:id="607" w:author="Tom Anderson" w:date="2021-07-26T13:51:00Z">
            <w:rPr>
              <w:rFonts w:asciiTheme="minorHAnsi" w:hAnsiTheme="minorHAnsi" w:cstheme="minorHAnsi"/>
            </w:rPr>
          </w:rPrChange>
        </w:rPr>
        <w:t xml:space="preserve">  </w:t>
      </w:r>
      <w:r w:rsidRPr="005B7085">
        <w:rPr>
          <w:rFonts w:ascii="Courier New" w:hAnsi="Courier New" w:cs="Courier New"/>
          <w:w w:val="74"/>
          <w:rPrChange w:id="608" w:author="Tom Anderson" w:date="2021-07-26T13:51:00Z">
            <w:rPr>
              <w:rFonts w:asciiTheme="minorHAnsi" w:hAnsiTheme="minorHAnsi" w:cstheme="minorHAnsi"/>
              <w:w w:val="74"/>
            </w:rPr>
          </w:rPrChange>
        </w:rPr>
        <w:t>array</w:t>
      </w:r>
      <w:r w:rsidRPr="005B7085">
        <w:rPr>
          <w:rFonts w:ascii="Courier New" w:hAnsi="Courier New" w:cs="Courier New"/>
          <w:w w:val="152"/>
          <w:rPrChange w:id="609" w:author="Tom Anderson" w:date="2021-07-26T13:51:00Z">
            <w:rPr>
              <w:rFonts w:asciiTheme="minorHAnsi" w:hAnsiTheme="minorHAnsi" w:cstheme="minorHAnsi"/>
              <w:w w:val="152"/>
            </w:rPr>
          </w:rPrChange>
        </w:rPr>
        <w:t>(</w:t>
      </w:r>
    </w:p>
    <w:p w14:paraId="0F1DA23E" w14:textId="77777777" w:rsidR="00703845" w:rsidRPr="005B7085" w:rsidRDefault="00F35EF3">
      <w:pPr>
        <w:pStyle w:val="BodyText"/>
        <w:spacing w:line="226" w:lineRule="exact"/>
        <w:ind w:left="484" w:right="4508"/>
        <w:rPr>
          <w:rFonts w:ascii="Courier New" w:hAnsi="Courier New" w:cs="Courier New"/>
          <w:rPrChange w:id="610" w:author="Tom Anderson" w:date="2021-07-26T13:51:00Z">
            <w:rPr>
              <w:rFonts w:asciiTheme="minorHAnsi" w:hAnsiTheme="minorHAnsi" w:cstheme="minorHAnsi"/>
            </w:rPr>
          </w:rPrChange>
        </w:rPr>
      </w:pPr>
      <w:r w:rsidRPr="005B7085">
        <w:rPr>
          <w:rFonts w:ascii="Courier New" w:hAnsi="Courier New" w:cs="Courier New"/>
          <w:w w:val="85"/>
          <w:rPrChange w:id="611" w:author="Tom Anderson" w:date="2021-07-26T13:51:00Z">
            <w:rPr>
              <w:rFonts w:asciiTheme="minorHAnsi" w:hAnsiTheme="minorHAnsi" w:cstheme="minorHAnsi"/>
              <w:w w:val="85"/>
            </w:rPr>
          </w:rPrChange>
        </w:rPr>
        <w:t xml:space="preserve">"Authorization: </w:t>
      </w:r>
      <w:r w:rsidRPr="005B7085">
        <w:rPr>
          <w:rFonts w:ascii="Courier New" w:hAnsi="Courier New" w:cs="Courier New"/>
          <w:w w:val="85"/>
          <w:u w:val="single"/>
          <w:rPrChange w:id="612" w:author="Tom Anderson" w:date="2021-07-26T13:51:00Z">
            <w:rPr>
              <w:rFonts w:asciiTheme="minorHAnsi" w:hAnsiTheme="minorHAnsi" w:cstheme="minorHAnsi"/>
              <w:w w:val="85"/>
              <w:u w:val="single"/>
            </w:rPr>
          </w:rPrChange>
        </w:rPr>
        <w:t>&lt;your eCX API Token Key goes here&gt;</w:t>
      </w:r>
      <w:r w:rsidRPr="005B7085">
        <w:rPr>
          <w:rFonts w:ascii="Courier New" w:hAnsi="Courier New" w:cs="Courier New"/>
          <w:w w:val="85"/>
          <w:rPrChange w:id="613" w:author="Tom Anderson" w:date="2021-07-26T13:51:00Z">
            <w:rPr>
              <w:rFonts w:asciiTheme="minorHAnsi" w:hAnsiTheme="minorHAnsi" w:cstheme="minorHAnsi"/>
              <w:w w:val="85"/>
            </w:rPr>
          </w:rPrChange>
        </w:rPr>
        <w:t xml:space="preserve">", </w:t>
      </w:r>
      <w:r w:rsidRPr="005B7085">
        <w:rPr>
          <w:rFonts w:ascii="Courier New" w:hAnsi="Courier New" w:cs="Courier New"/>
          <w:w w:val="80"/>
          <w:rPrChange w:id="614" w:author="Tom Anderson" w:date="2021-07-26T13:51:00Z">
            <w:rPr>
              <w:rFonts w:asciiTheme="minorHAnsi" w:hAnsiTheme="minorHAnsi" w:cstheme="minorHAnsi"/>
              <w:w w:val="80"/>
            </w:rPr>
          </w:rPrChange>
        </w:rPr>
        <w:t>"Content-Type:  application/json"</w:t>
      </w:r>
    </w:p>
    <w:p w14:paraId="7EE5CBEF" w14:textId="77777777" w:rsidR="00703845" w:rsidRPr="005B7085" w:rsidRDefault="00F35EF3">
      <w:pPr>
        <w:pStyle w:val="BodyText"/>
        <w:spacing w:line="216" w:lineRule="exact"/>
        <w:ind w:left="484"/>
        <w:rPr>
          <w:rFonts w:ascii="Courier New" w:hAnsi="Courier New" w:cs="Courier New"/>
          <w:rPrChange w:id="615" w:author="Tom Anderson" w:date="2021-07-26T13:51:00Z">
            <w:rPr>
              <w:rFonts w:asciiTheme="minorHAnsi" w:hAnsiTheme="minorHAnsi" w:cstheme="minorHAnsi"/>
            </w:rPr>
          </w:rPrChange>
        </w:rPr>
      </w:pPr>
      <w:r w:rsidRPr="005B7085">
        <w:rPr>
          <w:rFonts w:ascii="Courier New" w:hAnsi="Courier New" w:cs="Courier New"/>
          <w:w w:val="120"/>
          <w:rPrChange w:id="616" w:author="Tom Anderson" w:date="2021-07-26T13:51:00Z">
            <w:rPr>
              <w:rFonts w:asciiTheme="minorHAnsi" w:hAnsiTheme="minorHAnsi" w:cstheme="minorHAnsi"/>
              <w:w w:val="120"/>
            </w:rPr>
          </w:rPrChange>
        </w:rPr>
        <w:t>),</w:t>
      </w:r>
    </w:p>
    <w:p w14:paraId="50CD7E7E" w14:textId="77777777" w:rsidR="00703845" w:rsidRPr="005B7085" w:rsidRDefault="00F35EF3">
      <w:pPr>
        <w:pStyle w:val="BodyText"/>
        <w:spacing w:line="236" w:lineRule="exact"/>
        <w:rPr>
          <w:rFonts w:ascii="Courier New" w:hAnsi="Courier New" w:cs="Courier New"/>
          <w:rPrChange w:id="617" w:author="Tom Anderson" w:date="2021-07-26T13:51:00Z">
            <w:rPr>
              <w:rFonts w:asciiTheme="minorHAnsi" w:hAnsiTheme="minorHAnsi" w:cstheme="minorHAnsi"/>
            </w:rPr>
          </w:rPrChange>
        </w:rPr>
      </w:pPr>
      <w:r w:rsidRPr="005B7085">
        <w:rPr>
          <w:rFonts w:ascii="Courier New" w:hAnsi="Courier New" w:cs="Courier New"/>
          <w:w w:val="135"/>
          <w:rPrChange w:id="618" w:author="Tom Anderson" w:date="2021-07-26T13:51:00Z">
            <w:rPr>
              <w:rFonts w:asciiTheme="minorHAnsi" w:hAnsiTheme="minorHAnsi" w:cstheme="minorHAnsi"/>
              <w:w w:val="135"/>
            </w:rPr>
          </w:rPrChange>
        </w:rPr>
        <w:t>));</w:t>
      </w:r>
    </w:p>
    <w:p w14:paraId="767A8C8D" w14:textId="77777777" w:rsidR="00703845" w:rsidRPr="005B7085" w:rsidRDefault="00703845">
      <w:pPr>
        <w:pStyle w:val="BodyText"/>
        <w:ind w:left="0"/>
        <w:rPr>
          <w:rFonts w:ascii="Courier New" w:hAnsi="Courier New" w:cs="Courier New"/>
          <w:rPrChange w:id="619" w:author="Tom Anderson" w:date="2021-07-26T13:51:00Z">
            <w:rPr>
              <w:rFonts w:asciiTheme="minorHAnsi" w:hAnsiTheme="minorHAnsi" w:cstheme="minorHAnsi"/>
            </w:rPr>
          </w:rPrChange>
        </w:rPr>
      </w:pPr>
    </w:p>
    <w:p w14:paraId="566EE2D3" w14:textId="77777777" w:rsidR="00703845" w:rsidRPr="005B7085" w:rsidRDefault="00F35EF3">
      <w:pPr>
        <w:pStyle w:val="BodyText"/>
        <w:spacing w:before="1" w:line="237" w:lineRule="exact"/>
        <w:rPr>
          <w:rFonts w:ascii="Courier New" w:hAnsi="Courier New" w:cs="Courier New"/>
          <w:rPrChange w:id="620" w:author="Tom Anderson" w:date="2021-07-26T13:51:00Z">
            <w:rPr>
              <w:rFonts w:asciiTheme="minorHAnsi" w:hAnsiTheme="minorHAnsi" w:cstheme="minorHAnsi"/>
            </w:rPr>
          </w:rPrChange>
        </w:rPr>
      </w:pPr>
      <w:r w:rsidRPr="005B7085">
        <w:rPr>
          <w:rFonts w:ascii="Courier New" w:hAnsi="Courier New" w:cs="Courier New"/>
          <w:w w:val="75"/>
          <w:rPrChange w:id="621" w:author="Tom Anderson" w:date="2021-07-26T13:51:00Z">
            <w:rPr>
              <w:rFonts w:asciiTheme="minorHAnsi" w:hAnsiTheme="minorHAnsi" w:cstheme="minorHAnsi"/>
              <w:w w:val="75"/>
            </w:rPr>
          </w:rPrChange>
        </w:rPr>
        <w:t>$</w:t>
      </w:r>
      <w:proofErr w:type="gramStart"/>
      <w:r w:rsidRPr="005B7085">
        <w:rPr>
          <w:rFonts w:ascii="Courier New" w:hAnsi="Courier New" w:cs="Courier New"/>
          <w:w w:val="74"/>
          <w:rPrChange w:id="622" w:author="Tom Anderson" w:date="2021-07-26T13:51:00Z">
            <w:rPr>
              <w:rFonts w:asciiTheme="minorHAnsi" w:hAnsiTheme="minorHAnsi" w:cstheme="minorHAnsi"/>
              <w:w w:val="74"/>
            </w:rPr>
          </w:rPrChange>
        </w:rPr>
        <w:t>response</w:t>
      </w:r>
      <w:r w:rsidRPr="005B7085">
        <w:rPr>
          <w:rFonts w:ascii="Courier New" w:hAnsi="Courier New" w:cs="Courier New"/>
          <w:rPrChange w:id="623" w:author="Tom Anderson" w:date="2021-07-26T13:51:00Z">
            <w:rPr>
              <w:rFonts w:asciiTheme="minorHAnsi" w:hAnsiTheme="minorHAnsi" w:cstheme="minorHAnsi"/>
            </w:rPr>
          </w:rPrChange>
        </w:rPr>
        <w:t xml:space="preserve">  </w:t>
      </w:r>
      <w:r w:rsidRPr="005B7085">
        <w:rPr>
          <w:rFonts w:ascii="Courier New" w:hAnsi="Courier New" w:cs="Courier New"/>
          <w:w w:val="72"/>
          <w:rPrChange w:id="624" w:author="Tom Anderson" w:date="2021-07-26T13:51:00Z">
            <w:rPr>
              <w:rFonts w:asciiTheme="minorHAnsi" w:hAnsiTheme="minorHAnsi" w:cstheme="minorHAnsi"/>
              <w:w w:val="72"/>
            </w:rPr>
          </w:rPrChange>
        </w:rPr>
        <w:t>=</w:t>
      </w:r>
      <w:proofErr w:type="gramEnd"/>
      <w:r w:rsidRPr="005B7085">
        <w:rPr>
          <w:rFonts w:ascii="Courier New" w:hAnsi="Courier New" w:cs="Courier New"/>
          <w:rPrChange w:id="625" w:author="Tom Anderson" w:date="2021-07-26T13:51:00Z">
            <w:rPr>
              <w:rFonts w:asciiTheme="minorHAnsi" w:hAnsiTheme="minorHAnsi" w:cstheme="minorHAnsi"/>
            </w:rPr>
          </w:rPrChange>
        </w:rPr>
        <w:t xml:space="preserve">  </w:t>
      </w:r>
      <w:proofErr w:type="spellStart"/>
      <w:r w:rsidRPr="005B7085">
        <w:rPr>
          <w:rFonts w:ascii="Courier New" w:hAnsi="Courier New" w:cs="Courier New"/>
          <w:w w:val="74"/>
          <w:rPrChange w:id="626" w:author="Tom Anderson" w:date="2021-07-26T13:51:00Z">
            <w:rPr>
              <w:rFonts w:asciiTheme="minorHAnsi" w:hAnsiTheme="minorHAnsi" w:cstheme="minorHAnsi"/>
              <w:w w:val="74"/>
            </w:rPr>
          </w:rPrChange>
        </w:rPr>
        <w:t>c</w:t>
      </w:r>
      <w:r w:rsidRPr="005B7085">
        <w:rPr>
          <w:rFonts w:ascii="Courier New" w:hAnsi="Courier New" w:cs="Courier New"/>
          <w:w w:val="73"/>
          <w:rPrChange w:id="627" w:author="Tom Anderson" w:date="2021-07-26T13:51:00Z">
            <w:rPr>
              <w:rFonts w:asciiTheme="minorHAnsi" w:hAnsiTheme="minorHAnsi" w:cstheme="minorHAnsi"/>
              <w:w w:val="73"/>
            </w:rPr>
          </w:rPrChange>
        </w:rPr>
        <w:t>url_</w:t>
      </w:r>
      <w:r w:rsidRPr="005B7085">
        <w:rPr>
          <w:rFonts w:ascii="Courier New" w:hAnsi="Courier New" w:cs="Courier New"/>
          <w:w w:val="74"/>
          <w:rPrChange w:id="628" w:author="Tom Anderson" w:date="2021-07-26T13:51:00Z">
            <w:rPr>
              <w:rFonts w:asciiTheme="minorHAnsi" w:hAnsiTheme="minorHAnsi" w:cstheme="minorHAnsi"/>
              <w:w w:val="74"/>
            </w:rPr>
          </w:rPrChange>
        </w:rPr>
        <w:t>exec</w:t>
      </w:r>
      <w:proofErr w:type="spellEnd"/>
      <w:r w:rsidRPr="005B7085">
        <w:rPr>
          <w:rFonts w:ascii="Courier New" w:hAnsi="Courier New" w:cs="Courier New"/>
          <w:w w:val="152"/>
          <w:rPrChange w:id="629" w:author="Tom Anderson" w:date="2021-07-26T13:51:00Z">
            <w:rPr>
              <w:rFonts w:asciiTheme="minorHAnsi" w:hAnsiTheme="minorHAnsi" w:cstheme="minorHAnsi"/>
              <w:w w:val="152"/>
            </w:rPr>
          </w:rPrChange>
        </w:rPr>
        <w:t>(</w:t>
      </w:r>
      <w:r w:rsidRPr="005B7085">
        <w:rPr>
          <w:rFonts w:ascii="Courier New" w:hAnsi="Courier New" w:cs="Courier New"/>
          <w:w w:val="75"/>
          <w:rPrChange w:id="630" w:author="Tom Anderson" w:date="2021-07-26T13:51:00Z">
            <w:rPr>
              <w:rFonts w:asciiTheme="minorHAnsi" w:hAnsiTheme="minorHAnsi" w:cstheme="minorHAnsi"/>
              <w:w w:val="75"/>
            </w:rPr>
          </w:rPrChange>
        </w:rPr>
        <w:t>$</w:t>
      </w:r>
      <w:r w:rsidRPr="005B7085">
        <w:rPr>
          <w:rFonts w:ascii="Courier New" w:hAnsi="Courier New" w:cs="Courier New"/>
          <w:w w:val="74"/>
          <w:rPrChange w:id="631" w:author="Tom Anderson" w:date="2021-07-26T13:51:00Z">
            <w:rPr>
              <w:rFonts w:asciiTheme="minorHAnsi" w:hAnsiTheme="minorHAnsi" w:cstheme="minorHAnsi"/>
              <w:w w:val="74"/>
            </w:rPr>
          </w:rPrChange>
        </w:rPr>
        <w:t>c</w:t>
      </w:r>
      <w:r w:rsidRPr="005B7085">
        <w:rPr>
          <w:rFonts w:ascii="Courier New" w:hAnsi="Courier New" w:cs="Courier New"/>
          <w:w w:val="91"/>
          <w:rPrChange w:id="632" w:author="Tom Anderson" w:date="2021-07-26T13:51:00Z">
            <w:rPr>
              <w:rFonts w:asciiTheme="minorHAnsi" w:hAnsiTheme="minorHAnsi" w:cstheme="minorHAnsi"/>
              <w:w w:val="91"/>
            </w:rPr>
          </w:rPrChange>
        </w:rPr>
        <w:t>url);</w:t>
      </w:r>
    </w:p>
    <w:p w14:paraId="77009E2D" w14:textId="77777777" w:rsidR="00703845" w:rsidRPr="005B7085" w:rsidRDefault="00F35EF3">
      <w:pPr>
        <w:pStyle w:val="BodyText"/>
        <w:spacing w:line="434" w:lineRule="auto"/>
        <w:ind w:right="7082"/>
        <w:rPr>
          <w:rFonts w:ascii="Courier New" w:hAnsi="Courier New" w:cs="Courier New"/>
          <w:rPrChange w:id="633" w:author="Tom Anderson" w:date="2021-07-26T13:51:00Z">
            <w:rPr>
              <w:rFonts w:asciiTheme="minorHAnsi" w:hAnsiTheme="minorHAnsi" w:cstheme="minorHAnsi"/>
            </w:rPr>
          </w:rPrChange>
        </w:rPr>
      </w:pPr>
      <w:r w:rsidRPr="005B7085">
        <w:rPr>
          <w:rFonts w:ascii="Courier New" w:hAnsi="Courier New" w:cs="Courier New"/>
          <w:w w:val="85"/>
          <w:rPrChange w:id="634" w:author="Tom Anderson" w:date="2021-07-26T13:51:00Z">
            <w:rPr>
              <w:rFonts w:asciiTheme="minorHAnsi" w:hAnsiTheme="minorHAnsi" w:cstheme="minorHAnsi"/>
              <w:w w:val="85"/>
            </w:rPr>
          </w:rPrChange>
        </w:rPr>
        <w:t xml:space="preserve">$err = </w:t>
      </w:r>
      <w:proofErr w:type="spellStart"/>
      <w:r w:rsidRPr="005B7085">
        <w:rPr>
          <w:rFonts w:ascii="Courier New" w:hAnsi="Courier New" w:cs="Courier New"/>
          <w:w w:val="85"/>
          <w:rPrChange w:id="635" w:author="Tom Anderson" w:date="2021-07-26T13:51:00Z">
            <w:rPr>
              <w:rFonts w:asciiTheme="minorHAnsi" w:hAnsiTheme="minorHAnsi" w:cstheme="minorHAnsi"/>
              <w:w w:val="85"/>
            </w:rPr>
          </w:rPrChange>
        </w:rPr>
        <w:t>curl_error</w:t>
      </w:r>
      <w:proofErr w:type="spellEnd"/>
      <w:r w:rsidRPr="005B7085">
        <w:rPr>
          <w:rFonts w:ascii="Courier New" w:hAnsi="Courier New" w:cs="Courier New"/>
          <w:w w:val="85"/>
          <w:rPrChange w:id="636" w:author="Tom Anderson" w:date="2021-07-26T13:51:00Z">
            <w:rPr>
              <w:rFonts w:asciiTheme="minorHAnsi" w:hAnsiTheme="minorHAnsi" w:cstheme="minorHAnsi"/>
              <w:w w:val="85"/>
            </w:rPr>
          </w:rPrChange>
        </w:rPr>
        <w:t xml:space="preserve">($curl); </w:t>
      </w:r>
      <w:proofErr w:type="spellStart"/>
      <w:r w:rsidRPr="005B7085">
        <w:rPr>
          <w:rFonts w:ascii="Courier New" w:hAnsi="Courier New" w:cs="Courier New"/>
          <w:w w:val="90"/>
          <w:rPrChange w:id="637" w:author="Tom Anderson" w:date="2021-07-26T13:51:00Z">
            <w:rPr>
              <w:rFonts w:asciiTheme="minorHAnsi" w:hAnsiTheme="minorHAnsi" w:cstheme="minorHAnsi"/>
              <w:w w:val="90"/>
            </w:rPr>
          </w:rPrChange>
        </w:rPr>
        <w:t>curl_close</w:t>
      </w:r>
      <w:proofErr w:type="spellEnd"/>
      <w:r w:rsidRPr="005B7085">
        <w:rPr>
          <w:rFonts w:ascii="Courier New" w:hAnsi="Courier New" w:cs="Courier New"/>
          <w:w w:val="90"/>
          <w:rPrChange w:id="638" w:author="Tom Anderson" w:date="2021-07-26T13:51:00Z">
            <w:rPr>
              <w:rFonts w:asciiTheme="minorHAnsi" w:hAnsiTheme="minorHAnsi" w:cstheme="minorHAnsi"/>
              <w:w w:val="90"/>
            </w:rPr>
          </w:rPrChange>
        </w:rPr>
        <w:t>($curl</w:t>
      </w:r>
      <w:proofErr w:type="gramStart"/>
      <w:r w:rsidRPr="005B7085">
        <w:rPr>
          <w:rFonts w:ascii="Courier New" w:hAnsi="Courier New" w:cs="Courier New"/>
          <w:w w:val="90"/>
          <w:rPrChange w:id="639" w:author="Tom Anderson" w:date="2021-07-26T13:51:00Z">
            <w:rPr>
              <w:rFonts w:asciiTheme="minorHAnsi" w:hAnsiTheme="minorHAnsi" w:cstheme="minorHAnsi"/>
              <w:w w:val="90"/>
            </w:rPr>
          </w:rPrChange>
        </w:rPr>
        <w:t>);</w:t>
      </w:r>
      <w:proofErr w:type="gramEnd"/>
    </w:p>
    <w:p w14:paraId="6DC12945" w14:textId="77777777" w:rsidR="00703845" w:rsidRPr="005B7085" w:rsidRDefault="00F35EF3">
      <w:pPr>
        <w:pStyle w:val="BodyText"/>
        <w:spacing w:before="12" w:line="238" w:lineRule="exact"/>
        <w:rPr>
          <w:rFonts w:ascii="Courier New" w:hAnsi="Courier New" w:cs="Courier New"/>
          <w:rPrChange w:id="640" w:author="Tom Anderson" w:date="2021-07-26T13:51:00Z">
            <w:rPr>
              <w:rFonts w:asciiTheme="minorHAnsi" w:hAnsiTheme="minorHAnsi" w:cstheme="minorHAnsi"/>
            </w:rPr>
          </w:rPrChange>
        </w:rPr>
      </w:pPr>
      <w:proofErr w:type="gramStart"/>
      <w:r w:rsidRPr="005B7085">
        <w:rPr>
          <w:rFonts w:ascii="Courier New" w:hAnsi="Courier New" w:cs="Courier New"/>
          <w:w w:val="74"/>
          <w:rPrChange w:id="641" w:author="Tom Anderson" w:date="2021-07-26T13:51:00Z">
            <w:rPr>
              <w:rFonts w:asciiTheme="minorHAnsi" w:hAnsiTheme="minorHAnsi" w:cstheme="minorHAnsi"/>
              <w:w w:val="74"/>
            </w:rPr>
          </w:rPrChange>
        </w:rPr>
        <w:t>if</w:t>
      </w:r>
      <w:r w:rsidRPr="005B7085">
        <w:rPr>
          <w:rFonts w:ascii="Courier New" w:hAnsi="Courier New" w:cs="Courier New"/>
          <w:rPrChange w:id="642" w:author="Tom Anderson" w:date="2021-07-26T13:51:00Z">
            <w:rPr>
              <w:rFonts w:asciiTheme="minorHAnsi" w:hAnsiTheme="minorHAnsi" w:cstheme="minorHAnsi"/>
            </w:rPr>
          </w:rPrChange>
        </w:rPr>
        <w:t xml:space="preserve">  </w:t>
      </w:r>
      <w:r w:rsidRPr="005B7085">
        <w:rPr>
          <w:rFonts w:ascii="Courier New" w:hAnsi="Courier New" w:cs="Courier New"/>
          <w:w w:val="152"/>
          <w:rPrChange w:id="643" w:author="Tom Anderson" w:date="2021-07-26T13:51:00Z">
            <w:rPr>
              <w:rFonts w:asciiTheme="minorHAnsi" w:hAnsiTheme="minorHAnsi" w:cstheme="minorHAnsi"/>
              <w:w w:val="152"/>
            </w:rPr>
          </w:rPrChange>
        </w:rPr>
        <w:t>(</w:t>
      </w:r>
      <w:proofErr w:type="gramEnd"/>
      <w:r w:rsidRPr="005B7085">
        <w:rPr>
          <w:rFonts w:ascii="Courier New" w:hAnsi="Courier New" w:cs="Courier New"/>
          <w:w w:val="75"/>
          <w:rPrChange w:id="644" w:author="Tom Anderson" w:date="2021-07-26T13:51:00Z">
            <w:rPr>
              <w:rFonts w:asciiTheme="minorHAnsi" w:hAnsiTheme="minorHAnsi" w:cstheme="minorHAnsi"/>
              <w:w w:val="75"/>
            </w:rPr>
          </w:rPrChange>
        </w:rPr>
        <w:t>$</w:t>
      </w:r>
      <w:r w:rsidRPr="005B7085">
        <w:rPr>
          <w:rFonts w:ascii="Courier New" w:hAnsi="Courier New" w:cs="Courier New"/>
          <w:w w:val="91"/>
          <w:rPrChange w:id="645" w:author="Tom Anderson" w:date="2021-07-26T13:51:00Z">
            <w:rPr>
              <w:rFonts w:asciiTheme="minorHAnsi" w:hAnsiTheme="minorHAnsi" w:cstheme="minorHAnsi"/>
              <w:w w:val="91"/>
            </w:rPr>
          </w:rPrChange>
        </w:rPr>
        <w:t>err)</w:t>
      </w:r>
      <w:r w:rsidRPr="005B7085">
        <w:rPr>
          <w:rFonts w:ascii="Courier New" w:hAnsi="Courier New" w:cs="Courier New"/>
          <w:rPrChange w:id="646" w:author="Tom Anderson" w:date="2021-07-26T13:51:00Z">
            <w:rPr>
              <w:rFonts w:asciiTheme="minorHAnsi" w:hAnsiTheme="minorHAnsi" w:cstheme="minorHAnsi"/>
            </w:rPr>
          </w:rPrChange>
        </w:rPr>
        <w:t xml:space="preserve">  </w:t>
      </w:r>
      <w:r w:rsidRPr="005B7085">
        <w:rPr>
          <w:rFonts w:ascii="Courier New" w:hAnsi="Courier New" w:cs="Courier New"/>
          <w:w w:val="79"/>
          <w:rPrChange w:id="647" w:author="Tom Anderson" w:date="2021-07-26T13:51:00Z">
            <w:rPr>
              <w:rFonts w:asciiTheme="minorHAnsi" w:hAnsiTheme="minorHAnsi" w:cstheme="minorHAnsi"/>
              <w:w w:val="79"/>
            </w:rPr>
          </w:rPrChange>
        </w:rPr>
        <w:t>{</w:t>
      </w:r>
    </w:p>
    <w:p w14:paraId="26591EE6" w14:textId="77777777" w:rsidR="00703845" w:rsidRPr="005B7085" w:rsidRDefault="00F35EF3">
      <w:pPr>
        <w:pStyle w:val="BodyText"/>
        <w:spacing w:line="227" w:lineRule="exact"/>
        <w:ind w:left="292"/>
        <w:rPr>
          <w:rFonts w:ascii="Courier New" w:hAnsi="Courier New" w:cs="Courier New"/>
          <w:rPrChange w:id="648" w:author="Tom Anderson" w:date="2021-07-26T13:51:00Z">
            <w:rPr>
              <w:rFonts w:asciiTheme="minorHAnsi" w:hAnsiTheme="minorHAnsi" w:cstheme="minorHAnsi"/>
            </w:rPr>
          </w:rPrChange>
        </w:rPr>
      </w:pPr>
      <w:r w:rsidRPr="005B7085">
        <w:rPr>
          <w:rFonts w:ascii="Courier New" w:hAnsi="Courier New" w:cs="Courier New"/>
          <w:w w:val="90"/>
          <w:rPrChange w:id="649" w:author="Tom Anderson" w:date="2021-07-26T13:51:00Z">
            <w:rPr>
              <w:rFonts w:asciiTheme="minorHAnsi" w:hAnsiTheme="minorHAnsi" w:cstheme="minorHAnsi"/>
              <w:w w:val="90"/>
            </w:rPr>
          </w:rPrChange>
        </w:rPr>
        <w:lastRenderedPageBreak/>
        <w:t>echo "</w:t>
      </w:r>
      <w:proofErr w:type="spellStart"/>
      <w:r w:rsidRPr="005B7085">
        <w:rPr>
          <w:rFonts w:ascii="Courier New" w:hAnsi="Courier New" w:cs="Courier New"/>
          <w:w w:val="90"/>
          <w:rPrChange w:id="650" w:author="Tom Anderson" w:date="2021-07-26T13:51:00Z">
            <w:rPr>
              <w:rFonts w:asciiTheme="minorHAnsi" w:hAnsiTheme="minorHAnsi" w:cstheme="minorHAnsi"/>
              <w:w w:val="90"/>
            </w:rPr>
          </w:rPrChange>
        </w:rPr>
        <w:t>cURL</w:t>
      </w:r>
      <w:proofErr w:type="spellEnd"/>
      <w:r w:rsidRPr="005B7085">
        <w:rPr>
          <w:rFonts w:ascii="Courier New" w:hAnsi="Courier New" w:cs="Courier New"/>
          <w:w w:val="90"/>
          <w:rPrChange w:id="651" w:author="Tom Anderson" w:date="2021-07-26T13:51:00Z">
            <w:rPr>
              <w:rFonts w:asciiTheme="minorHAnsi" w:hAnsiTheme="minorHAnsi" w:cstheme="minorHAnsi"/>
              <w:w w:val="90"/>
            </w:rPr>
          </w:rPrChange>
        </w:rPr>
        <w:t xml:space="preserve"> Error #:</w:t>
      </w:r>
      <w:proofErr w:type="gramStart"/>
      <w:r w:rsidRPr="005B7085">
        <w:rPr>
          <w:rFonts w:ascii="Courier New" w:hAnsi="Courier New" w:cs="Courier New"/>
          <w:w w:val="90"/>
          <w:rPrChange w:id="652" w:author="Tom Anderson" w:date="2021-07-26T13:51:00Z">
            <w:rPr>
              <w:rFonts w:asciiTheme="minorHAnsi" w:hAnsiTheme="minorHAnsi" w:cstheme="minorHAnsi"/>
              <w:w w:val="90"/>
            </w:rPr>
          </w:rPrChange>
        </w:rPr>
        <w:t>" .</w:t>
      </w:r>
      <w:proofErr w:type="gramEnd"/>
      <w:r w:rsidRPr="005B7085">
        <w:rPr>
          <w:rFonts w:ascii="Courier New" w:hAnsi="Courier New" w:cs="Courier New"/>
          <w:w w:val="90"/>
          <w:rPrChange w:id="653" w:author="Tom Anderson" w:date="2021-07-26T13:51:00Z">
            <w:rPr>
              <w:rFonts w:asciiTheme="minorHAnsi" w:hAnsiTheme="minorHAnsi" w:cstheme="minorHAnsi"/>
              <w:w w:val="90"/>
            </w:rPr>
          </w:rPrChange>
        </w:rPr>
        <w:t xml:space="preserve"> $</w:t>
      </w:r>
      <w:proofErr w:type="gramStart"/>
      <w:r w:rsidRPr="005B7085">
        <w:rPr>
          <w:rFonts w:ascii="Courier New" w:hAnsi="Courier New" w:cs="Courier New"/>
          <w:w w:val="90"/>
          <w:rPrChange w:id="654" w:author="Tom Anderson" w:date="2021-07-26T13:51:00Z">
            <w:rPr>
              <w:rFonts w:asciiTheme="minorHAnsi" w:hAnsiTheme="minorHAnsi" w:cstheme="minorHAnsi"/>
              <w:w w:val="90"/>
            </w:rPr>
          </w:rPrChange>
        </w:rPr>
        <w:t>err;</w:t>
      </w:r>
      <w:proofErr w:type="gramEnd"/>
    </w:p>
    <w:p w14:paraId="44032782" w14:textId="77777777" w:rsidR="00703845" w:rsidRPr="005B7085" w:rsidRDefault="00F35EF3">
      <w:pPr>
        <w:pStyle w:val="BodyText"/>
        <w:spacing w:line="227" w:lineRule="exact"/>
        <w:rPr>
          <w:rFonts w:ascii="Courier New" w:hAnsi="Courier New" w:cs="Courier New"/>
          <w:rPrChange w:id="655" w:author="Tom Anderson" w:date="2021-07-26T13:51:00Z">
            <w:rPr>
              <w:rFonts w:asciiTheme="minorHAnsi" w:hAnsiTheme="minorHAnsi" w:cstheme="minorHAnsi"/>
            </w:rPr>
          </w:rPrChange>
        </w:rPr>
      </w:pPr>
      <w:r w:rsidRPr="005B7085">
        <w:rPr>
          <w:rFonts w:ascii="Courier New" w:hAnsi="Courier New" w:cs="Courier New"/>
          <w:w w:val="90"/>
          <w:rPrChange w:id="656" w:author="Tom Anderson" w:date="2021-07-26T13:51:00Z">
            <w:rPr>
              <w:rFonts w:asciiTheme="minorHAnsi" w:hAnsiTheme="minorHAnsi" w:cstheme="minorHAnsi"/>
              <w:w w:val="90"/>
            </w:rPr>
          </w:rPrChange>
        </w:rPr>
        <w:t>} else {</w:t>
      </w:r>
    </w:p>
    <w:p w14:paraId="480F8AC8" w14:textId="77777777" w:rsidR="00703845" w:rsidRPr="005B7085" w:rsidRDefault="00F35EF3">
      <w:pPr>
        <w:pStyle w:val="BodyText"/>
        <w:spacing w:line="227" w:lineRule="exact"/>
        <w:ind w:left="292"/>
        <w:rPr>
          <w:rFonts w:ascii="Courier New" w:hAnsi="Courier New" w:cs="Courier New"/>
          <w:rPrChange w:id="657" w:author="Tom Anderson" w:date="2021-07-26T13:51:00Z">
            <w:rPr>
              <w:rFonts w:asciiTheme="minorHAnsi" w:hAnsiTheme="minorHAnsi" w:cstheme="minorHAnsi"/>
            </w:rPr>
          </w:rPrChange>
        </w:rPr>
      </w:pPr>
      <w:proofErr w:type="gramStart"/>
      <w:r w:rsidRPr="005B7085">
        <w:rPr>
          <w:rFonts w:ascii="Courier New" w:hAnsi="Courier New" w:cs="Courier New"/>
          <w:w w:val="75"/>
          <w:rPrChange w:id="658" w:author="Tom Anderson" w:date="2021-07-26T13:51:00Z">
            <w:rPr>
              <w:rFonts w:asciiTheme="minorHAnsi" w:hAnsiTheme="minorHAnsi" w:cstheme="minorHAnsi"/>
              <w:w w:val="75"/>
            </w:rPr>
          </w:rPrChange>
        </w:rPr>
        <w:t>echo  $</w:t>
      </w:r>
      <w:proofErr w:type="gramEnd"/>
      <w:r w:rsidRPr="005B7085">
        <w:rPr>
          <w:rFonts w:ascii="Courier New" w:hAnsi="Courier New" w:cs="Courier New"/>
          <w:w w:val="75"/>
          <w:rPrChange w:id="659" w:author="Tom Anderson" w:date="2021-07-26T13:51:00Z">
            <w:rPr>
              <w:rFonts w:asciiTheme="minorHAnsi" w:hAnsiTheme="minorHAnsi" w:cstheme="minorHAnsi"/>
              <w:w w:val="75"/>
            </w:rPr>
          </w:rPrChange>
        </w:rPr>
        <w:t>response;</w:t>
      </w:r>
    </w:p>
    <w:p w14:paraId="174BEB5B" w14:textId="77777777" w:rsidR="00703845" w:rsidRPr="005B7085" w:rsidRDefault="00F35EF3">
      <w:pPr>
        <w:pStyle w:val="BodyText"/>
        <w:spacing w:line="236" w:lineRule="exact"/>
        <w:rPr>
          <w:rFonts w:ascii="Courier New" w:hAnsi="Courier New" w:cs="Courier New"/>
          <w:rPrChange w:id="660" w:author="Tom Anderson" w:date="2021-07-26T13:51:00Z">
            <w:rPr>
              <w:rFonts w:asciiTheme="minorHAnsi" w:hAnsiTheme="minorHAnsi" w:cstheme="minorHAnsi"/>
            </w:rPr>
          </w:rPrChange>
        </w:rPr>
      </w:pPr>
      <w:r w:rsidRPr="005B7085">
        <w:rPr>
          <w:rFonts w:ascii="Courier New" w:hAnsi="Courier New" w:cs="Courier New"/>
          <w:w w:val="79"/>
          <w:rPrChange w:id="661" w:author="Tom Anderson" w:date="2021-07-26T13:51:00Z">
            <w:rPr>
              <w:rFonts w:asciiTheme="minorHAnsi" w:hAnsiTheme="minorHAnsi" w:cstheme="minorHAnsi"/>
              <w:w w:val="79"/>
            </w:rPr>
          </w:rPrChange>
        </w:rPr>
        <w:t>}</w:t>
      </w:r>
    </w:p>
    <w:p w14:paraId="5690CD96" w14:textId="77777777" w:rsidR="00703845" w:rsidRPr="00531838" w:rsidRDefault="00703845">
      <w:pPr>
        <w:spacing w:line="236" w:lineRule="exact"/>
        <w:rPr>
          <w:rFonts w:asciiTheme="minorHAnsi" w:hAnsiTheme="minorHAnsi" w:cstheme="minorHAnsi"/>
        </w:rPr>
        <w:sectPr w:rsidR="00703845" w:rsidRPr="00531838">
          <w:footerReference w:type="default" r:id="rId28"/>
          <w:pgSz w:w="12240" w:h="15840"/>
          <w:pgMar w:top="1500" w:right="1340" w:bottom="1480" w:left="1340" w:header="0" w:footer="1281" w:gutter="0"/>
          <w:cols w:space="720"/>
        </w:sectPr>
      </w:pPr>
    </w:p>
    <w:p w14:paraId="0C2BD0EE" w14:textId="77777777" w:rsidR="00703845" w:rsidRPr="00531838" w:rsidRDefault="00F35EF3">
      <w:pPr>
        <w:pStyle w:val="BodyText"/>
        <w:spacing w:before="40"/>
        <w:rPr>
          <w:rFonts w:asciiTheme="minorHAnsi" w:hAnsiTheme="minorHAnsi" w:cstheme="minorHAnsi"/>
        </w:rPr>
      </w:pPr>
      <w:r w:rsidRPr="00531838">
        <w:rPr>
          <w:rFonts w:asciiTheme="minorHAnsi" w:hAnsiTheme="minorHAnsi" w:cstheme="minorHAnsi"/>
          <w:w w:val="85"/>
        </w:rPr>
        <w:lastRenderedPageBreak/>
        <w:t xml:space="preserve">PATCH using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CLI Example</w:t>
      </w:r>
    </w:p>
    <w:p w14:paraId="07FB0159" w14:textId="77777777" w:rsidR="00703845" w:rsidRPr="00531838" w:rsidRDefault="00703845">
      <w:pPr>
        <w:pStyle w:val="BodyText"/>
        <w:ind w:left="0"/>
        <w:rPr>
          <w:rFonts w:asciiTheme="minorHAnsi" w:hAnsiTheme="minorHAnsi" w:cstheme="minorHAnsi"/>
        </w:rPr>
      </w:pPr>
    </w:p>
    <w:p w14:paraId="436F605D" w14:textId="77777777" w:rsidR="00703845" w:rsidRPr="005B7085" w:rsidRDefault="00F35EF3">
      <w:pPr>
        <w:pStyle w:val="BodyText"/>
        <w:spacing w:line="228" w:lineRule="exact"/>
        <w:ind w:left="292" w:right="5171" w:hanging="192"/>
        <w:rPr>
          <w:rFonts w:ascii="Courier New" w:hAnsi="Courier New" w:cs="Courier New"/>
          <w:rPrChange w:id="662" w:author="Tom Anderson" w:date="2021-07-26T13:52:00Z">
            <w:rPr>
              <w:rFonts w:asciiTheme="minorHAnsi" w:hAnsiTheme="minorHAnsi" w:cstheme="minorHAnsi"/>
            </w:rPr>
          </w:rPrChange>
        </w:rPr>
      </w:pPr>
      <w:r w:rsidRPr="005B7085">
        <w:rPr>
          <w:rFonts w:ascii="Courier New" w:hAnsi="Courier New" w:cs="Courier New"/>
          <w:rPrChange w:id="663" w:author="Tom Anderson" w:date="2021-07-26T13:52:00Z">
            <w:rPr>
              <w:rFonts w:asciiTheme="minorHAnsi" w:hAnsiTheme="minorHAnsi" w:cstheme="minorHAnsi"/>
            </w:rPr>
          </w:rPrChange>
        </w:rPr>
        <w:t xml:space="preserve">curl -X PATCH </w:t>
      </w:r>
      <w:r w:rsidRPr="005B7085">
        <w:rPr>
          <w:rFonts w:ascii="Courier New" w:hAnsi="Courier New" w:cs="Courier New"/>
          <w:w w:val="115"/>
          <w:rPrChange w:id="664" w:author="Tom Anderson" w:date="2021-07-26T13:52:00Z">
            <w:rPr>
              <w:rFonts w:asciiTheme="minorHAnsi" w:hAnsiTheme="minorHAnsi" w:cstheme="minorHAnsi"/>
              <w:w w:val="115"/>
            </w:rPr>
          </w:rPrChange>
        </w:rPr>
        <w:t xml:space="preserve">\ </w:t>
      </w:r>
      <w:r w:rsidRPr="005B7085">
        <w:rPr>
          <w:rFonts w:ascii="Courier New" w:hAnsi="Courier New" w:cs="Courier New"/>
          <w:w w:val="85"/>
          <w:rPrChange w:id="665" w:author="Tom Anderson" w:date="2021-07-26T13:52:00Z">
            <w:rPr>
              <w:rFonts w:asciiTheme="minorHAnsi" w:hAnsiTheme="minorHAnsi" w:cstheme="minorHAnsi"/>
              <w:w w:val="85"/>
            </w:rPr>
          </w:rPrChange>
        </w:rPr>
        <w:t>https://api.sandbox.ecrimex.net/phish/87104669 \</w:t>
      </w:r>
    </w:p>
    <w:p w14:paraId="22D0AFFF" w14:textId="77777777" w:rsidR="00703845" w:rsidRPr="005B7085" w:rsidRDefault="00F35EF3">
      <w:pPr>
        <w:pStyle w:val="BodyText"/>
        <w:spacing w:line="214" w:lineRule="exact"/>
        <w:ind w:left="292"/>
        <w:rPr>
          <w:rFonts w:ascii="Courier New" w:hAnsi="Courier New" w:cs="Courier New"/>
          <w:rPrChange w:id="666" w:author="Tom Anderson" w:date="2021-07-26T13:52:00Z">
            <w:rPr>
              <w:rFonts w:asciiTheme="minorHAnsi" w:hAnsiTheme="minorHAnsi" w:cstheme="minorHAnsi"/>
            </w:rPr>
          </w:rPrChange>
        </w:rPr>
      </w:pPr>
      <w:r w:rsidRPr="005B7085">
        <w:rPr>
          <w:rFonts w:ascii="Courier New" w:hAnsi="Courier New" w:cs="Courier New"/>
          <w:w w:val="85"/>
          <w:rPrChange w:id="667" w:author="Tom Anderson" w:date="2021-07-26T13:52:00Z">
            <w:rPr>
              <w:rFonts w:asciiTheme="minorHAnsi" w:hAnsiTheme="minorHAnsi" w:cstheme="minorHAnsi"/>
              <w:w w:val="85"/>
            </w:rPr>
          </w:rPrChange>
        </w:rPr>
        <w:t xml:space="preserve">-H 'Authorization: </w:t>
      </w:r>
      <w:r w:rsidRPr="005B7085">
        <w:rPr>
          <w:rFonts w:ascii="Courier New" w:hAnsi="Courier New" w:cs="Courier New"/>
          <w:w w:val="85"/>
          <w:u w:val="single"/>
          <w:rPrChange w:id="668" w:author="Tom Anderson" w:date="2021-07-26T13:52:00Z">
            <w:rPr>
              <w:rFonts w:asciiTheme="minorHAnsi" w:hAnsiTheme="minorHAnsi" w:cstheme="minorHAnsi"/>
              <w:w w:val="85"/>
              <w:u w:val="single"/>
            </w:rPr>
          </w:rPrChange>
        </w:rPr>
        <w:t>&lt;your eCX API Token Key goes here&gt;</w:t>
      </w:r>
      <w:proofErr w:type="gramStart"/>
      <w:r w:rsidRPr="005B7085">
        <w:rPr>
          <w:rFonts w:ascii="Courier New" w:hAnsi="Courier New" w:cs="Courier New"/>
          <w:w w:val="85"/>
          <w:rPrChange w:id="669" w:author="Tom Anderson" w:date="2021-07-26T13:52:00Z">
            <w:rPr>
              <w:rFonts w:asciiTheme="minorHAnsi" w:hAnsiTheme="minorHAnsi" w:cstheme="minorHAnsi"/>
              <w:w w:val="85"/>
            </w:rPr>
          </w:rPrChange>
        </w:rPr>
        <w:t>'  \</w:t>
      </w:r>
      <w:proofErr w:type="gramEnd"/>
    </w:p>
    <w:p w14:paraId="3AFC85CE" w14:textId="77777777" w:rsidR="00703845" w:rsidRPr="005B7085" w:rsidRDefault="00F35EF3">
      <w:pPr>
        <w:pStyle w:val="BodyText"/>
        <w:spacing w:line="226" w:lineRule="exact"/>
        <w:ind w:left="292"/>
        <w:rPr>
          <w:rFonts w:ascii="Courier New" w:hAnsi="Courier New" w:cs="Courier New"/>
          <w:rPrChange w:id="670" w:author="Tom Anderson" w:date="2021-07-26T13:52:00Z">
            <w:rPr>
              <w:rFonts w:asciiTheme="minorHAnsi" w:hAnsiTheme="minorHAnsi" w:cstheme="minorHAnsi"/>
            </w:rPr>
          </w:rPrChange>
        </w:rPr>
      </w:pPr>
      <w:r w:rsidRPr="005B7085">
        <w:rPr>
          <w:rFonts w:ascii="Courier New" w:hAnsi="Courier New" w:cs="Courier New"/>
          <w:w w:val="85"/>
          <w:rPrChange w:id="671" w:author="Tom Anderson" w:date="2021-07-26T13:52:00Z">
            <w:rPr>
              <w:rFonts w:asciiTheme="minorHAnsi" w:hAnsiTheme="minorHAnsi" w:cstheme="minorHAnsi"/>
              <w:w w:val="85"/>
            </w:rPr>
          </w:rPrChange>
        </w:rPr>
        <w:t>-H 'Content-Type: application/json' \</w:t>
      </w:r>
    </w:p>
    <w:p w14:paraId="04A60436" w14:textId="77777777" w:rsidR="00703845" w:rsidRPr="005B7085" w:rsidRDefault="00F35EF3">
      <w:pPr>
        <w:pStyle w:val="BodyText"/>
        <w:spacing w:line="226" w:lineRule="exact"/>
        <w:ind w:left="292"/>
        <w:rPr>
          <w:rFonts w:ascii="Courier New" w:hAnsi="Courier New" w:cs="Courier New"/>
          <w:rPrChange w:id="672" w:author="Tom Anderson" w:date="2021-07-26T13:52:00Z">
            <w:rPr>
              <w:rFonts w:asciiTheme="minorHAnsi" w:hAnsiTheme="minorHAnsi" w:cstheme="minorHAnsi"/>
            </w:rPr>
          </w:rPrChange>
        </w:rPr>
      </w:pPr>
      <w:r w:rsidRPr="005B7085">
        <w:rPr>
          <w:rFonts w:ascii="Courier New" w:hAnsi="Courier New" w:cs="Courier New"/>
          <w:rPrChange w:id="673" w:author="Tom Anderson" w:date="2021-07-26T13:52:00Z">
            <w:rPr>
              <w:rFonts w:asciiTheme="minorHAnsi" w:hAnsiTheme="minorHAnsi" w:cstheme="minorHAnsi"/>
            </w:rPr>
          </w:rPrChange>
        </w:rPr>
        <w:t>-d '{</w:t>
      </w:r>
    </w:p>
    <w:p w14:paraId="6FFC2CF5" w14:textId="5A8D2068" w:rsidR="00703845" w:rsidRPr="005B7085" w:rsidRDefault="00F35EF3">
      <w:pPr>
        <w:pStyle w:val="BodyText"/>
        <w:spacing w:line="227" w:lineRule="exact"/>
        <w:ind w:left="292"/>
        <w:rPr>
          <w:rFonts w:ascii="Courier New" w:hAnsi="Courier New" w:cs="Courier New"/>
          <w:rPrChange w:id="674" w:author="Tom Anderson" w:date="2021-07-26T13:52:00Z">
            <w:rPr>
              <w:rFonts w:asciiTheme="minorHAnsi" w:hAnsiTheme="minorHAnsi" w:cstheme="minorHAnsi"/>
            </w:rPr>
          </w:rPrChange>
        </w:rPr>
      </w:pPr>
      <w:r w:rsidRPr="005B7085">
        <w:rPr>
          <w:rFonts w:ascii="Courier New" w:hAnsi="Courier New" w:cs="Courier New"/>
          <w:w w:val="80"/>
          <w:rPrChange w:id="675" w:author="Tom Anderson" w:date="2021-07-26T13:52:00Z">
            <w:rPr>
              <w:rFonts w:asciiTheme="minorHAnsi" w:hAnsiTheme="minorHAnsi" w:cstheme="minorHAnsi"/>
              <w:w w:val="80"/>
            </w:rPr>
          </w:rPrChange>
        </w:rPr>
        <w:t>"brand":  "</w:t>
      </w:r>
      <w:proofErr w:type="spellStart"/>
      <w:r w:rsidR="004E3A70" w:rsidRPr="005B7085">
        <w:rPr>
          <w:rFonts w:ascii="Courier New" w:hAnsi="Courier New" w:cs="Courier New"/>
          <w:w w:val="80"/>
          <w:rPrChange w:id="676" w:author="Tom Anderson" w:date="2021-07-26T13:52:00Z">
            <w:rPr>
              <w:rFonts w:asciiTheme="minorHAnsi" w:hAnsiTheme="minorHAnsi" w:cstheme="minorHAnsi"/>
              <w:w w:val="80"/>
            </w:rPr>
          </w:rPrChange>
        </w:rPr>
        <w:t>Dave</w:t>
      </w:r>
      <w:r w:rsidRPr="005B7085">
        <w:rPr>
          <w:rFonts w:ascii="Courier New" w:hAnsi="Courier New" w:cs="Courier New"/>
          <w:w w:val="80"/>
          <w:rPrChange w:id="677" w:author="Tom Anderson" w:date="2021-07-26T13:52:00Z">
            <w:rPr>
              <w:rFonts w:asciiTheme="minorHAnsi" w:hAnsiTheme="minorHAnsi" w:cstheme="minorHAnsi"/>
              <w:w w:val="80"/>
            </w:rPr>
          </w:rPrChange>
        </w:rPr>
        <w:t>s</w:t>
      </w:r>
      <w:proofErr w:type="spellEnd"/>
      <w:r w:rsidRPr="005B7085">
        <w:rPr>
          <w:rFonts w:ascii="Courier New" w:hAnsi="Courier New" w:cs="Courier New"/>
          <w:w w:val="80"/>
          <w:rPrChange w:id="678" w:author="Tom Anderson" w:date="2021-07-26T13:52:00Z">
            <w:rPr>
              <w:rFonts w:asciiTheme="minorHAnsi" w:hAnsiTheme="minorHAnsi" w:cstheme="minorHAnsi"/>
              <w:w w:val="80"/>
            </w:rPr>
          </w:rPrChange>
        </w:rPr>
        <w:t xml:space="preserve"> Brand"</w:t>
      </w:r>
    </w:p>
    <w:p w14:paraId="3855ACB0" w14:textId="77777777" w:rsidR="00703845" w:rsidRPr="005B7085" w:rsidRDefault="00F35EF3">
      <w:pPr>
        <w:pStyle w:val="BodyText"/>
        <w:spacing w:line="236" w:lineRule="exact"/>
        <w:rPr>
          <w:rFonts w:ascii="Courier New" w:hAnsi="Courier New" w:cs="Courier New"/>
          <w:rPrChange w:id="679" w:author="Tom Anderson" w:date="2021-07-26T13:52:00Z">
            <w:rPr>
              <w:rFonts w:asciiTheme="minorHAnsi" w:hAnsiTheme="minorHAnsi" w:cstheme="minorHAnsi"/>
            </w:rPr>
          </w:rPrChange>
        </w:rPr>
      </w:pPr>
      <w:r w:rsidRPr="005B7085">
        <w:rPr>
          <w:rFonts w:ascii="Courier New" w:hAnsi="Courier New" w:cs="Courier New"/>
          <w:w w:val="90"/>
          <w:rPrChange w:id="680" w:author="Tom Anderson" w:date="2021-07-26T13:52:00Z">
            <w:rPr>
              <w:rFonts w:asciiTheme="minorHAnsi" w:hAnsiTheme="minorHAnsi" w:cstheme="minorHAnsi"/>
              <w:w w:val="90"/>
            </w:rPr>
          </w:rPrChange>
        </w:rPr>
        <w:t>}'</w:t>
      </w:r>
    </w:p>
    <w:p w14:paraId="49CEB52D" w14:textId="77777777" w:rsidR="00703845" w:rsidRPr="00531838" w:rsidRDefault="00703845">
      <w:pPr>
        <w:pStyle w:val="BodyText"/>
        <w:ind w:left="0"/>
        <w:rPr>
          <w:rFonts w:asciiTheme="minorHAnsi" w:hAnsiTheme="minorHAnsi" w:cstheme="minorHAnsi"/>
        </w:rPr>
      </w:pPr>
    </w:p>
    <w:p w14:paraId="1A096601" w14:textId="77777777" w:rsidR="00703845" w:rsidRPr="00531838" w:rsidRDefault="00F35EF3">
      <w:pPr>
        <w:pStyle w:val="BodyText"/>
        <w:spacing w:before="189"/>
        <w:rPr>
          <w:rFonts w:asciiTheme="minorHAnsi" w:hAnsiTheme="minorHAnsi" w:cstheme="minorHAnsi"/>
        </w:rPr>
      </w:pPr>
      <w:r w:rsidRPr="00531838">
        <w:rPr>
          <w:rFonts w:asciiTheme="minorHAnsi" w:hAnsiTheme="minorHAnsi" w:cstheme="minorHAnsi"/>
          <w:w w:val="90"/>
        </w:rPr>
        <w:t>PATCH using Postman Example</w:t>
      </w:r>
    </w:p>
    <w:p w14:paraId="759AE1FE" w14:textId="77777777" w:rsidR="00703845" w:rsidRPr="00531838" w:rsidRDefault="00703845">
      <w:pPr>
        <w:pStyle w:val="BodyText"/>
        <w:ind w:left="0"/>
        <w:rPr>
          <w:rFonts w:asciiTheme="minorHAnsi" w:hAnsiTheme="minorHAnsi" w:cstheme="minorHAnsi"/>
        </w:rPr>
      </w:pPr>
    </w:p>
    <w:p w14:paraId="51DCBEDD" w14:textId="77777777" w:rsidR="00703845" w:rsidRPr="00531838" w:rsidRDefault="00F35EF3">
      <w:pPr>
        <w:pStyle w:val="BodyText"/>
        <w:spacing w:before="8"/>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59264" behindDoc="0" locked="0" layoutInCell="1" allowOverlap="1" wp14:anchorId="0C153F0D" wp14:editId="26209304">
            <wp:simplePos x="0" y="0"/>
            <wp:positionH relativeFrom="page">
              <wp:posOffset>914400</wp:posOffset>
            </wp:positionH>
            <wp:positionV relativeFrom="paragraph">
              <wp:posOffset>146908</wp:posOffset>
            </wp:positionV>
            <wp:extent cx="5923974" cy="1340739"/>
            <wp:effectExtent l="0" t="0" r="0" b="0"/>
            <wp:wrapTopAndBottom/>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29" cstate="print"/>
                    <a:stretch>
                      <a:fillRect/>
                    </a:stretch>
                  </pic:blipFill>
                  <pic:spPr>
                    <a:xfrm>
                      <a:off x="0" y="0"/>
                      <a:ext cx="5923974" cy="1340739"/>
                    </a:xfrm>
                    <a:prstGeom prst="rect">
                      <a:avLst/>
                    </a:prstGeom>
                  </pic:spPr>
                </pic:pic>
              </a:graphicData>
            </a:graphic>
          </wp:anchor>
        </w:drawing>
      </w:r>
    </w:p>
    <w:p w14:paraId="1C930C37" w14:textId="77777777" w:rsidR="00703845" w:rsidRPr="00531838" w:rsidRDefault="00703845">
      <w:pPr>
        <w:rPr>
          <w:rFonts w:asciiTheme="minorHAnsi" w:hAnsiTheme="minorHAnsi" w:cstheme="minorHAnsi"/>
        </w:rPr>
        <w:sectPr w:rsidR="00703845" w:rsidRPr="00531838">
          <w:footerReference w:type="default" r:id="rId30"/>
          <w:pgSz w:w="12240" w:h="15840"/>
          <w:pgMar w:top="1400" w:right="1340" w:bottom="1480" w:left="1340" w:header="0" w:footer="1281" w:gutter="0"/>
          <w:pgNumType w:start="11"/>
          <w:cols w:space="720"/>
        </w:sectPr>
      </w:pPr>
    </w:p>
    <w:p w14:paraId="50484AFC" w14:textId="6B575AE8" w:rsidR="00703845" w:rsidRPr="00531838" w:rsidRDefault="00EB25D9" w:rsidP="00E5160D">
      <w:pPr>
        <w:pStyle w:val="Heading1"/>
      </w:pPr>
      <w:r>
        <w:rPr>
          <w:w w:val="90"/>
        </w:rPr>
        <w:lastRenderedPageBreak/>
        <w:t xml:space="preserve">Phishing Module: </w:t>
      </w:r>
      <w:r w:rsidR="00F35EF3" w:rsidRPr="00531838">
        <w:rPr>
          <w:w w:val="90"/>
        </w:rPr>
        <w:t>GET</w:t>
      </w:r>
    </w:p>
    <w:p w14:paraId="1C001859" w14:textId="3E7B3EDD" w:rsidR="00703845" w:rsidRPr="00531838" w:rsidRDefault="00F35EF3">
      <w:pPr>
        <w:pStyle w:val="BodyText"/>
        <w:spacing w:before="165" w:line="273" w:lineRule="auto"/>
        <w:rPr>
          <w:rFonts w:asciiTheme="minorHAnsi" w:hAnsiTheme="minorHAnsi" w:cstheme="minorHAnsi"/>
        </w:rPr>
      </w:pPr>
      <w:r w:rsidRPr="00531838">
        <w:rPr>
          <w:rFonts w:asciiTheme="minorHAnsi" w:hAnsiTheme="minorHAnsi" w:cstheme="minorHAnsi"/>
        </w:rPr>
        <w:t xml:space="preserve">GET queries the eCX API for data. You can query for a complete result set, or for as little as </w:t>
      </w:r>
      <w:r w:rsidR="00E54676">
        <w:rPr>
          <w:rFonts w:asciiTheme="minorHAnsi" w:hAnsiTheme="minorHAnsi" w:cstheme="minorHAnsi"/>
        </w:rPr>
        <w:t>one</w:t>
      </w:r>
      <w:r w:rsidRPr="00531838">
        <w:rPr>
          <w:rFonts w:asciiTheme="minorHAnsi" w:hAnsiTheme="minorHAnsi" w:cstheme="minorHAnsi"/>
        </w:rPr>
        <w:t xml:space="preserve"> record. </w:t>
      </w:r>
      <w:proofErr w:type="spellStart"/>
      <w:r w:rsidRPr="00E54676">
        <w:rPr>
          <w:rFonts w:asciiTheme="minorHAnsi" w:hAnsiTheme="minorHAnsi" w:cstheme="minorHAnsi"/>
          <w:w w:val="95"/>
          <w:highlight w:val="yellow"/>
        </w:rPr>
        <w:t>url_exact</w:t>
      </w:r>
      <w:proofErr w:type="spellEnd"/>
      <w:r w:rsidRPr="00E54676">
        <w:rPr>
          <w:rFonts w:asciiTheme="minorHAnsi" w:hAnsiTheme="minorHAnsi" w:cstheme="minorHAnsi"/>
          <w:w w:val="95"/>
          <w:highlight w:val="yellow"/>
        </w:rPr>
        <w:t xml:space="preserve"> is one of many GET query parameters, but the only one we’ll use in this GET example, the </w:t>
      </w:r>
      <w:r w:rsidRPr="00E54676">
        <w:rPr>
          <w:rFonts w:asciiTheme="minorHAnsi" w:hAnsiTheme="minorHAnsi" w:cstheme="minorHAnsi"/>
          <w:highlight w:val="yellow"/>
        </w:rPr>
        <w:t>documentation for all the parameters is available to help you focus in quickly on the data you really want.</w:t>
      </w:r>
    </w:p>
    <w:p w14:paraId="4AB2D032" w14:textId="77777777" w:rsidR="00703845" w:rsidRPr="00531838" w:rsidRDefault="00703845">
      <w:pPr>
        <w:pStyle w:val="BodyText"/>
        <w:ind w:left="0"/>
        <w:rPr>
          <w:rFonts w:asciiTheme="minorHAnsi" w:hAnsiTheme="minorHAnsi" w:cstheme="minorHAnsi"/>
        </w:rPr>
      </w:pPr>
    </w:p>
    <w:p w14:paraId="48E9E68B" w14:textId="77777777" w:rsidR="00703845" w:rsidRPr="00531838" w:rsidRDefault="00F35EF3">
      <w:pPr>
        <w:pStyle w:val="BodyText"/>
        <w:spacing w:before="180"/>
        <w:rPr>
          <w:rFonts w:asciiTheme="minorHAnsi" w:hAnsiTheme="minorHAnsi" w:cstheme="minorHAnsi"/>
        </w:rPr>
      </w:pPr>
      <w:r w:rsidRPr="00531838">
        <w:rPr>
          <w:rFonts w:asciiTheme="minorHAnsi" w:hAnsiTheme="minorHAnsi" w:cstheme="minorHAnsi"/>
          <w:w w:val="85"/>
        </w:rPr>
        <w:t xml:space="preserve">GET using PHP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Example</w:t>
      </w:r>
    </w:p>
    <w:p w14:paraId="503E3285" w14:textId="77777777" w:rsidR="00703845" w:rsidRPr="00531838" w:rsidRDefault="00703845">
      <w:pPr>
        <w:pStyle w:val="BodyText"/>
        <w:spacing w:before="9"/>
        <w:ind w:left="0"/>
        <w:rPr>
          <w:rFonts w:asciiTheme="minorHAnsi" w:hAnsiTheme="minorHAnsi" w:cstheme="minorHAnsi"/>
        </w:rPr>
      </w:pPr>
    </w:p>
    <w:p w14:paraId="7D24F1DA" w14:textId="77777777" w:rsidR="00703845" w:rsidRPr="005B7085" w:rsidRDefault="00F35EF3">
      <w:pPr>
        <w:pStyle w:val="BodyText"/>
        <w:ind w:left="820"/>
        <w:rPr>
          <w:rFonts w:ascii="Courier New" w:hAnsi="Courier New" w:cs="Courier New"/>
          <w:rPrChange w:id="681" w:author="Tom Anderson" w:date="2021-07-26T13:52:00Z">
            <w:rPr>
              <w:rFonts w:asciiTheme="minorHAnsi" w:hAnsiTheme="minorHAnsi" w:cstheme="minorHAnsi"/>
            </w:rPr>
          </w:rPrChange>
        </w:rPr>
      </w:pPr>
      <w:r w:rsidRPr="005B7085">
        <w:rPr>
          <w:rFonts w:ascii="Courier New" w:hAnsi="Courier New" w:cs="Courier New"/>
          <w:w w:val="95"/>
          <w:rPrChange w:id="682" w:author="Tom Anderson" w:date="2021-07-26T13:52:00Z">
            <w:rPr>
              <w:rFonts w:asciiTheme="minorHAnsi" w:hAnsiTheme="minorHAnsi" w:cstheme="minorHAnsi"/>
              <w:w w:val="95"/>
            </w:rPr>
          </w:rPrChange>
        </w:rPr>
        <w:t>&lt;?php</w:t>
      </w:r>
    </w:p>
    <w:p w14:paraId="0D5F3AB9" w14:textId="77777777" w:rsidR="00703845" w:rsidRPr="005B7085" w:rsidRDefault="00F35EF3">
      <w:pPr>
        <w:pStyle w:val="BodyText"/>
        <w:spacing w:line="450" w:lineRule="atLeast"/>
        <w:ind w:left="820" w:right="6302"/>
        <w:rPr>
          <w:rFonts w:ascii="Courier New" w:hAnsi="Courier New" w:cs="Courier New"/>
          <w:rPrChange w:id="683" w:author="Tom Anderson" w:date="2021-07-26T13:52:00Z">
            <w:rPr>
              <w:rFonts w:asciiTheme="minorHAnsi" w:hAnsiTheme="minorHAnsi" w:cstheme="minorHAnsi"/>
            </w:rPr>
          </w:rPrChange>
        </w:rPr>
      </w:pPr>
      <w:r w:rsidRPr="005B7085">
        <w:rPr>
          <w:rFonts w:ascii="Courier New" w:hAnsi="Courier New" w:cs="Courier New"/>
          <w:w w:val="75"/>
          <w:rPrChange w:id="684" w:author="Tom Anderson" w:date="2021-07-26T13:52:00Z">
            <w:rPr>
              <w:rFonts w:asciiTheme="minorHAnsi" w:hAnsiTheme="minorHAnsi" w:cstheme="minorHAnsi"/>
              <w:w w:val="75"/>
            </w:rPr>
          </w:rPrChange>
        </w:rPr>
        <w:t>$</w:t>
      </w:r>
      <w:proofErr w:type="gramStart"/>
      <w:r w:rsidRPr="005B7085">
        <w:rPr>
          <w:rFonts w:ascii="Courier New" w:hAnsi="Courier New" w:cs="Courier New"/>
          <w:w w:val="74"/>
          <w:rPrChange w:id="685" w:author="Tom Anderson" w:date="2021-07-26T13:52:00Z">
            <w:rPr>
              <w:rFonts w:asciiTheme="minorHAnsi" w:hAnsiTheme="minorHAnsi" w:cstheme="minorHAnsi"/>
              <w:w w:val="74"/>
            </w:rPr>
          </w:rPrChange>
        </w:rPr>
        <w:t>curl</w:t>
      </w:r>
      <w:r w:rsidRPr="005B7085">
        <w:rPr>
          <w:rFonts w:ascii="Courier New" w:hAnsi="Courier New" w:cs="Courier New"/>
          <w:rPrChange w:id="686" w:author="Tom Anderson" w:date="2021-07-26T13:52:00Z">
            <w:rPr>
              <w:rFonts w:asciiTheme="minorHAnsi" w:hAnsiTheme="minorHAnsi" w:cstheme="minorHAnsi"/>
            </w:rPr>
          </w:rPrChange>
        </w:rPr>
        <w:t xml:space="preserve">  </w:t>
      </w:r>
      <w:r w:rsidRPr="005B7085">
        <w:rPr>
          <w:rFonts w:ascii="Courier New" w:hAnsi="Courier New" w:cs="Courier New"/>
          <w:w w:val="72"/>
          <w:rPrChange w:id="687" w:author="Tom Anderson" w:date="2021-07-26T13:52:00Z">
            <w:rPr>
              <w:rFonts w:asciiTheme="minorHAnsi" w:hAnsiTheme="minorHAnsi" w:cstheme="minorHAnsi"/>
              <w:w w:val="72"/>
            </w:rPr>
          </w:rPrChange>
        </w:rPr>
        <w:t>=</w:t>
      </w:r>
      <w:proofErr w:type="gramEnd"/>
      <w:r w:rsidRPr="005B7085">
        <w:rPr>
          <w:rFonts w:ascii="Courier New" w:hAnsi="Courier New" w:cs="Courier New"/>
          <w:rPrChange w:id="688" w:author="Tom Anderson" w:date="2021-07-26T13:52:00Z">
            <w:rPr>
              <w:rFonts w:asciiTheme="minorHAnsi" w:hAnsiTheme="minorHAnsi" w:cstheme="minorHAnsi"/>
            </w:rPr>
          </w:rPrChange>
        </w:rPr>
        <w:t xml:space="preserve">  </w:t>
      </w:r>
      <w:proofErr w:type="spellStart"/>
      <w:r w:rsidRPr="005B7085">
        <w:rPr>
          <w:rFonts w:ascii="Courier New" w:hAnsi="Courier New" w:cs="Courier New"/>
          <w:w w:val="74"/>
          <w:rPrChange w:id="689" w:author="Tom Anderson" w:date="2021-07-26T13:52:00Z">
            <w:rPr>
              <w:rFonts w:asciiTheme="minorHAnsi" w:hAnsiTheme="minorHAnsi" w:cstheme="minorHAnsi"/>
              <w:w w:val="74"/>
            </w:rPr>
          </w:rPrChange>
        </w:rPr>
        <w:t>c</w:t>
      </w:r>
      <w:r w:rsidRPr="005B7085">
        <w:rPr>
          <w:rFonts w:ascii="Courier New" w:hAnsi="Courier New" w:cs="Courier New"/>
          <w:w w:val="73"/>
          <w:rPrChange w:id="690" w:author="Tom Anderson" w:date="2021-07-26T13:52:00Z">
            <w:rPr>
              <w:rFonts w:asciiTheme="minorHAnsi" w:hAnsiTheme="minorHAnsi" w:cstheme="minorHAnsi"/>
              <w:w w:val="73"/>
            </w:rPr>
          </w:rPrChange>
        </w:rPr>
        <w:t>url_</w:t>
      </w:r>
      <w:r w:rsidRPr="005B7085">
        <w:rPr>
          <w:rFonts w:ascii="Courier New" w:hAnsi="Courier New" w:cs="Courier New"/>
          <w:w w:val="74"/>
          <w:rPrChange w:id="691" w:author="Tom Anderson" w:date="2021-07-26T13:52:00Z">
            <w:rPr>
              <w:rFonts w:asciiTheme="minorHAnsi" w:hAnsiTheme="minorHAnsi" w:cstheme="minorHAnsi"/>
              <w:w w:val="74"/>
            </w:rPr>
          </w:rPrChange>
        </w:rPr>
        <w:t>ini</w:t>
      </w:r>
      <w:r w:rsidRPr="005B7085">
        <w:rPr>
          <w:rFonts w:ascii="Courier New" w:hAnsi="Courier New" w:cs="Courier New"/>
          <w:w w:val="116"/>
          <w:rPrChange w:id="692" w:author="Tom Anderson" w:date="2021-07-26T13:52:00Z">
            <w:rPr>
              <w:rFonts w:asciiTheme="minorHAnsi" w:hAnsiTheme="minorHAnsi" w:cstheme="minorHAnsi"/>
              <w:w w:val="116"/>
            </w:rPr>
          </w:rPrChange>
        </w:rPr>
        <w:t>t</w:t>
      </w:r>
      <w:proofErr w:type="spellEnd"/>
      <w:r w:rsidRPr="005B7085">
        <w:rPr>
          <w:rFonts w:ascii="Courier New" w:hAnsi="Courier New" w:cs="Courier New"/>
          <w:w w:val="116"/>
          <w:rPrChange w:id="693" w:author="Tom Anderson" w:date="2021-07-26T13:52:00Z">
            <w:rPr>
              <w:rFonts w:asciiTheme="minorHAnsi" w:hAnsiTheme="minorHAnsi" w:cstheme="minorHAnsi"/>
              <w:w w:val="116"/>
            </w:rPr>
          </w:rPrChange>
        </w:rPr>
        <w:t>(</w:t>
      </w:r>
      <w:r w:rsidRPr="005B7085">
        <w:rPr>
          <w:rFonts w:ascii="Courier New" w:hAnsi="Courier New" w:cs="Courier New"/>
          <w:w w:val="152"/>
          <w:rPrChange w:id="694" w:author="Tom Anderson" w:date="2021-07-26T13:52:00Z">
            <w:rPr>
              <w:rFonts w:asciiTheme="minorHAnsi" w:hAnsiTheme="minorHAnsi" w:cstheme="minorHAnsi"/>
              <w:w w:val="152"/>
            </w:rPr>
          </w:rPrChange>
        </w:rPr>
        <w:t>)</w:t>
      </w:r>
      <w:r w:rsidRPr="005B7085">
        <w:rPr>
          <w:rFonts w:ascii="Courier New" w:hAnsi="Courier New" w:cs="Courier New"/>
          <w:w w:val="86"/>
          <w:rPrChange w:id="695" w:author="Tom Anderson" w:date="2021-07-26T13:52:00Z">
            <w:rPr>
              <w:rFonts w:asciiTheme="minorHAnsi" w:hAnsiTheme="minorHAnsi" w:cstheme="minorHAnsi"/>
              <w:w w:val="86"/>
            </w:rPr>
          </w:rPrChange>
        </w:rPr>
        <w:t xml:space="preserve">; </w:t>
      </w:r>
      <w:proofErr w:type="spellStart"/>
      <w:r w:rsidRPr="005B7085">
        <w:rPr>
          <w:rFonts w:ascii="Courier New" w:hAnsi="Courier New" w:cs="Courier New"/>
          <w:w w:val="74"/>
          <w:rPrChange w:id="696" w:author="Tom Anderson" w:date="2021-07-26T13:52:00Z">
            <w:rPr>
              <w:rFonts w:asciiTheme="minorHAnsi" w:hAnsiTheme="minorHAnsi" w:cstheme="minorHAnsi"/>
              <w:w w:val="74"/>
            </w:rPr>
          </w:rPrChange>
        </w:rPr>
        <w:t>c</w:t>
      </w:r>
      <w:r w:rsidRPr="005B7085">
        <w:rPr>
          <w:rFonts w:ascii="Courier New" w:hAnsi="Courier New" w:cs="Courier New"/>
          <w:w w:val="73"/>
          <w:rPrChange w:id="697" w:author="Tom Anderson" w:date="2021-07-26T13:52:00Z">
            <w:rPr>
              <w:rFonts w:asciiTheme="minorHAnsi" w:hAnsiTheme="minorHAnsi" w:cstheme="minorHAnsi"/>
              <w:w w:val="73"/>
            </w:rPr>
          </w:rPrChange>
        </w:rPr>
        <w:t>url_</w:t>
      </w:r>
      <w:r w:rsidRPr="005B7085">
        <w:rPr>
          <w:rFonts w:ascii="Courier New" w:hAnsi="Courier New" w:cs="Courier New"/>
          <w:w w:val="74"/>
          <w:rPrChange w:id="698" w:author="Tom Anderson" w:date="2021-07-26T13:52:00Z">
            <w:rPr>
              <w:rFonts w:asciiTheme="minorHAnsi" w:hAnsiTheme="minorHAnsi" w:cstheme="minorHAnsi"/>
              <w:w w:val="74"/>
            </w:rPr>
          </w:rPrChange>
        </w:rPr>
        <w:t>setop</w:t>
      </w:r>
      <w:r w:rsidRPr="005B7085">
        <w:rPr>
          <w:rFonts w:ascii="Courier New" w:hAnsi="Courier New" w:cs="Courier New"/>
          <w:w w:val="81"/>
          <w:rPrChange w:id="699" w:author="Tom Anderson" w:date="2021-07-26T13:52:00Z">
            <w:rPr>
              <w:rFonts w:asciiTheme="minorHAnsi" w:hAnsiTheme="minorHAnsi" w:cstheme="minorHAnsi"/>
              <w:w w:val="81"/>
            </w:rPr>
          </w:rPrChange>
        </w:rPr>
        <w:t>t_array</w:t>
      </w:r>
      <w:proofErr w:type="spellEnd"/>
      <w:r w:rsidRPr="005B7085">
        <w:rPr>
          <w:rFonts w:ascii="Courier New" w:hAnsi="Courier New" w:cs="Courier New"/>
          <w:w w:val="81"/>
          <w:rPrChange w:id="700" w:author="Tom Anderson" w:date="2021-07-26T13:52:00Z">
            <w:rPr>
              <w:rFonts w:asciiTheme="minorHAnsi" w:hAnsiTheme="minorHAnsi" w:cstheme="minorHAnsi"/>
              <w:w w:val="81"/>
            </w:rPr>
          </w:rPrChange>
        </w:rPr>
        <w:t>(</w:t>
      </w:r>
      <w:r w:rsidRPr="005B7085">
        <w:rPr>
          <w:rFonts w:ascii="Courier New" w:hAnsi="Courier New" w:cs="Courier New"/>
          <w:w w:val="75"/>
          <w:rPrChange w:id="701" w:author="Tom Anderson" w:date="2021-07-26T13:52:00Z">
            <w:rPr>
              <w:rFonts w:asciiTheme="minorHAnsi" w:hAnsiTheme="minorHAnsi" w:cstheme="minorHAnsi"/>
              <w:w w:val="75"/>
            </w:rPr>
          </w:rPrChange>
        </w:rPr>
        <w:t>$</w:t>
      </w:r>
      <w:r w:rsidRPr="005B7085">
        <w:rPr>
          <w:rFonts w:ascii="Courier New" w:hAnsi="Courier New" w:cs="Courier New"/>
          <w:w w:val="74"/>
          <w:rPrChange w:id="702" w:author="Tom Anderson" w:date="2021-07-26T13:52:00Z">
            <w:rPr>
              <w:rFonts w:asciiTheme="minorHAnsi" w:hAnsiTheme="minorHAnsi" w:cstheme="minorHAnsi"/>
              <w:w w:val="74"/>
            </w:rPr>
          </w:rPrChange>
        </w:rPr>
        <w:t>c</w:t>
      </w:r>
      <w:r w:rsidRPr="005B7085">
        <w:rPr>
          <w:rFonts w:ascii="Courier New" w:hAnsi="Courier New" w:cs="Courier New"/>
          <w:w w:val="77"/>
          <w:rPrChange w:id="703" w:author="Tom Anderson" w:date="2021-07-26T13:52:00Z">
            <w:rPr>
              <w:rFonts w:asciiTheme="minorHAnsi" w:hAnsiTheme="minorHAnsi" w:cstheme="minorHAnsi"/>
              <w:w w:val="77"/>
            </w:rPr>
          </w:rPrChange>
        </w:rPr>
        <w:t>url,</w:t>
      </w:r>
      <w:r w:rsidRPr="005B7085">
        <w:rPr>
          <w:rFonts w:ascii="Courier New" w:hAnsi="Courier New" w:cs="Courier New"/>
          <w:rPrChange w:id="704" w:author="Tom Anderson" w:date="2021-07-26T13:52:00Z">
            <w:rPr>
              <w:rFonts w:asciiTheme="minorHAnsi" w:hAnsiTheme="minorHAnsi" w:cstheme="minorHAnsi"/>
            </w:rPr>
          </w:rPrChange>
        </w:rPr>
        <w:t xml:space="preserve">  </w:t>
      </w:r>
      <w:r w:rsidRPr="005B7085">
        <w:rPr>
          <w:rFonts w:ascii="Courier New" w:hAnsi="Courier New" w:cs="Courier New"/>
          <w:w w:val="74"/>
          <w:rPrChange w:id="705" w:author="Tom Anderson" w:date="2021-07-26T13:52:00Z">
            <w:rPr>
              <w:rFonts w:asciiTheme="minorHAnsi" w:hAnsiTheme="minorHAnsi" w:cstheme="minorHAnsi"/>
              <w:w w:val="74"/>
            </w:rPr>
          </w:rPrChange>
        </w:rPr>
        <w:t>array</w:t>
      </w:r>
      <w:r w:rsidRPr="005B7085">
        <w:rPr>
          <w:rFonts w:ascii="Courier New" w:hAnsi="Courier New" w:cs="Courier New"/>
          <w:w w:val="152"/>
          <w:rPrChange w:id="706" w:author="Tom Anderson" w:date="2021-07-26T13:52:00Z">
            <w:rPr>
              <w:rFonts w:asciiTheme="minorHAnsi" w:hAnsiTheme="minorHAnsi" w:cstheme="minorHAnsi"/>
              <w:w w:val="152"/>
            </w:rPr>
          </w:rPrChange>
        </w:rPr>
        <w:t>(</w:t>
      </w:r>
    </w:p>
    <w:p w14:paraId="195C8EDF" w14:textId="77777777" w:rsidR="00703845" w:rsidRPr="005B7085" w:rsidRDefault="00F35EF3">
      <w:pPr>
        <w:pStyle w:val="BodyText"/>
        <w:spacing w:line="226" w:lineRule="exact"/>
        <w:ind w:left="820" w:right="1598" w:firstLine="192"/>
        <w:rPr>
          <w:rFonts w:ascii="Courier New" w:hAnsi="Courier New" w:cs="Courier New"/>
          <w:rPrChange w:id="707" w:author="Tom Anderson" w:date="2021-07-26T13:52:00Z">
            <w:rPr>
              <w:rFonts w:asciiTheme="minorHAnsi" w:hAnsiTheme="minorHAnsi" w:cstheme="minorHAnsi"/>
            </w:rPr>
          </w:rPrChange>
        </w:rPr>
      </w:pPr>
      <w:r w:rsidRPr="005B7085">
        <w:rPr>
          <w:rFonts w:ascii="Courier New" w:hAnsi="Courier New" w:cs="Courier New"/>
          <w:w w:val="76"/>
          <w:rPrChange w:id="708" w:author="Tom Anderson" w:date="2021-07-26T13:52:00Z">
            <w:rPr>
              <w:rFonts w:asciiTheme="minorHAnsi" w:hAnsiTheme="minorHAnsi" w:cstheme="minorHAnsi"/>
              <w:w w:val="76"/>
            </w:rPr>
          </w:rPrChange>
        </w:rPr>
        <w:t>CURLOPT</w:t>
      </w:r>
      <w:r w:rsidRPr="005B7085">
        <w:rPr>
          <w:rFonts w:ascii="Courier New" w:hAnsi="Courier New" w:cs="Courier New"/>
          <w:w w:val="70"/>
          <w:rPrChange w:id="709" w:author="Tom Anderson" w:date="2021-07-26T13:52:00Z">
            <w:rPr>
              <w:rFonts w:asciiTheme="minorHAnsi" w:hAnsiTheme="minorHAnsi" w:cstheme="minorHAnsi"/>
              <w:w w:val="70"/>
            </w:rPr>
          </w:rPrChange>
        </w:rPr>
        <w:t>_</w:t>
      </w:r>
      <w:proofErr w:type="gramStart"/>
      <w:r w:rsidRPr="005B7085">
        <w:rPr>
          <w:rFonts w:ascii="Courier New" w:hAnsi="Courier New" w:cs="Courier New"/>
          <w:w w:val="76"/>
          <w:rPrChange w:id="710" w:author="Tom Anderson" w:date="2021-07-26T13:52:00Z">
            <w:rPr>
              <w:rFonts w:asciiTheme="minorHAnsi" w:hAnsiTheme="minorHAnsi" w:cstheme="minorHAnsi"/>
              <w:w w:val="76"/>
            </w:rPr>
          </w:rPrChange>
        </w:rPr>
        <w:t>URL</w:t>
      </w:r>
      <w:r w:rsidRPr="005B7085">
        <w:rPr>
          <w:rFonts w:ascii="Courier New" w:hAnsi="Courier New" w:cs="Courier New"/>
          <w:rPrChange w:id="711" w:author="Tom Anderson" w:date="2021-07-26T13:52:00Z">
            <w:rPr>
              <w:rFonts w:asciiTheme="minorHAnsi" w:hAnsiTheme="minorHAnsi" w:cstheme="minorHAnsi"/>
            </w:rPr>
          </w:rPrChange>
        </w:rPr>
        <w:t xml:space="preserve">  </w:t>
      </w:r>
      <w:r w:rsidRPr="005B7085">
        <w:rPr>
          <w:rFonts w:ascii="Courier New" w:hAnsi="Courier New" w:cs="Courier New"/>
          <w:w w:val="86"/>
          <w:rPrChange w:id="712" w:author="Tom Anderson" w:date="2021-07-26T13:52:00Z">
            <w:rPr>
              <w:rFonts w:asciiTheme="minorHAnsi" w:hAnsiTheme="minorHAnsi" w:cstheme="minorHAnsi"/>
              <w:w w:val="86"/>
            </w:rPr>
          </w:rPrChange>
        </w:rPr>
        <w:t>=</w:t>
      </w:r>
      <w:proofErr w:type="gramEnd"/>
      <w:r w:rsidRPr="005B7085">
        <w:rPr>
          <w:rFonts w:ascii="Courier New" w:hAnsi="Courier New" w:cs="Courier New"/>
          <w:w w:val="86"/>
          <w:rPrChange w:id="713" w:author="Tom Anderson" w:date="2021-07-26T13:52:00Z">
            <w:rPr>
              <w:rFonts w:asciiTheme="minorHAnsi" w:hAnsiTheme="minorHAnsi" w:cstheme="minorHAnsi"/>
              <w:w w:val="86"/>
            </w:rPr>
          </w:rPrChange>
        </w:rPr>
        <w:t>&gt;</w:t>
      </w:r>
      <w:r w:rsidRPr="005B7085">
        <w:rPr>
          <w:rFonts w:ascii="Courier New" w:hAnsi="Courier New" w:cs="Courier New"/>
          <w:rPrChange w:id="714" w:author="Tom Anderson" w:date="2021-07-26T13:52:00Z">
            <w:rPr>
              <w:rFonts w:asciiTheme="minorHAnsi" w:hAnsiTheme="minorHAnsi" w:cstheme="minorHAnsi"/>
            </w:rPr>
          </w:rPrChange>
        </w:rPr>
        <w:t xml:space="preserve">  </w:t>
      </w:r>
      <w:r w:rsidRPr="005B7085">
        <w:rPr>
          <w:rFonts w:ascii="Courier New" w:hAnsi="Courier New" w:cs="Courier New"/>
          <w:w w:val="99"/>
          <w:rPrChange w:id="715" w:author="Tom Anderson" w:date="2021-07-26T13:52:00Z">
            <w:rPr>
              <w:rFonts w:asciiTheme="minorHAnsi" w:hAnsiTheme="minorHAnsi" w:cstheme="minorHAnsi"/>
              <w:w w:val="99"/>
            </w:rPr>
          </w:rPrChange>
        </w:rPr>
        <w:t>"</w:t>
      </w:r>
      <w:r w:rsidRPr="005B7085">
        <w:rPr>
          <w:rFonts w:ascii="Courier New" w:hAnsi="Courier New" w:cs="Courier New"/>
          <w:w w:val="74"/>
          <w:rPrChange w:id="716" w:author="Tom Anderson" w:date="2021-07-26T13:52:00Z">
            <w:rPr>
              <w:rFonts w:asciiTheme="minorHAnsi" w:hAnsiTheme="minorHAnsi" w:cstheme="minorHAnsi"/>
              <w:w w:val="74"/>
            </w:rPr>
          </w:rPrChange>
        </w:rPr>
        <w:t>https</w:t>
      </w:r>
      <w:r w:rsidRPr="005B7085">
        <w:rPr>
          <w:rFonts w:ascii="Courier New" w:hAnsi="Courier New" w:cs="Courier New"/>
          <w:w w:val="121"/>
          <w:rPrChange w:id="717" w:author="Tom Anderson" w:date="2021-07-26T13:52:00Z">
            <w:rPr>
              <w:rFonts w:asciiTheme="minorHAnsi" w:hAnsiTheme="minorHAnsi" w:cstheme="minorHAnsi"/>
              <w:w w:val="121"/>
            </w:rPr>
          </w:rPrChange>
        </w:rPr>
        <w:t>:/</w:t>
      </w:r>
      <w:r w:rsidRPr="005B7085">
        <w:rPr>
          <w:rFonts w:ascii="Courier New" w:hAnsi="Courier New" w:cs="Courier New"/>
          <w:w w:val="88"/>
          <w:rPrChange w:id="718" w:author="Tom Anderson" w:date="2021-07-26T13:52:00Z">
            <w:rPr>
              <w:rFonts w:asciiTheme="minorHAnsi" w:hAnsiTheme="minorHAnsi" w:cstheme="minorHAnsi"/>
              <w:w w:val="88"/>
            </w:rPr>
          </w:rPrChange>
        </w:rPr>
        <w:t>/api.</w:t>
      </w:r>
      <w:r w:rsidRPr="005B7085">
        <w:rPr>
          <w:rFonts w:ascii="Courier New" w:hAnsi="Courier New" w:cs="Courier New"/>
          <w:w w:val="74"/>
          <w:rPrChange w:id="719" w:author="Tom Anderson" w:date="2021-07-26T13:52:00Z">
            <w:rPr>
              <w:rFonts w:asciiTheme="minorHAnsi" w:hAnsiTheme="minorHAnsi" w:cstheme="minorHAnsi"/>
              <w:w w:val="74"/>
            </w:rPr>
          </w:rPrChange>
        </w:rPr>
        <w:t>sandbox</w:t>
      </w:r>
      <w:r w:rsidRPr="005B7085">
        <w:rPr>
          <w:rFonts w:ascii="Courier New" w:hAnsi="Courier New" w:cs="Courier New"/>
          <w:w w:val="86"/>
          <w:rPrChange w:id="720" w:author="Tom Anderson" w:date="2021-07-26T13:52:00Z">
            <w:rPr>
              <w:rFonts w:asciiTheme="minorHAnsi" w:hAnsiTheme="minorHAnsi" w:cstheme="minorHAnsi"/>
              <w:w w:val="86"/>
            </w:rPr>
          </w:rPrChange>
        </w:rPr>
        <w:t>.</w:t>
      </w:r>
      <w:r w:rsidRPr="005B7085">
        <w:rPr>
          <w:rFonts w:ascii="Courier New" w:hAnsi="Courier New" w:cs="Courier New"/>
          <w:w w:val="74"/>
          <w:rPrChange w:id="721" w:author="Tom Anderson" w:date="2021-07-26T13:52:00Z">
            <w:rPr>
              <w:rFonts w:asciiTheme="minorHAnsi" w:hAnsiTheme="minorHAnsi" w:cstheme="minorHAnsi"/>
              <w:w w:val="74"/>
            </w:rPr>
          </w:rPrChange>
        </w:rPr>
        <w:t>ecrimex</w:t>
      </w:r>
      <w:r w:rsidRPr="005B7085">
        <w:rPr>
          <w:rFonts w:ascii="Courier New" w:hAnsi="Courier New" w:cs="Courier New"/>
          <w:w w:val="76"/>
          <w:rPrChange w:id="722" w:author="Tom Anderson" w:date="2021-07-26T13:52:00Z">
            <w:rPr>
              <w:rFonts w:asciiTheme="minorHAnsi" w:hAnsiTheme="minorHAnsi" w:cstheme="minorHAnsi"/>
              <w:w w:val="76"/>
            </w:rPr>
          </w:rPrChange>
        </w:rPr>
        <w:t>.net</w:t>
      </w:r>
      <w:r w:rsidRPr="005B7085">
        <w:rPr>
          <w:rFonts w:ascii="Courier New" w:hAnsi="Courier New" w:cs="Courier New"/>
          <w:w w:val="83"/>
          <w:rPrChange w:id="723" w:author="Tom Anderson" w:date="2021-07-26T13:52:00Z">
            <w:rPr>
              <w:rFonts w:asciiTheme="minorHAnsi" w:hAnsiTheme="minorHAnsi" w:cstheme="minorHAnsi"/>
              <w:w w:val="83"/>
            </w:rPr>
          </w:rPrChange>
        </w:rPr>
        <w:t>/phish</w:t>
      </w:r>
      <w:r w:rsidRPr="005B7085">
        <w:rPr>
          <w:rFonts w:ascii="Courier New" w:hAnsi="Courier New" w:cs="Courier New"/>
          <w:w w:val="102"/>
          <w:rPrChange w:id="724" w:author="Tom Anderson" w:date="2021-07-26T13:52:00Z">
            <w:rPr>
              <w:rFonts w:asciiTheme="minorHAnsi" w:hAnsiTheme="minorHAnsi" w:cstheme="minorHAnsi"/>
              <w:w w:val="102"/>
            </w:rPr>
          </w:rPrChange>
        </w:rPr>
        <w:t>?</w:t>
      </w:r>
      <w:r w:rsidRPr="005B7085">
        <w:rPr>
          <w:rFonts w:ascii="Courier New" w:hAnsi="Courier New" w:cs="Courier New"/>
          <w:w w:val="73"/>
          <w:rPrChange w:id="725" w:author="Tom Anderson" w:date="2021-07-26T13:52:00Z">
            <w:rPr>
              <w:rFonts w:asciiTheme="minorHAnsi" w:hAnsiTheme="minorHAnsi" w:cstheme="minorHAnsi"/>
              <w:w w:val="73"/>
            </w:rPr>
          </w:rPrChange>
        </w:rPr>
        <w:t>url_</w:t>
      </w:r>
      <w:r w:rsidRPr="005B7085">
        <w:rPr>
          <w:rFonts w:ascii="Courier New" w:hAnsi="Courier New" w:cs="Courier New"/>
          <w:w w:val="74"/>
          <w:rPrChange w:id="726" w:author="Tom Anderson" w:date="2021-07-26T13:52:00Z">
            <w:rPr>
              <w:rFonts w:asciiTheme="minorHAnsi" w:hAnsiTheme="minorHAnsi" w:cstheme="minorHAnsi"/>
              <w:w w:val="74"/>
            </w:rPr>
          </w:rPrChange>
        </w:rPr>
        <w:t>exact=https</w:t>
      </w:r>
      <w:r w:rsidRPr="005B7085">
        <w:rPr>
          <w:rFonts w:ascii="Courier New" w:hAnsi="Courier New" w:cs="Courier New"/>
          <w:w w:val="121"/>
          <w:rPrChange w:id="727" w:author="Tom Anderson" w:date="2021-07-26T13:52:00Z">
            <w:rPr>
              <w:rFonts w:asciiTheme="minorHAnsi" w:hAnsiTheme="minorHAnsi" w:cstheme="minorHAnsi"/>
              <w:w w:val="121"/>
            </w:rPr>
          </w:rPrChange>
        </w:rPr>
        <w:t>:/</w:t>
      </w:r>
      <w:r w:rsidRPr="005B7085">
        <w:rPr>
          <w:rFonts w:ascii="Courier New" w:hAnsi="Courier New" w:cs="Courier New"/>
          <w:w w:val="156"/>
          <w:rPrChange w:id="728" w:author="Tom Anderson" w:date="2021-07-26T13:52:00Z">
            <w:rPr>
              <w:rFonts w:asciiTheme="minorHAnsi" w:hAnsiTheme="minorHAnsi" w:cstheme="minorHAnsi"/>
              <w:w w:val="156"/>
            </w:rPr>
          </w:rPrChange>
        </w:rPr>
        <w:t>/</w:t>
      </w:r>
      <w:r w:rsidRPr="005B7085">
        <w:rPr>
          <w:rFonts w:ascii="Courier New" w:hAnsi="Courier New" w:cs="Courier New"/>
          <w:w w:val="74"/>
          <w:rPrChange w:id="729" w:author="Tom Anderson" w:date="2021-07-26T13:52:00Z">
            <w:rPr>
              <w:rFonts w:asciiTheme="minorHAnsi" w:hAnsiTheme="minorHAnsi" w:cstheme="minorHAnsi"/>
              <w:w w:val="74"/>
            </w:rPr>
          </w:rPrChange>
        </w:rPr>
        <w:t>refunssd</w:t>
      </w:r>
      <w:r w:rsidRPr="005B7085">
        <w:rPr>
          <w:rFonts w:ascii="Courier New" w:hAnsi="Courier New" w:cs="Courier New"/>
          <w:w w:val="134"/>
          <w:rPrChange w:id="730" w:author="Tom Anderson" w:date="2021-07-26T13:52:00Z">
            <w:rPr>
              <w:rFonts w:asciiTheme="minorHAnsi" w:hAnsiTheme="minorHAnsi" w:cstheme="minorHAnsi"/>
              <w:w w:val="134"/>
            </w:rPr>
          </w:rPrChange>
        </w:rPr>
        <w:t xml:space="preserve">- </w:t>
      </w:r>
      <w:r w:rsidRPr="005B7085">
        <w:rPr>
          <w:rFonts w:ascii="Courier New" w:hAnsi="Courier New" w:cs="Courier New"/>
          <w:w w:val="90"/>
          <w:rPrChange w:id="731" w:author="Tom Anderson" w:date="2021-07-26T13:52:00Z">
            <w:rPr>
              <w:rFonts w:asciiTheme="minorHAnsi" w:hAnsiTheme="minorHAnsi" w:cstheme="minorHAnsi"/>
              <w:w w:val="90"/>
            </w:rPr>
          </w:rPrChange>
        </w:rPr>
        <w:t>authorised.getrefundnikestore.com/</w:t>
      </w:r>
      <w:proofErr w:type="spellStart"/>
      <w:r w:rsidRPr="005B7085">
        <w:rPr>
          <w:rFonts w:ascii="Courier New" w:hAnsi="Courier New" w:cs="Courier New"/>
          <w:w w:val="90"/>
          <w:rPrChange w:id="732" w:author="Tom Anderson" w:date="2021-07-26T13:52:00Z">
            <w:rPr>
              <w:rFonts w:asciiTheme="minorHAnsi" w:hAnsiTheme="minorHAnsi" w:cstheme="minorHAnsi"/>
              <w:w w:val="90"/>
            </w:rPr>
          </w:rPrChange>
        </w:rPr>
        <w:t>signin</w:t>
      </w:r>
      <w:proofErr w:type="spellEnd"/>
      <w:r w:rsidRPr="005B7085">
        <w:rPr>
          <w:rFonts w:ascii="Courier New" w:hAnsi="Courier New" w:cs="Courier New"/>
          <w:w w:val="90"/>
          <w:rPrChange w:id="733" w:author="Tom Anderson" w:date="2021-07-26T13:52:00Z">
            <w:rPr>
              <w:rFonts w:asciiTheme="minorHAnsi" w:hAnsiTheme="minorHAnsi" w:cstheme="minorHAnsi"/>
              <w:w w:val="90"/>
            </w:rPr>
          </w:rPrChange>
        </w:rPr>
        <w:t>/",</w:t>
      </w:r>
    </w:p>
    <w:p w14:paraId="0EE1B551" w14:textId="77777777" w:rsidR="00703845" w:rsidRPr="005B7085" w:rsidRDefault="00F35EF3">
      <w:pPr>
        <w:pStyle w:val="BodyText"/>
        <w:spacing w:line="226" w:lineRule="exact"/>
        <w:ind w:left="1012" w:right="3721"/>
        <w:rPr>
          <w:rFonts w:ascii="Courier New" w:hAnsi="Courier New" w:cs="Courier New"/>
          <w:rPrChange w:id="734" w:author="Tom Anderson" w:date="2021-07-26T13:52:00Z">
            <w:rPr>
              <w:rFonts w:asciiTheme="minorHAnsi" w:hAnsiTheme="minorHAnsi" w:cstheme="minorHAnsi"/>
            </w:rPr>
          </w:rPrChange>
        </w:rPr>
      </w:pPr>
      <w:r w:rsidRPr="005B7085">
        <w:rPr>
          <w:rFonts w:ascii="Courier New" w:hAnsi="Courier New" w:cs="Courier New"/>
          <w:w w:val="75"/>
          <w:rPrChange w:id="735" w:author="Tom Anderson" w:date="2021-07-26T13:52:00Z">
            <w:rPr>
              <w:rFonts w:asciiTheme="minorHAnsi" w:hAnsiTheme="minorHAnsi" w:cstheme="minorHAnsi"/>
              <w:w w:val="75"/>
            </w:rPr>
          </w:rPrChange>
        </w:rPr>
        <w:t xml:space="preserve">CURLOPT_RETURNTRANSFER =&gt; true, </w:t>
      </w:r>
      <w:r w:rsidRPr="005B7085">
        <w:rPr>
          <w:rFonts w:ascii="Courier New" w:hAnsi="Courier New" w:cs="Courier New"/>
          <w:w w:val="95"/>
          <w:rPrChange w:id="736" w:author="Tom Anderson" w:date="2021-07-26T13:52:00Z">
            <w:rPr>
              <w:rFonts w:asciiTheme="minorHAnsi" w:hAnsiTheme="minorHAnsi" w:cstheme="minorHAnsi"/>
              <w:w w:val="95"/>
            </w:rPr>
          </w:rPrChange>
        </w:rPr>
        <w:t xml:space="preserve">CURLOPT_ENCODING =&gt; "", </w:t>
      </w:r>
      <w:r w:rsidRPr="005B7085">
        <w:rPr>
          <w:rFonts w:ascii="Courier New" w:hAnsi="Courier New" w:cs="Courier New"/>
          <w:w w:val="80"/>
          <w:rPrChange w:id="737" w:author="Tom Anderson" w:date="2021-07-26T13:52:00Z">
            <w:rPr>
              <w:rFonts w:asciiTheme="minorHAnsi" w:hAnsiTheme="minorHAnsi" w:cstheme="minorHAnsi"/>
              <w:w w:val="80"/>
            </w:rPr>
          </w:rPrChange>
        </w:rPr>
        <w:t>CURLOPT_MAXREDIRS =&gt; 10,</w:t>
      </w:r>
    </w:p>
    <w:p w14:paraId="03F58FAA" w14:textId="77777777" w:rsidR="00703845" w:rsidRPr="005B7085" w:rsidRDefault="00F35EF3">
      <w:pPr>
        <w:pStyle w:val="BodyText"/>
        <w:spacing w:line="215" w:lineRule="exact"/>
        <w:ind w:left="1012"/>
        <w:rPr>
          <w:rFonts w:ascii="Courier New" w:hAnsi="Courier New" w:cs="Courier New"/>
          <w:rPrChange w:id="738" w:author="Tom Anderson" w:date="2021-07-26T13:52:00Z">
            <w:rPr>
              <w:rFonts w:asciiTheme="minorHAnsi" w:hAnsiTheme="minorHAnsi" w:cstheme="minorHAnsi"/>
            </w:rPr>
          </w:rPrChange>
        </w:rPr>
      </w:pPr>
      <w:r w:rsidRPr="005B7085">
        <w:rPr>
          <w:rFonts w:ascii="Courier New" w:hAnsi="Courier New" w:cs="Courier New"/>
          <w:w w:val="80"/>
          <w:rPrChange w:id="739" w:author="Tom Anderson" w:date="2021-07-26T13:52:00Z">
            <w:rPr>
              <w:rFonts w:asciiTheme="minorHAnsi" w:hAnsiTheme="minorHAnsi" w:cstheme="minorHAnsi"/>
              <w:w w:val="80"/>
            </w:rPr>
          </w:rPrChange>
        </w:rPr>
        <w:t>CURLOPT_</w:t>
      </w:r>
      <w:proofErr w:type="gramStart"/>
      <w:r w:rsidRPr="005B7085">
        <w:rPr>
          <w:rFonts w:ascii="Courier New" w:hAnsi="Courier New" w:cs="Courier New"/>
          <w:w w:val="80"/>
          <w:rPrChange w:id="740" w:author="Tom Anderson" w:date="2021-07-26T13:52:00Z">
            <w:rPr>
              <w:rFonts w:asciiTheme="minorHAnsi" w:hAnsiTheme="minorHAnsi" w:cstheme="minorHAnsi"/>
              <w:w w:val="80"/>
            </w:rPr>
          </w:rPrChange>
        </w:rPr>
        <w:t>TIMEOUT  =</w:t>
      </w:r>
      <w:proofErr w:type="gramEnd"/>
      <w:r w:rsidRPr="005B7085">
        <w:rPr>
          <w:rFonts w:ascii="Courier New" w:hAnsi="Courier New" w:cs="Courier New"/>
          <w:w w:val="80"/>
          <w:rPrChange w:id="741" w:author="Tom Anderson" w:date="2021-07-26T13:52:00Z">
            <w:rPr>
              <w:rFonts w:asciiTheme="minorHAnsi" w:hAnsiTheme="minorHAnsi" w:cstheme="minorHAnsi"/>
              <w:w w:val="80"/>
            </w:rPr>
          </w:rPrChange>
        </w:rPr>
        <w:t>&gt; 30,</w:t>
      </w:r>
    </w:p>
    <w:p w14:paraId="7E9518D0" w14:textId="77777777" w:rsidR="00703845" w:rsidRPr="005B7085" w:rsidRDefault="00F35EF3">
      <w:pPr>
        <w:pStyle w:val="BodyText"/>
        <w:spacing w:before="6" w:line="218" w:lineRule="auto"/>
        <w:ind w:left="1012" w:right="3721"/>
        <w:rPr>
          <w:rFonts w:ascii="Courier New" w:hAnsi="Courier New" w:cs="Courier New"/>
          <w:rPrChange w:id="742" w:author="Tom Anderson" w:date="2021-07-26T13:52:00Z">
            <w:rPr>
              <w:rFonts w:asciiTheme="minorHAnsi" w:hAnsiTheme="minorHAnsi" w:cstheme="minorHAnsi"/>
            </w:rPr>
          </w:rPrChange>
        </w:rPr>
      </w:pPr>
      <w:r w:rsidRPr="005B7085">
        <w:rPr>
          <w:rFonts w:ascii="Courier New" w:hAnsi="Courier New" w:cs="Courier New"/>
          <w:w w:val="75"/>
          <w:rPrChange w:id="743" w:author="Tom Anderson" w:date="2021-07-26T13:52:00Z">
            <w:rPr>
              <w:rFonts w:asciiTheme="minorHAnsi" w:hAnsiTheme="minorHAnsi" w:cstheme="minorHAnsi"/>
              <w:w w:val="75"/>
            </w:rPr>
          </w:rPrChange>
        </w:rPr>
        <w:t xml:space="preserve">CURLOPT_HTTP_VERSION =&gt; CURL_HTTP_VERSION_1_1, </w:t>
      </w:r>
      <w:r w:rsidRPr="005B7085">
        <w:rPr>
          <w:rFonts w:ascii="Courier New" w:hAnsi="Courier New" w:cs="Courier New"/>
          <w:w w:val="90"/>
          <w:rPrChange w:id="744" w:author="Tom Anderson" w:date="2021-07-26T13:52:00Z">
            <w:rPr>
              <w:rFonts w:asciiTheme="minorHAnsi" w:hAnsiTheme="minorHAnsi" w:cstheme="minorHAnsi"/>
              <w:w w:val="90"/>
            </w:rPr>
          </w:rPrChange>
        </w:rPr>
        <w:t xml:space="preserve">CURLOPT_CUSTOMREQUEST =&gt; "GET", </w:t>
      </w:r>
      <w:r w:rsidRPr="005B7085">
        <w:rPr>
          <w:rFonts w:ascii="Courier New" w:hAnsi="Courier New" w:cs="Courier New"/>
          <w:w w:val="76"/>
          <w:rPrChange w:id="745" w:author="Tom Anderson" w:date="2021-07-26T13:52:00Z">
            <w:rPr>
              <w:rFonts w:asciiTheme="minorHAnsi" w:hAnsiTheme="minorHAnsi" w:cstheme="minorHAnsi"/>
              <w:w w:val="76"/>
            </w:rPr>
          </w:rPrChange>
        </w:rPr>
        <w:t>CURLOPT</w:t>
      </w:r>
      <w:r w:rsidRPr="005B7085">
        <w:rPr>
          <w:rFonts w:ascii="Courier New" w:hAnsi="Courier New" w:cs="Courier New"/>
          <w:w w:val="70"/>
          <w:rPrChange w:id="746" w:author="Tom Anderson" w:date="2021-07-26T13:52:00Z">
            <w:rPr>
              <w:rFonts w:asciiTheme="minorHAnsi" w:hAnsiTheme="minorHAnsi" w:cstheme="minorHAnsi"/>
              <w:w w:val="70"/>
            </w:rPr>
          </w:rPrChange>
        </w:rPr>
        <w:t>_</w:t>
      </w:r>
      <w:proofErr w:type="gramStart"/>
      <w:r w:rsidRPr="005B7085">
        <w:rPr>
          <w:rFonts w:ascii="Courier New" w:hAnsi="Courier New" w:cs="Courier New"/>
          <w:w w:val="76"/>
          <w:rPrChange w:id="747" w:author="Tom Anderson" w:date="2021-07-26T13:52:00Z">
            <w:rPr>
              <w:rFonts w:asciiTheme="minorHAnsi" w:hAnsiTheme="minorHAnsi" w:cstheme="minorHAnsi"/>
              <w:w w:val="76"/>
            </w:rPr>
          </w:rPrChange>
        </w:rPr>
        <w:t>HTTPHEADER</w:t>
      </w:r>
      <w:r w:rsidRPr="005B7085">
        <w:rPr>
          <w:rFonts w:ascii="Courier New" w:hAnsi="Courier New" w:cs="Courier New"/>
          <w:rPrChange w:id="748" w:author="Tom Anderson" w:date="2021-07-26T13:52:00Z">
            <w:rPr>
              <w:rFonts w:asciiTheme="minorHAnsi" w:hAnsiTheme="minorHAnsi" w:cstheme="minorHAnsi"/>
            </w:rPr>
          </w:rPrChange>
        </w:rPr>
        <w:t xml:space="preserve">  </w:t>
      </w:r>
      <w:r w:rsidRPr="005B7085">
        <w:rPr>
          <w:rFonts w:ascii="Courier New" w:hAnsi="Courier New" w:cs="Courier New"/>
          <w:w w:val="72"/>
          <w:rPrChange w:id="749" w:author="Tom Anderson" w:date="2021-07-26T13:52:00Z">
            <w:rPr>
              <w:rFonts w:asciiTheme="minorHAnsi" w:hAnsiTheme="minorHAnsi" w:cstheme="minorHAnsi"/>
              <w:w w:val="72"/>
            </w:rPr>
          </w:rPrChange>
        </w:rPr>
        <w:t>=</w:t>
      </w:r>
      <w:proofErr w:type="gramEnd"/>
      <w:r w:rsidRPr="005B7085">
        <w:rPr>
          <w:rFonts w:ascii="Courier New" w:hAnsi="Courier New" w:cs="Courier New"/>
          <w:w w:val="101"/>
          <w:rPrChange w:id="750" w:author="Tom Anderson" w:date="2021-07-26T13:52:00Z">
            <w:rPr>
              <w:rFonts w:asciiTheme="minorHAnsi" w:hAnsiTheme="minorHAnsi" w:cstheme="minorHAnsi"/>
              <w:w w:val="101"/>
            </w:rPr>
          </w:rPrChange>
        </w:rPr>
        <w:t>&gt;</w:t>
      </w:r>
      <w:r w:rsidRPr="005B7085">
        <w:rPr>
          <w:rFonts w:ascii="Courier New" w:hAnsi="Courier New" w:cs="Courier New"/>
          <w:rPrChange w:id="751" w:author="Tom Anderson" w:date="2021-07-26T13:52:00Z">
            <w:rPr>
              <w:rFonts w:asciiTheme="minorHAnsi" w:hAnsiTheme="minorHAnsi" w:cstheme="minorHAnsi"/>
            </w:rPr>
          </w:rPrChange>
        </w:rPr>
        <w:t xml:space="preserve">  </w:t>
      </w:r>
      <w:r w:rsidRPr="005B7085">
        <w:rPr>
          <w:rFonts w:ascii="Courier New" w:hAnsi="Courier New" w:cs="Courier New"/>
          <w:w w:val="74"/>
          <w:rPrChange w:id="752" w:author="Tom Anderson" w:date="2021-07-26T13:52:00Z">
            <w:rPr>
              <w:rFonts w:asciiTheme="minorHAnsi" w:hAnsiTheme="minorHAnsi" w:cstheme="minorHAnsi"/>
              <w:w w:val="74"/>
            </w:rPr>
          </w:rPrChange>
        </w:rPr>
        <w:t>array</w:t>
      </w:r>
      <w:r w:rsidRPr="005B7085">
        <w:rPr>
          <w:rFonts w:ascii="Courier New" w:hAnsi="Courier New" w:cs="Courier New"/>
          <w:w w:val="152"/>
          <w:rPrChange w:id="753" w:author="Tom Anderson" w:date="2021-07-26T13:52:00Z">
            <w:rPr>
              <w:rFonts w:asciiTheme="minorHAnsi" w:hAnsiTheme="minorHAnsi" w:cstheme="minorHAnsi"/>
              <w:w w:val="152"/>
            </w:rPr>
          </w:rPrChange>
        </w:rPr>
        <w:t>(</w:t>
      </w:r>
    </w:p>
    <w:p w14:paraId="38E5DC46" w14:textId="77777777" w:rsidR="00703845" w:rsidRPr="005B7085" w:rsidRDefault="00F35EF3">
      <w:pPr>
        <w:pStyle w:val="BodyText"/>
        <w:spacing w:line="219" w:lineRule="exact"/>
        <w:ind w:left="1204"/>
        <w:rPr>
          <w:rFonts w:ascii="Courier New" w:hAnsi="Courier New" w:cs="Courier New"/>
          <w:rPrChange w:id="754" w:author="Tom Anderson" w:date="2021-07-26T13:52:00Z">
            <w:rPr>
              <w:rFonts w:asciiTheme="minorHAnsi" w:hAnsiTheme="minorHAnsi" w:cstheme="minorHAnsi"/>
            </w:rPr>
          </w:rPrChange>
        </w:rPr>
      </w:pPr>
      <w:r w:rsidRPr="005B7085">
        <w:rPr>
          <w:rFonts w:ascii="Courier New" w:hAnsi="Courier New" w:cs="Courier New"/>
          <w:w w:val="85"/>
          <w:rPrChange w:id="755" w:author="Tom Anderson" w:date="2021-07-26T13:52:00Z">
            <w:rPr>
              <w:rFonts w:asciiTheme="minorHAnsi" w:hAnsiTheme="minorHAnsi" w:cstheme="minorHAnsi"/>
              <w:w w:val="85"/>
            </w:rPr>
          </w:rPrChange>
        </w:rPr>
        <w:t xml:space="preserve">"Authorization: </w:t>
      </w:r>
      <w:r w:rsidRPr="005B7085">
        <w:rPr>
          <w:rFonts w:ascii="Courier New" w:hAnsi="Courier New" w:cs="Courier New"/>
          <w:w w:val="85"/>
          <w:u w:val="single"/>
          <w:rPrChange w:id="756" w:author="Tom Anderson" w:date="2021-07-26T13:52:00Z">
            <w:rPr>
              <w:rFonts w:asciiTheme="minorHAnsi" w:hAnsiTheme="minorHAnsi" w:cstheme="minorHAnsi"/>
              <w:w w:val="85"/>
              <w:u w:val="single"/>
            </w:rPr>
          </w:rPrChange>
        </w:rPr>
        <w:t>&lt;your eCX API Token Key goes here&gt;</w:t>
      </w:r>
      <w:r w:rsidRPr="005B7085">
        <w:rPr>
          <w:rFonts w:ascii="Courier New" w:hAnsi="Courier New" w:cs="Courier New"/>
          <w:w w:val="85"/>
          <w:rPrChange w:id="757" w:author="Tom Anderson" w:date="2021-07-26T13:52:00Z">
            <w:rPr>
              <w:rFonts w:asciiTheme="minorHAnsi" w:hAnsiTheme="minorHAnsi" w:cstheme="minorHAnsi"/>
              <w:w w:val="85"/>
            </w:rPr>
          </w:rPrChange>
        </w:rPr>
        <w:t>"</w:t>
      </w:r>
    </w:p>
    <w:p w14:paraId="654034E1" w14:textId="77777777" w:rsidR="00703845" w:rsidRPr="005B7085" w:rsidRDefault="00F35EF3">
      <w:pPr>
        <w:pStyle w:val="BodyText"/>
        <w:spacing w:line="224" w:lineRule="exact"/>
        <w:ind w:left="1012"/>
        <w:rPr>
          <w:rFonts w:ascii="Courier New" w:hAnsi="Courier New" w:cs="Courier New"/>
          <w:rPrChange w:id="758" w:author="Tom Anderson" w:date="2021-07-26T13:52:00Z">
            <w:rPr>
              <w:rFonts w:asciiTheme="minorHAnsi" w:hAnsiTheme="minorHAnsi" w:cstheme="minorHAnsi"/>
            </w:rPr>
          </w:rPrChange>
        </w:rPr>
      </w:pPr>
      <w:r w:rsidRPr="005B7085">
        <w:rPr>
          <w:rFonts w:ascii="Courier New" w:hAnsi="Courier New" w:cs="Courier New"/>
          <w:w w:val="120"/>
          <w:rPrChange w:id="759" w:author="Tom Anderson" w:date="2021-07-26T13:52:00Z">
            <w:rPr>
              <w:rFonts w:asciiTheme="minorHAnsi" w:hAnsiTheme="minorHAnsi" w:cstheme="minorHAnsi"/>
              <w:w w:val="120"/>
            </w:rPr>
          </w:rPrChange>
        </w:rPr>
        <w:t>),</w:t>
      </w:r>
    </w:p>
    <w:p w14:paraId="6B399891" w14:textId="77777777" w:rsidR="00703845" w:rsidRPr="005B7085" w:rsidRDefault="00F35EF3">
      <w:pPr>
        <w:pStyle w:val="BodyText"/>
        <w:spacing w:line="237" w:lineRule="exact"/>
        <w:ind w:left="820"/>
        <w:rPr>
          <w:rFonts w:ascii="Courier New" w:hAnsi="Courier New" w:cs="Courier New"/>
          <w:rPrChange w:id="760" w:author="Tom Anderson" w:date="2021-07-26T13:52:00Z">
            <w:rPr>
              <w:rFonts w:asciiTheme="minorHAnsi" w:hAnsiTheme="minorHAnsi" w:cstheme="minorHAnsi"/>
            </w:rPr>
          </w:rPrChange>
        </w:rPr>
      </w:pPr>
      <w:r w:rsidRPr="005B7085">
        <w:rPr>
          <w:rFonts w:ascii="Courier New" w:hAnsi="Courier New" w:cs="Courier New"/>
          <w:w w:val="135"/>
          <w:rPrChange w:id="761" w:author="Tom Anderson" w:date="2021-07-26T13:52:00Z">
            <w:rPr>
              <w:rFonts w:asciiTheme="minorHAnsi" w:hAnsiTheme="minorHAnsi" w:cstheme="minorHAnsi"/>
              <w:w w:val="135"/>
            </w:rPr>
          </w:rPrChange>
        </w:rPr>
        <w:t>));</w:t>
      </w:r>
    </w:p>
    <w:p w14:paraId="1B9EE40B" w14:textId="77777777" w:rsidR="00703845" w:rsidRPr="005B7085" w:rsidRDefault="00703845">
      <w:pPr>
        <w:pStyle w:val="BodyText"/>
        <w:spacing w:before="9"/>
        <w:ind w:left="0"/>
        <w:rPr>
          <w:rFonts w:ascii="Courier New" w:hAnsi="Courier New" w:cs="Courier New"/>
          <w:rPrChange w:id="762" w:author="Tom Anderson" w:date="2021-07-26T13:52:00Z">
            <w:rPr>
              <w:rFonts w:asciiTheme="minorHAnsi" w:hAnsiTheme="minorHAnsi" w:cstheme="minorHAnsi"/>
            </w:rPr>
          </w:rPrChange>
        </w:rPr>
      </w:pPr>
    </w:p>
    <w:p w14:paraId="399F4D18" w14:textId="77777777" w:rsidR="00703845" w:rsidRPr="005B7085" w:rsidRDefault="00F35EF3">
      <w:pPr>
        <w:pStyle w:val="BodyText"/>
        <w:spacing w:line="237" w:lineRule="exact"/>
        <w:ind w:left="820"/>
        <w:rPr>
          <w:rFonts w:ascii="Courier New" w:hAnsi="Courier New" w:cs="Courier New"/>
          <w:rPrChange w:id="763" w:author="Tom Anderson" w:date="2021-07-26T13:52:00Z">
            <w:rPr>
              <w:rFonts w:asciiTheme="minorHAnsi" w:hAnsiTheme="minorHAnsi" w:cstheme="minorHAnsi"/>
            </w:rPr>
          </w:rPrChange>
        </w:rPr>
      </w:pPr>
      <w:r w:rsidRPr="005B7085">
        <w:rPr>
          <w:rFonts w:ascii="Courier New" w:hAnsi="Courier New" w:cs="Courier New"/>
          <w:w w:val="75"/>
          <w:rPrChange w:id="764" w:author="Tom Anderson" w:date="2021-07-26T13:52:00Z">
            <w:rPr>
              <w:rFonts w:asciiTheme="minorHAnsi" w:hAnsiTheme="minorHAnsi" w:cstheme="minorHAnsi"/>
              <w:w w:val="75"/>
            </w:rPr>
          </w:rPrChange>
        </w:rPr>
        <w:t>$</w:t>
      </w:r>
      <w:proofErr w:type="gramStart"/>
      <w:r w:rsidRPr="005B7085">
        <w:rPr>
          <w:rFonts w:ascii="Courier New" w:hAnsi="Courier New" w:cs="Courier New"/>
          <w:w w:val="74"/>
          <w:rPrChange w:id="765" w:author="Tom Anderson" w:date="2021-07-26T13:52:00Z">
            <w:rPr>
              <w:rFonts w:asciiTheme="minorHAnsi" w:hAnsiTheme="minorHAnsi" w:cstheme="minorHAnsi"/>
              <w:w w:val="74"/>
            </w:rPr>
          </w:rPrChange>
        </w:rPr>
        <w:t>response</w:t>
      </w:r>
      <w:r w:rsidRPr="005B7085">
        <w:rPr>
          <w:rFonts w:ascii="Courier New" w:hAnsi="Courier New" w:cs="Courier New"/>
          <w:rPrChange w:id="766" w:author="Tom Anderson" w:date="2021-07-26T13:52:00Z">
            <w:rPr>
              <w:rFonts w:asciiTheme="minorHAnsi" w:hAnsiTheme="minorHAnsi" w:cstheme="minorHAnsi"/>
            </w:rPr>
          </w:rPrChange>
        </w:rPr>
        <w:t xml:space="preserve">  </w:t>
      </w:r>
      <w:r w:rsidRPr="005B7085">
        <w:rPr>
          <w:rFonts w:ascii="Courier New" w:hAnsi="Courier New" w:cs="Courier New"/>
          <w:w w:val="72"/>
          <w:rPrChange w:id="767" w:author="Tom Anderson" w:date="2021-07-26T13:52:00Z">
            <w:rPr>
              <w:rFonts w:asciiTheme="minorHAnsi" w:hAnsiTheme="minorHAnsi" w:cstheme="minorHAnsi"/>
              <w:w w:val="72"/>
            </w:rPr>
          </w:rPrChange>
        </w:rPr>
        <w:t>=</w:t>
      </w:r>
      <w:proofErr w:type="gramEnd"/>
      <w:r w:rsidRPr="005B7085">
        <w:rPr>
          <w:rFonts w:ascii="Courier New" w:hAnsi="Courier New" w:cs="Courier New"/>
          <w:rPrChange w:id="768" w:author="Tom Anderson" w:date="2021-07-26T13:52:00Z">
            <w:rPr>
              <w:rFonts w:asciiTheme="minorHAnsi" w:hAnsiTheme="minorHAnsi" w:cstheme="minorHAnsi"/>
            </w:rPr>
          </w:rPrChange>
        </w:rPr>
        <w:t xml:space="preserve">  </w:t>
      </w:r>
      <w:proofErr w:type="spellStart"/>
      <w:r w:rsidRPr="005B7085">
        <w:rPr>
          <w:rFonts w:ascii="Courier New" w:hAnsi="Courier New" w:cs="Courier New"/>
          <w:w w:val="74"/>
          <w:rPrChange w:id="769" w:author="Tom Anderson" w:date="2021-07-26T13:52:00Z">
            <w:rPr>
              <w:rFonts w:asciiTheme="minorHAnsi" w:hAnsiTheme="minorHAnsi" w:cstheme="minorHAnsi"/>
              <w:w w:val="74"/>
            </w:rPr>
          </w:rPrChange>
        </w:rPr>
        <w:t>c</w:t>
      </w:r>
      <w:r w:rsidRPr="005B7085">
        <w:rPr>
          <w:rFonts w:ascii="Courier New" w:hAnsi="Courier New" w:cs="Courier New"/>
          <w:w w:val="73"/>
          <w:rPrChange w:id="770" w:author="Tom Anderson" w:date="2021-07-26T13:52:00Z">
            <w:rPr>
              <w:rFonts w:asciiTheme="minorHAnsi" w:hAnsiTheme="minorHAnsi" w:cstheme="minorHAnsi"/>
              <w:w w:val="73"/>
            </w:rPr>
          </w:rPrChange>
        </w:rPr>
        <w:t>url_</w:t>
      </w:r>
      <w:r w:rsidRPr="005B7085">
        <w:rPr>
          <w:rFonts w:ascii="Courier New" w:hAnsi="Courier New" w:cs="Courier New"/>
          <w:w w:val="74"/>
          <w:rPrChange w:id="771" w:author="Tom Anderson" w:date="2021-07-26T13:52:00Z">
            <w:rPr>
              <w:rFonts w:asciiTheme="minorHAnsi" w:hAnsiTheme="minorHAnsi" w:cstheme="minorHAnsi"/>
              <w:w w:val="74"/>
            </w:rPr>
          </w:rPrChange>
        </w:rPr>
        <w:t>exec</w:t>
      </w:r>
      <w:proofErr w:type="spellEnd"/>
      <w:r w:rsidRPr="005B7085">
        <w:rPr>
          <w:rFonts w:ascii="Courier New" w:hAnsi="Courier New" w:cs="Courier New"/>
          <w:w w:val="152"/>
          <w:rPrChange w:id="772" w:author="Tom Anderson" w:date="2021-07-26T13:52:00Z">
            <w:rPr>
              <w:rFonts w:asciiTheme="minorHAnsi" w:hAnsiTheme="minorHAnsi" w:cstheme="minorHAnsi"/>
              <w:w w:val="152"/>
            </w:rPr>
          </w:rPrChange>
        </w:rPr>
        <w:t>(</w:t>
      </w:r>
      <w:r w:rsidRPr="005B7085">
        <w:rPr>
          <w:rFonts w:ascii="Courier New" w:hAnsi="Courier New" w:cs="Courier New"/>
          <w:w w:val="75"/>
          <w:rPrChange w:id="773" w:author="Tom Anderson" w:date="2021-07-26T13:52:00Z">
            <w:rPr>
              <w:rFonts w:asciiTheme="minorHAnsi" w:hAnsiTheme="minorHAnsi" w:cstheme="minorHAnsi"/>
              <w:w w:val="75"/>
            </w:rPr>
          </w:rPrChange>
        </w:rPr>
        <w:t>$</w:t>
      </w:r>
      <w:r w:rsidRPr="005B7085">
        <w:rPr>
          <w:rFonts w:ascii="Courier New" w:hAnsi="Courier New" w:cs="Courier New"/>
          <w:w w:val="74"/>
          <w:rPrChange w:id="774" w:author="Tom Anderson" w:date="2021-07-26T13:52:00Z">
            <w:rPr>
              <w:rFonts w:asciiTheme="minorHAnsi" w:hAnsiTheme="minorHAnsi" w:cstheme="minorHAnsi"/>
              <w:w w:val="74"/>
            </w:rPr>
          </w:rPrChange>
        </w:rPr>
        <w:t>c</w:t>
      </w:r>
      <w:r w:rsidRPr="005B7085">
        <w:rPr>
          <w:rFonts w:ascii="Courier New" w:hAnsi="Courier New" w:cs="Courier New"/>
          <w:w w:val="91"/>
          <w:rPrChange w:id="775" w:author="Tom Anderson" w:date="2021-07-26T13:52:00Z">
            <w:rPr>
              <w:rFonts w:asciiTheme="minorHAnsi" w:hAnsiTheme="minorHAnsi" w:cstheme="minorHAnsi"/>
              <w:w w:val="91"/>
            </w:rPr>
          </w:rPrChange>
        </w:rPr>
        <w:t>url);</w:t>
      </w:r>
    </w:p>
    <w:p w14:paraId="2F5D560E" w14:textId="77777777" w:rsidR="00703845" w:rsidRPr="005B7085" w:rsidRDefault="00F35EF3">
      <w:pPr>
        <w:pStyle w:val="BodyText"/>
        <w:spacing w:line="227" w:lineRule="exact"/>
        <w:ind w:left="820"/>
        <w:rPr>
          <w:rFonts w:ascii="Courier New" w:hAnsi="Courier New" w:cs="Courier New"/>
          <w:rPrChange w:id="776" w:author="Tom Anderson" w:date="2021-07-26T13:52:00Z">
            <w:rPr>
              <w:rFonts w:asciiTheme="minorHAnsi" w:hAnsiTheme="minorHAnsi" w:cstheme="minorHAnsi"/>
            </w:rPr>
          </w:rPrChange>
        </w:rPr>
      </w:pPr>
      <w:r w:rsidRPr="005B7085">
        <w:rPr>
          <w:rFonts w:ascii="Courier New" w:hAnsi="Courier New" w:cs="Courier New"/>
          <w:w w:val="85"/>
          <w:rPrChange w:id="777" w:author="Tom Anderson" w:date="2021-07-26T13:52:00Z">
            <w:rPr>
              <w:rFonts w:asciiTheme="minorHAnsi" w:hAnsiTheme="minorHAnsi" w:cstheme="minorHAnsi"/>
              <w:w w:val="85"/>
            </w:rPr>
          </w:rPrChange>
        </w:rPr>
        <w:t xml:space="preserve">$err = </w:t>
      </w:r>
      <w:proofErr w:type="spellStart"/>
      <w:r w:rsidRPr="005B7085">
        <w:rPr>
          <w:rFonts w:ascii="Courier New" w:hAnsi="Courier New" w:cs="Courier New"/>
          <w:w w:val="85"/>
          <w:rPrChange w:id="778" w:author="Tom Anderson" w:date="2021-07-26T13:52:00Z">
            <w:rPr>
              <w:rFonts w:asciiTheme="minorHAnsi" w:hAnsiTheme="minorHAnsi" w:cstheme="minorHAnsi"/>
              <w:w w:val="85"/>
            </w:rPr>
          </w:rPrChange>
        </w:rPr>
        <w:t>curl_error</w:t>
      </w:r>
      <w:proofErr w:type="spellEnd"/>
      <w:r w:rsidRPr="005B7085">
        <w:rPr>
          <w:rFonts w:ascii="Courier New" w:hAnsi="Courier New" w:cs="Courier New"/>
          <w:w w:val="85"/>
          <w:rPrChange w:id="779" w:author="Tom Anderson" w:date="2021-07-26T13:52:00Z">
            <w:rPr>
              <w:rFonts w:asciiTheme="minorHAnsi" w:hAnsiTheme="minorHAnsi" w:cstheme="minorHAnsi"/>
              <w:w w:val="85"/>
            </w:rPr>
          </w:rPrChange>
        </w:rPr>
        <w:t>($curl</w:t>
      </w:r>
      <w:proofErr w:type="gramStart"/>
      <w:r w:rsidRPr="005B7085">
        <w:rPr>
          <w:rFonts w:ascii="Courier New" w:hAnsi="Courier New" w:cs="Courier New"/>
          <w:w w:val="85"/>
          <w:rPrChange w:id="780" w:author="Tom Anderson" w:date="2021-07-26T13:52:00Z">
            <w:rPr>
              <w:rFonts w:asciiTheme="minorHAnsi" w:hAnsiTheme="minorHAnsi" w:cstheme="minorHAnsi"/>
              <w:w w:val="85"/>
            </w:rPr>
          </w:rPrChange>
        </w:rPr>
        <w:t>);</w:t>
      </w:r>
      <w:proofErr w:type="gramEnd"/>
    </w:p>
    <w:p w14:paraId="2ABB23BD" w14:textId="77777777" w:rsidR="00703845" w:rsidRPr="005B7085" w:rsidRDefault="00F35EF3">
      <w:pPr>
        <w:pStyle w:val="BodyText"/>
        <w:spacing w:line="434" w:lineRule="auto"/>
        <w:ind w:left="820" w:right="3831"/>
        <w:rPr>
          <w:rFonts w:ascii="Courier New" w:hAnsi="Courier New" w:cs="Courier New"/>
          <w:rPrChange w:id="781" w:author="Tom Anderson" w:date="2021-07-26T13:52:00Z">
            <w:rPr>
              <w:rFonts w:asciiTheme="minorHAnsi" w:hAnsiTheme="minorHAnsi" w:cstheme="minorHAnsi"/>
            </w:rPr>
          </w:rPrChange>
        </w:rPr>
      </w:pPr>
      <w:r w:rsidRPr="005B7085">
        <w:rPr>
          <w:rFonts w:ascii="Courier New" w:hAnsi="Courier New" w:cs="Courier New"/>
          <w:w w:val="75"/>
          <w:rPrChange w:id="782" w:author="Tom Anderson" w:date="2021-07-26T13:52:00Z">
            <w:rPr>
              <w:rFonts w:asciiTheme="minorHAnsi" w:hAnsiTheme="minorHAnsi" w:cstheme="minorHAnsi"/>
              <w:w w:val="75"/>
            </w:rPr>
          </w:rPrChange>
        </w:rPr>
        <w:t>$</w:t>
      </w:r>
      <w:proofErr w:type="spellStart"/>
      <w:r w:rsidRPr="005B7085">
        <w:rPr>
          <w:rFonts w:ascii="Courier New" w:hAnsi="Courier New" w:cs="Courier New"/>
          <w:w w:val="74"/>
          <w:rPrChange w:id="783" w:author="Tom Anderson" w:date="2021-07-26T13:52:00Z">
            <w:rPr>
              <w:rFonts w:asciiTheme="minorHAnsi" w:hAnsiTheme="minorHAnsi" w:cstheme="minorHAnsi"/>
              <w:w w:val="74"/>
            </w:rPr>
          </w:rPrChange>
        </w:rPr>
        <w:t>http</w:t>
      </w:r>
      <w:r w:rsidRPr="005B7085">
        <w:rPr>
          <w:rFonts w:ascii="Courier New" w:hAnsi="Courier New" w:cs="Courier New"/>
          <w:w w:val="70"/>
          <w:rPrChange w:id="784" w:author="Tom Anderson" w:date="2021-07-26T13:52:00Z">
            <w:rPr>
              <w:rFonts w:asciiTheme="minorHAnsi" w:hAnsiTheme="minorHAnsi" w:cstheme="minorHAnsi"/>
              <w:w w:val="70"/>
            </w:rPr>
          </w:rPrChange>
        </w:rPr>
        <w:t>_</w:t>
      </w:r>
      <w:proofErr w:type="gramStart"/>
      <w:r w:rsidRPr="005B7085">
        <w:rPr>
          <w:rFonts w:ascii="Courier New" w:hAnsi="Courier New" w:cs="Courier New"/>
          <w:w w:val="74"/>
          <w:rPrChange w:id="785" w:author="Tom Anderson" w:date="2021-07-26T13:52:00Z">
            <w:rPr>
              <w:rFonts w:asciiTheme="minorHAnsi" w:hAnsiTheme="minorHAnsi" w:cstheme="minorHAnsi"/>
              <w:w w:val="74"/>
            </w:rPr>
          </w:rPrChange>
        </w:rPr>
        <w:t>status</w:t>
      </w:r>
      <w:proofErr w:type="spellEnd"/>
      <w:r w:rsidRPr="005B7085">
        <w:rPr>
          <w:rFonts w:ascii="Courier New" w:hAnsi="Courier New" w:cs="Courier New"/>
          <w:rPrChange w:id="786" w:author="Tom Anderson" w:date="2021-07-26T13:52:00Z">
            <w:rPr>
              <w:rFonts w:asciiTheme="minorHAnsi" w:hAnsiTheme="minorHAnsi" w:cstheme="minorHAnsi"/>
            </w:rPr>
          </w:rPrChange>
        </w:rPr>
        <w:t xml:space="preserve">  </w:t>
      </w:r>
      <w:r w:rsidRPr="005B7085">
        <w:rPr>
          <w:rFonts w:ascii="Courier New" w:hAnsi="Courier New" w:cs="Courier New"/>
          <w:w w:val="72"/>
          <w:rPrChange w:id="787" w:author="Tom Anderson" w:date="2021-07-26T13:52:00Z">
            <w:rPr>
              <w:rFonts w:asciiTheme="minorHAnsi" w:hAnsiTheme="minorHAnsi" w:cstheme="minorHAnsi"/>
              <w:w w:val="72"/>
            </w:rPr>
          </w:rPrChange>
        </w:rPr>
        <w:t>=</w:t>
      </w:r>
      <w:proofErr w:type="gramEnd"/>
      <w:r w:rsidRPr="005B7085">
        <w:rPr>
          <w:rFonts w:ascii="Courier New" w:hAnsi="Courier New" w:cs="Courier New"/>
          <w:rPrChange w:id="788" w:author="Tom Anderson" w:date="2021-07-26T13:52:00Z">
            <w:rPr>
              <w:rFonts w:asciiTheme="minorHAnsi" w:hAnsiTheme="minorHAnsi" w:cstheme="minorHAnsi"/>
            </w:rPr>
          </w:rPrChange>
        </w:rPr>
        <w:t xml:space="preserve">  </w:t>
      </w:r>
      <w:proofErr w:type="spellStart"/>
      <w:r w:rsidRPr="005B7085">
        <w:rPr>
          <w:rFonts w:ascii="Courier New" w:hAnsi="Courier New" w:cs="Courier New"/>
          <w:w w:val="74"/>
          <w:rPrChange w:id="789" w:author="Tom Anderson" w:date="2021-07-26T13:52:00Z">
            <w:rPr>
              <w:rFonts w:asciiTheme="minorHAnsi" w:hAnsiTheme="minorHAnsi" w:cstheme="minorHAnsi"/>
              <w:w w:val="74"/>
            </w:rPr>
          </w:rPrChange>
        </w:rPr>
        <w:t>c</w:t>
      </w:r>
      <w:r w:rsidRPr="005B7085">
        <w:rPr>
          <w:rFonts w:ascii="Courier New" w:hAnsi="Courier New" w:cs="Courier New"/>
          <w:w w:val="73"/>
          <w:rPrChange w:id="790" w:author="Tom Anderson" w:date="2021-07-26T13:52:00Z">
            <w:rPr>
              <w:rFonts w:asciiTheme="minorHAnsi" w:hAnsiTheme="minorHAnsi" w:cstheme="minorHAnsi"/>
              <w:w w:val="73"/>
            </w:rPr>
          </w:rPrChange>
        </w:rPr>
        <w:t>url_</w:t>
      </w:r>
      <w:r w:rsidRPr="005B7085">
        <w:rPr>
          <w:rFonts w:ascii="Courier New" w:hAnsi="Courier New" w:cs="Courier New"/>
          <w:w w:val="74"/>
          <w:rPrChange w:id="791" w:author="Tom Anderson" w:date="2021-07-26T13:52:00Z">
            <w:rPr>
              <w:rFonts w:asciiTheme="minorHAnsi" w:hAnsiTheme="minorHAnsi" w:cstheme="minorHAnsi"/>
              <w:w w:val="74"/>
            </w:rPr>
          </w:rPrChange>
        </w:rPr>
        <w:t>ge</w:t>
      </w:r>
      <w:r w:rsidRPr="005B7085">
        <w:rPr>
          <w:rFonts w:ascii="Courier New" w:hAnsi="Courier New" w:cs="Courier New"/>
          <w:w w:val="86"/>
          <w:rPrChange w:id="792" w:author="Tom Anderson" w:date="2021-07-26T13:52:00Z">
            <w:rPr>
              <w:rFonts w:asciiTheme="minorHAnsi" w:hAnsiTheme="minorHAnsi" w:cstheme="minorHAnsi"/>
              <w:w w:val="86"/>
            </w:rPr>
          </w:rPrChange>
        </w:rPr>
        <w:t>tinfo</w:t>
      </w:r>
      <w:proofErr w:type="spellEnd"/>
      <w:r w:rsidRPr="005B7085">
        <w:rPr>
          <w:rFonts w:ascii="Courier New" w:hAnsi="Courier New" w:cs="Courier New"/>
          <w:w w:val="86"/>
          <w:rPrChange w:id="793" w:author="Tom Anderson" w:date="2021-07-26T13:52:00Z">
            <w:rPr>
              <w:rFonts w:asciiTheme="minorHAnsi" w:hAnsiTheme="minorHAnsi" w:cstheme="minorHAnsi"/>
              <w:w w:val="86"/>
            </w:rPr>
          </w:rPrChange>
        </w:rPr>
        <w:t>(</w:t>
      </w:r>
      <w:r w:rsidRPr="005B7085">
        <w:rPr>
          <w:rFonts w:ascii="Courier New" w:hAnsi="Courier New" w:cs="Courier New"/>
          <w:w w:val="75"/>
          <w:rPrChange w:id="794" w:author="Tom Anderson" w:date="2021-07-26T13:52:00Z">
            <w:rPr>
              <w:rFonts w:asciiTheme="minorHAnsi" w:hAnsiTheme="minorHAnsi" w:cstheme="minorHAnsi"/>
              <w:w w:val="75"/>
            </w:rPr>
          </w:rPrChange>
        </w:rPr>
        <w:t>$</w:t>
      </w:r>
      <w:r w:rsidRPr="005B7085">
        <w:rPr>
          <w:rFonts w:ascii="Courier New" w:hAnsi="Courier New" w:cs="Courier New"/>
          <w:w w:val="74"/>
          <w:rPrChange w:id="795" w:author="Tom Anderson" w:date="2021-07-26T13:52:00Z">
            <w:rPr>
              <w:rFonts w:asciiTheme="minorHAnsi" w:hAnsiTheme="minorHAnsi" w:cstheme="minorHAnsi"/>
              <w:w w:val="74"/>
            </w:rPr>
          </w:rPrChange>
        </w:rPr>
        <w:t>http</w:t>
      </w:r>
      <w:r w:rsidRPr="005B7085">
        <w:rPr>
          <w:rFonts w:ascii="Courier New" w:hAnsi="Courier New" w:cs="Courier New"/>
          <w:w w:val="86"/>
          <w:rPrChange w:id="796" w:author="Tom Anderson" w:date="2021-07-26T13:52:00Z">
            <w:rPr>
              <w:rFonts w:asciiTheme="minorHAnsi" w:hAnsiTheme="minorHAnsi" w:cstheme="minorHAnsi"/>
              <w:w w:val="86"/>
            </w:rPr>
          </w:rPrChange>
        </w:rPr>
        <w:t>,</w:t>
      </w:r>
      <w:r w:rsidRPr="005B7085">
        <w:rPr>
          <w:rFonts w:ascii="Courier New" w:hAnsi="Courier New" w:cs="Courier New"/>
          <w:rPrChange w:id="797" w:author="Tom Anderson" w:date="2021-07-26T13:52:00Z">
            <w:rPr>
              <w:rFonts w:asciiTheme="minorHAnsi" w:hAnsiTheme="minorHAnsi" w:cstheme="minorHAnsi"/>
            </w:rPr>
          </w:rPrChange>
        </w:rPr>
        <w:t xml:space="preserve">  </w:t>
      </w:r>
      <w:r w:rsidRPr="005B7085">
        <w:rPr>
          <w:rFonts w:ascii="Courier New" w:hAnsi="Courier New" w:cs="Courier New"/>
          <w:w w:val="76"/>
          <w:rPrChange w:id="798" w:author="Tom Anderson" w:date="2021-07-26T13:52:00Z">
            <w:rPr>
              <w:rFonts w:asciiTheme="minorHAnsi" w:hAnsiTheme="minorHAnsi" w:cstheme="minorHAnsi"/>
              <w:w w:val="76"/>
            </w:rPr>
          </w:rPrChange>
        </w:rPr>
        <w:t>CURLINFO</w:t>
      </w:r>
      <w:r w:rsidRPr="005B7085">
        <w:rPr>
          <w:rFonts w:ascii="Courier New" w:hAnsi="Courier New" w:cs="Courier New"/>
          <w:w w:val="70"/>
          <w:rPrChange w:id="799" w:author="Tom Anderson" w:date="2021-07-26T13:52:00Z">
            <w:rPr>
              <w:rFonts w:asciiTheme="minorHAnsi" w:hAnsiTheme="minorHAnsi" w:cstheme="minorHAnsi"/>
              <w:w w:val="70"/>
            </w:rPr>
          </w:rPrChange>
        </w:rPr>
        <w:t>_</w:t>
      </w:r>
      <w:r w:rsidRPr="005B7085">
        <w:rPr>
          <w:rFonts w:ascii="Courier New" w:hAnsi="Courier New" w:cs="Courier New"/>
          <w:w w:val="76"/>
          <w:rPrChange w:id="800" w:author="Tom Anderson" w:date="2021-07-26T13:52:00Z">
            <w:rPr>
              <w:rFonts w:asciiTheme="minorHAnsi" w:hAnsiTheme="minorHAnsi" w:cstheme="minorHAnsi"/>
              <w:w w:val="76"/>
            </w:rPr>
          </w:rPrChange>
        </w:rPr>
        <w:t>HTTP</w:t>
      </w:r>
      <w:r w:rsidRPr="005B7085">
        <w:rPr>
          <w:rFonts w:ascii="Courier New" w:hAnsi="Courier New" w:cs="Courier New"/>
          <w:w w:val="70"/>
          <w:rPrChange w:id="801" w:author="Tom Anderson" w:date="2021-07-26T13:52:00Z">
            <w:rPr>
              <w:rFonts w:asciiTheme="minorHAnsi" w:hAnsiTheme="minorHAnsi" w:cstheme="minorHAnsi"/>
              <w:w w:val="70"/>
            </w:rPr>
          </w:rPrChange>
        </w:rPr>
        <w:t>_</w:t>
      </w:r>
      <w:r w:rsidRPr="005B7085">
        <w:rPr>
          <w:rFonts w:ascii="Courier New" w:hAnsi="Courier New" w:cs="Courier New"/>
          <w:w w:val="76"/>
          <w:rPrChange w:id="802" w:author="Tom Anderson" w:date="2021-07-26T13:52:00Z">
            <w:rPr>
              <w:rFonts w:asciiTheme="minorHAnsi" w:hAnsiTheme="minorHAnsi" w:cstheme="minorHAnsi"/>
              <w:w w:val="76"/>
            </w:rPr>
          </w:rPrChange>
        </w:rPr>
        <w:t>CODE</w:t>
      </w:r>
      <w:r w:rsidRPr="005B7085">
        <w:rPr>
          <w:rFonts w:ascii="Courier New" w:hAnsi="Courier New" w:cs="Courier New"/>
          <w:w w:val="152"/>
          <w:rPrChange w:id="803" w:author="Tom Anderson" w:date="2021-07-26T13:52:00Z">
            <w:rPr>
              <w:rFonts w:asciiTheme="minorHAnsi" w:hAnsiTheme="minorHAnsi" w:cstheme="minorHAnsi"/>
              <w:w w:val="152"/>
            </w:rPr>
          </w:rPrChange>
        </w:rPr>
        <w:t>)</w:t>
      </w:r>
      <w:r w:rsidRPr="005B7085">
        <w:rPr>
          <w:rFonts w:ascii="Courier New" w:hAnsi="Courier New" w:cs="Courier New"/>
          <w:w w:val="86"/>
          <w:rPrChange w:id="804" w:author="Tom Anderson" w:date="2021-07-26T13:52:00Z">
            <w:rPr>
              <w:rFonts w:asciiTheme="minorHAnsi" w:hAnsiTheme="minorHAnsi" w:cstheme="minorHAnsi"/>
              <w:w w:val="86"/>
            </w:rPr>
          </w:rPrChange>
        </w:rPr>
        <w:t xml:space="preserve">; </w:t>
      </w:r>
      <w:proofErr w:type="spellStart"/>
      <w:r w:rsidRPr="005B7085">
        <w:rPr>
          <w:rFonts w:ascii="Courier New" w:hAnsi="Courier New" w:cs="Courier New"/>
          <w:w w:val="90"/>
          <w:rPrChange w:id="805" w:author="Tom Anderson" w:date="2021-07-26T13:52:00Z">
            <w:rPr>
              <w:rFonts w:asciiTheme="minorHAnsi" w:hAnsiTheme="minorHAnsi" w:cstheme="minorHAnsi"/>
              <w:w w:val="90"/>
            </w:rPr>
          </w:rPrChange>
        </w:rPr>
        <w:t>curl_close</w:t>
      </w:r>
      <w:proofErr w:type="spellEnd"/>
      <w:r w:rsidRPr="005B7085">
        <w:rPr>
          <w:rFonts w:ascii="Courier New" w:hAnsi="Courier New" w:cs="Courier New"/>
          <w:w w:val="90"/>
          <w:rPrChange w:id="806" w:author="Tom Anderson" w:date="2021-07-26T13:52:00Z">
            <w:rPr>
              <w:rFonts w:asciiTheme="minorHAnsi" w:hAnsiTheme="minorHAnsi" w:cstheme="minorHAnsi"/>
              <w:w w:val="90"/>
            </w:rPr>
          </w:rPrChange>
        </w:rPr>
        <w:t>($curl);</w:t>
      </w:r>
    </w:p>
    <w:p w14:paraId="6856DC87" w14:textId="77777777" w:rsidR="00703845" w:rsidRPr="005B7085" w:rsidRDefault="00F35EF3">
      <w:pPr>
        <w:pStyle w:val="BodyText"/>
        <w:spacing w:before="11" w:line="237" w:lineRule="exact"/>
        <w:ind w:left="820"/>
        <w:rPr>
          <w:rFonts w:ascii="Courier New" w:hAnsi="Courier New" w:cs="Courier New"/>
          <w:rPrChange w:id="807" w:author="Tom Anderson" w:date="2021-07-26T13:52:00Z">
            <w:rPr>
              <w:rFonts w:asciiTheme="minorHAnsi" w:hAnsiTheme="minorHAnsi" w:cstheme="minorHAnsi"/>
            </w:rPr>
          </w:rPrChange>
        </w:rPr>
      </w:pPr>
      <w:proofErr w:type="gramStart"/>
      <w:r w:rsidRPr="005B7085">
        <w:rPr>
          <w:rFonts w:ascii="Courier New" w:hAnsi="Courier New" w:cs="Courier New"/>
          <w:w w:val="74"/>
          <w:rPrChange w:id="808" w:author="Tom Anderson" w:date="2021-07-26T13:52:00Z">
            <w:rPr>
              <w:rFonts w:asciiTheme="minorHAnsi" w:hAnsiTheme="minorHAnsi" w:cstheme="minorHAnsi"/>
              <w:w w:val="74"/>
            </w:rPr>
          </w:rPrChange>
        </w:rPr>
        <w:t>if</w:t>
      </w:r>
      <w:r w:rsidRPr="005B7085">
        <w:rPr>
          <w:rFonts w:ascii="Courier New" w:hAnsi="Courier New" w:cs="Courier New"/>
          <w:rPrChange w:id="809" w:author="Tom Anderson" w:date="2021-07-26T13:52:00Z">
            <w:rPr>
              <w:rFonts w:asciiTheme="minorHAnsi" w:hAnsiTheme="minorHAnsi" w:cstheme="minorHAnsi"/>
            </w:rPr>
          </w:rPrChange>
        </w:rPr>
        <w:t xml:space="preserve">  </w:t>
      </w:r>
      <w:r w:rsidRPr="005B7085">
        <w:rPr>
          <w:rFonts w:ascii="Courier New" w:hAnsi="Courier New" w:cs="Courier New"/>
          <w:w w:val="152"/>
          <w:rPrChange w:id="810" w:author="Tom Anderson" w:date="2021-07-26T13:52:00Z">
            <w:rPr>
              <w:rFonts w:asciiTheme="minorHAnsi" w:hAnsiTheme="minorHAnsi" w:cstheme="minorHAnsi"/>
              <w:w w:val="152"/>
            </w:rPr>
          </w:rPrChange>
        </w:rPr>
        <w:t>(</w:t>
      </w:r>
      <w:proofErr w:type="gramEnd"/>
      <w:r w:rsidRPr="005B7085">
        <w:rPr>
          <w:rFonts w:ascii="Courier New" w:hAnsi="Courier New" w:cs="Courier New"/>
          <w:w w:val="75"/>
          <w:rPrChange w:id="811" w:author="Tom Anderson" w:date="2021-07-26T13:52:00Z">
            <w:rPr>
              <w:rFonts w:asciiTheme="minorHAnsi" w:hAnsiTheme="minorHAnsi" w:cstheme="minorHAnsi"/>
              <w:w w:val="75"/>
            </w:rPr>
          </w:rPrChange>
        </w:rPr>
        <w:t>$</w:t>
      </w:r>
      <w:r w:rsidRPr="005B7085">
        <w:rPr>
          <w:rFonts w:ascii="Courier New" w:hAnsi="Courier New" w:cs="Courier New"/>
          <w:w w:val="91"/>
          <w:rPrChange w:id="812" w:author="Tom Anderson" w:date="2021-07-26T13:52:00Z">
            <w:rPr>
              <w:rFonts w:asciiTheme="minorHAnsi" w:hAnsiTheme="minorHAnsi" w:cstheme="minorHAnsi"/>
              <w:w w:val="91"/>
            </w:rPr>
          </w:rPrChange>
        </w:rPr>
        <w:t>err)</w:t>
      </w:r>
      <w:r w:rsidRPr="005B7085">
        <w:rPr>
          <w:rFonts w:ascii="Courier New" w:hAnsi="Courier New" w:cs="Courier New"/>
          <w:rPrChange w:id="813" w:author="Tom Anderson" w:date="2021-07-26T13:52:00Z">
            <w:rPr>
              <w:rFonts w:asciiTheme="minorHAnsi" w:hAnsiTheme="minorHAnsi" w:cstheme="minorHAnsi"/>
            </w:rPr>
          </w:rPrChange>
        </w:rPr>
        <w:t xml:space="preserve">  </w:t>
      </w:r>
      <w:r w:rsidRPr="005B7085">
        <w:rPr>
          <w:rFonts w:ascii="Courier New" w:hAnsi="Courier New" w:cs="Courier New"/>
          <w:w w:val="79"/>
          <w:rPrChange w:id="814" w:author="Tom Anderson" w:date="2021-07-26T13:52:00Z">
            <w:rPr>
              <w:rFonts w:asciiTheme="minorHAnsi" w:hAnsiTheme="minorHAnsi" w:cstheme="minorHAnsi"/>
              <w:w w:val="79"/>
            </w:rPr>
          </w:rPrChange>
        </w:rPr>
        <w:t>{</w:t>
      </w:r>
    </w:p>
    <w:p w14:paraId="67572332" w14:textId="77777777" w:rsidR="00703845" w:rsidRPr="005B7085" w:rsidRDefault="00F35EF3">
      <w:pPr>
        <w:pStyle w:val="BodyText"/>
        <w:spacing w:line="226" w:lineRule="exact"/>
        <w:ind w:left="1012"/>
        <w:rPr>
          <w:rFonts w:ascii="Courier New" w:hAnsi="Courier New" w:cs="Courier New"/>
          <w:rPrChange w:id="815" w:author="Tom Anderson" w:date="2021-07-26T13:52:00Z">
            <w:rPr>
              <w:rFonts w:asciiTheme="minorHAnsi" w:hAnsiTheme="minorHAnsi" w:cstheme="minorHAnsi"/>
            </w:rPr>
          </w:rPrChange>
        </w:rPr>
      </w:pPr>
      <w:r w:rsidRPr="005B7085">
        <w:rPr>
          <w:rFonts w:ascii="Courier New" w:hAnsi="Courier New" w:cs="Courier New"/>
          <w:w w:val="90"/>
          <w:rPrChange w:id="816" w:author="Tom Anderson" w:date="2021-07-26T13:52:00Z">
            <w:rPr>
              <w:rFonts w:asciiTheme="minorHAnsi" w:hAnsiTheme="minorHAnsi" w:cstheme="minorHAnsi"/>
              <w:w w:val="90"/>
            </w:rPr>
          </w:rPrChange>
        </w:rPr>
        <w:t>echo "</w:t>
      </w:r>
      <w:proofErr w:type="spellStart"/>
      <w:r w:rsidRPr="005B7085">
        <w:rPr>
          <w:rFonts w:ascii="Courier New" w:hAnsi="Courier New" w:cs="Courier New"/>
          <w:w w:val="90"/>
          <w:rPrChange w:id="817" w:author="Tom Anderson" w:date="2021-07-26T13:52:00Z">
            <w:rPr>
              <w:rFonts w:asciiTheme="minorHAnsi" w:hAnsiTheme="minorHAnsi" w:cstheme="minorHAnsi"/>
              <w:w w:val="90"/>
            </w:rPr>
          </w:rPrChange>
        </w:rPr>
        <w:t>cURL</w:t>
      </w:r>
      <w:proofErr w:type="spellEnd"/>
      <w:r w:rsidRPr="005B7085">
        <w:rPr>
          <w:rFonts w:ascii="Courier New" w:hAnsi="Courier New" w:cs="Courier New"/>
          <w:w w:val="90"/>
          <w:rPrChange w:id="818" w:author="Tom Anderson" w:date="2021-07-26T13:52:00Z">
            <w:rPr>
              <w:rFonts w:asciiTheme="minorHAnsi" w:hAnsiTheme="minorHAnsi" w:cstheme="minorHAnsi"/>
              <w:w w:val="90"/>
            </w:rPr>
          </w:rPrChange>
        </w:rPr>
        <w:t xml:space="preserve"> Error #:</w:t>
      </w:r>
      <w:proofErr w:type="gramStart"/>
      <w:r w:rsidRPr="005B7085">
        <w:rPr>
          <w:rFonts w:ascii="Courier New" w:hAnsi="Courier New" w:cs="Courier New"/>
          <w:w w:val="90"/>
          <w:rPrChange w:id="819" w:author="Tom Anderson" w:date="2021-07-26T13:52:00Z">
            <w:rPr>
              <w:rFonts w:asciiTheme="minorHAnsi" w:hAnsiTheme="minorHAnsi" w:cstheme="minorHAnsi"/>
              <w:w w:val="90"/>
            </w:rPr>
          </w:rPrChange>
        </w:rPr>
        <w:t>" .</w:t>
      </w:r>
      <w:proofErr w:type="gramEnd"/>
      <w:r w:rsidRPr="005B7085">
        <w:rPr>
          <w:rFonts w:ascii="Courier New" w:hAnsi="Courier New" w:cs="Courier New"/>
          <w:w w:val="90"/>
          <w:rPrChange w:id="820" w:author="Tom Anderson" w:date="2021-07-26T13:52:00Z">
            <w:rPr>
              <w:rFonts w:asciiTheme="minorHAnsi" w:hAnsiTheme="minorHAnsi" w:cstheme="minorHAnsi"/>
              <w:w w:val="90"/>
            </w:rPr>
          </w:rPrChange>
        </w:rPr>
        <w:t xml:space="preserve"> $</w:t>
      </w:r>
      <w:proofErr w:type="gramStart"/>
      <w:r w:rsidRPr="005B7085">
        <w:rPr>
          <w:rFonts w:ascii="Courier New" w:hAnsi="Courier New" w:cs="Courier New"/>
          <w:w w:val="90"/>
          <w:rPrChange w:id="821" w:author="Tom Anderson" w:date="2021-07-26T13:52:00Z">
            <w:rPr>
              <w:rFonts w:asciiTheme="minorHAnsi" w:hAnsiTheme="minorHAnsi" w:cstheme="minorHAnsi"/>
              <w:w w:val="90"/>
            </w:rPr>
          </w:rPrChange>
        </w:rPr>
        <w:t>err;</w:t>
      </w:r>
      <w:proofErr w:type="gramEnd"/>
    </w:p>
    <w:p w14:paraId="14EE348C" w14:textId="77777777" w:rsidR="00703845" w:rsidRPr="005B7085" w:rsidRDefault="00F35EF3">
      <w:pPr>
        <w:pStyle w:val="BodyText"/>
        <w:spacing w:line="226" w:lineRule="exact"/>
        <w:ind w:left="820"/>
        <w:rPr>
          <w:rFonts w:ascii="Courier New" w:hAnsi="Courier New" w:cs="Courier New"/>
          <w:rPrChange w:id="822" w:author="Tom Anderson" w:date="2021-07-26T13:52:00Z">
            <w:rPr>
              <w:rFonts w:asciiTheme="minorHAnsi" w:hAnsiTheme="minorHAnsi" w:cstheme="minorHAnsi"/>
            </w:rPr>
          </w:rPrChange>
        </w:rPr>
      </w:pPr>
      <w:r w:rsidRPr="005B7085">
        <w:rPr>
          <w:rFonts w:ascii="Courier New" w:hAnsi="Courier New" w:cs="Courier New"/>
          <w:w w:val="90"/>
          <w:rPrChange w:id="823" w:author="Tom Anderson" w:date="2021-07-26T13:52:00Z">
            <w:rPr>
              <w:rFonts w:asciiTheme="minorHAnsi" w:hAnsiTheme="minorHAnsi" w:cstheme="minorHAnsi"/>
              <w:w w:val="90"/>
            </w:rPr>
          </w:rPrChange>
        </w:rPr>
        <w:t>} else {</w:t>
      </w:r>
    </w:p>
    <w:p w14:paraId="11628A3F" w14:textId="77777777" w:rsidR="00703845" w:rsidRPr="005B7085" w:rsidRDefault="00F35EF3">
      <w:pPr>
        <w:pStyle w:val="BodyText"/>
        <w:spacing w:line="229" w:lineRule="exact"/>
        <w:ind w:left="1012"/>
        <w:rPr>
          <w:rFonts w:ascii="Courier New" w:hAnsi="Courier New" w:cs="Courier New"/>
          <w:rPrChange w:id="824" w:author="Tom Anderson" w:date="2021-07-26T13:52:00Z">
            <w:rPr>
              <w:rFonts w:asciiTheme="minorHAnsi" w:hAnsiTheme="minorHAnsi" w:cstheme="minorHAnsi"/>
            </w:rPr>
          </w:rPrChange>
        </w:rPr>
      </w:pPr>
      <w:proofErr w:type="gramStart"/>
      <w:r w:rsidRPr="005B7085">
        <w:rPr>
          <w:rFonts w:ascii="Courier New" w:hAnsi="Courier New" w:cs="Courier New"/>
          <w:w w:val="75"/>
          <w:rPrChange w:id="825" w:author="Tom Anderson" w:date="2021-07-26T13:52:00Z">
            <w:rPr>
              <w:rFonts w:asciiTheme="minorHAnsi" w:hAnsiTheme="minorHAnsi" w:cstheme="minorHAnsi"/>
              <w:w w:val="75"/>
            </w:rPr>
          </w:rPrChange>
        </w:rPr>
        <w:t>echo  $</w:t>
      </w:r>
      <w:proofErr w:type="gramEnd"/>
      <w:r w:rsidRPr="005B7085">
        <w:rPr>
          <w:rFonts w:ascii="Courier New" w:hAnsi="Courier New" w:cs="Courier New"/>
          <w:w w:val="75"/>
          <w:rPrChange w:id="826" w:author="Tom Anderson" w:date="2021-07-26T13:52:00Z">
            <w:rPr>
              <w:rFonts w:asciiTheme="minorHAnsi" w:hAnsiTheme="minorHAnsi" w:cstheme="minorHAnsi"/>
              <w:w w:val="75"/>
            </w:rPr>
          </w:rPrChange>
        </w:rPr>
        <w:t>response;</w:t>
      </w:r>
    </w:p>
    <w:p w14:paraId="0C5E4CE2" w14:textId="77777777" w:rsidR="00703845" w:rsidRPr="005B7085" w:rsidRDefault="00F35EF3">
      <w:pPr>
        <w:pStyle w:val="BodyText"/>
        <w:spacing w:line="236" w:lineRule="exact"/>
        <w:ind w:left="820"/>
        <w:rPr>
          <w:rFonts w:ascii="Courier New" w:hAnsi="Courier New" w:cs="Courier New"/>
          <w:rPrChange w:id="827" w:author="Tom Anderson" w:date="2021-07-26T13:52:00Z">
            <w:rPr>
              <w:rFonts w:asciiTheme="minorHAnsi" w:hAnsiTheme="minorHAnsi" w:cstheme="minorHAnsi"/>
            </w:rPr>
          </w:rPrChange>
        </w:rPr>
      </w:pPr>
      <w:r w:rsidRPr="005B7085">
        <w:rPr>
          <w:rFonts w:ascii="Courier New" w:hAnsi="Courier New" w:cs="Courier New"/>
          <w:w w:val="79"/>
          <w:rPrChange w:id="828" w:author="Tom Anderson" w:date="2021-07-26T13:52:00Z">
            <w:rPr>
              <w:rFonts w:asciiTheme="minorHAnsi" w:hAnsiTheme="minorHAnsi" w:cstheme="minorHAnsi"/>
              <w:w w:val="79"/>
            </w:rPr>
          </w:rPrChange>
        </w:rPr>
        <w:t>}</w:t>
      </w:r>
    </w:p>
    <w:p w14:paraId="18B84435" w14:textId="77777777" w:rsidR="00703845" w:rsidRPr="00531838" w:rsidRDefault="00703845">
      <w:pPr>
        <w:pStyle w:val="BodyText"/>
        <w:ind w:left="0"/>
        <w:rPr>
          <w:rFonts w:asciiTheme="minorHAnsi" w:hAnsiTheme="minorHAnsi" w:cstheme="minorHAnsi"/>
        </w:rPr>
      </w:pPr>
    </w:p>
    <w:p w14:paraId="701D7161" w14:textId="77777777" w:rsidR="00703845" w:rsidRPr="00531838" w:rsidRDefault="00703845">
      <w:pPr>
        <w:pStyle w:val="BodyText"/>
        <w:ind w:left="0"/>
        <w:rPr>
          <w:rFonts w:asciiTheme="minorHAnsi" w:hAnsiTheme="minorHAnsi" w:cstheme="minorHAnsi"/>
        </w:rPr>
      </w:pPr>
    </w:p>
    <w:p w14:paraId="3493850F" w14:textId="77777777" w:rsidR="00703845" w:rsidRPr="00531838" w:rsidRDefault="00703845">
      <w:pPr>
        <w:pStyle w:val="BodyText"/>
        <w:ind w:left="0"/>
        <w:rPr>
          <w:rFonts w:asciiTheme="minorHAnsi" w:hAnsiTheme="minorHAnsi" w:cstheme="minorHAnsi"/>
        </w:rPr>
      </w:pPr>
    </w:p>
    <w:p w14:paraId="1A645CCE" w14:textId="77777777" w:rsidR="00703845" w:rsidRPr="00531838" w:rsidRDefault="00F35EF3">
      <w:pPr>
        <w:pStyle w:val="BodyText"/>
        <w:spacing w:before="138"/>
        <w:rPr>
          <w:rFonts w:asciiTheme="minorHAnsi" w:hAnsiTheme="minorHAnsi" w:cstheme="minorHAnsi"/>
        </w:rPr>
      </w:pPr>
      <w:r w:rsidRPr="00531838">
        <w:rPr>
          <w:rFonts w:asciiTheme="minorHAnsi" w:hAnsiTheme="minorHAnsi" w:cstheme="minorHAnsi"/>
          <w:w w:val="85"/>
        </w:rPr>
        <w:t xml:space="preserve">GET using </w:t>
      </w:r>
      <w:proofErr w:type="spellStart"/>
      <w:r w:rsidRPr="00531838">
        <w:rPr>
          <w:rFonts w:asciiTheme="minorHAnsi" w:hAnsiTheme="minorHAnsi" w:cstheme="minorHAnsi"/>
          <w:w w:val="85"/>
        </w:rPr>
        <w:t>cURL</w:t>
      </w:r>
      <w:proofErr w:type="spellEnd"/>
      <w:r w:rsidRPr="00531838">
        <w:rPr>
          <w:rFonts w:asciiTheme="minorHAnsi" w:hAnsiTheme="minorHAnsi" w:cstheme="minorHAnsi"/>
          <w:w w:val="85"/>
        </w:rPr>
        <w:t xml:space="preserve"> CLI Example</w:t>
      </w:r>
    </w:p>
    <w:p w14:paraId="174901D6" w14:textId="77777777" w:rsidR="00703845" w:rsidRPr="005B7085" w:rsidRDefault="00F35EF3">
      <w:pPr>
        <w:pStyle w:val="BodyText"/>
        <w:spacing w:before="187" w:line="238" w:lineRule="exact"/>
        <w:rPr>
          <w:rFonts w:ascii="Courier New" w:hAnsi="Courier New" w:cs="Courier New"/>
          <w:rPrChange w:id="829" w:author="Tom Anderson" w:date="2021-07-26T13:52:00Z">
            <w:rPr>
              <w:rFonts w:asciiTheme="minorHAnsi" w:hAnsiTheme="minorHAnsi" w:cstheme="minorHAnsi"/>
            </w:rPr>
          </w:rPrChange>
        </w:rPr>
      </w:pPr>
      <w:r w:rsidRPr="005B7085">
        <w:rPr>
          <w:rFonts w:ascii="Courier New" w:hAnsi="Courier New" w:cs="Courier New"/>
          <w:rPrChange w:id="830" w:author="Tom Anderson" w:date="2021-07-26T13:52:00Z">
            <w:rPr>
              <w:rFonts w:asciiTheme="minorHAnsi" w:hAnsiTheme="minorHAnsi" w:cstheme="minorHAnsi"/>
            </w:rPr>
          </w:rPrChange>
        </w:rPr>
        <w:t xml:space="preserve">curl -X GET </w:t>
      </w:r>
      <w:r w:rsidRPr="005B7085">
        <w:rPr>
          <w:rFonts w:ascii="Courier New" w:hAnsi="Courier New" w:cs="Courier New"/>
          <w:w w:val="115"/>
          <w:rPrChange w:id="831" w:author="Tom Anderson" w:date="2021-07-26T13:52:00Z">
            <w:rPr>
              <w:rFonts w:asciiTheme="minorHAnsi" w:hAnsiTheme="minorHAnsi" w:cstheme="minorHAnsi"/>
              <w:w w:val="115"/>
            </w:rPr>
          </w:rPrChange>
        </w:rPr>
        <w:t>\</w:t>
      </w:r>
    </w:p>
    <w:p w14:paraId="66D82EA7" w14:textId="77777777" w:rsidR="00703845" w:rsidRPr="005B7085" w:rsidRDefault="00F35EF3">
      <w:pPr>
        <w:pStyle w:val="BodyText"/>
        <w:spacing w:line="226" w:lineRule="exact"/>
        <w:ind w:left="292"/>
        <w:rPr>
          <w:rFonts w:ascii="Courier New" w:hAnsi="Courier New" w:cs="Courier New"/>
          <w:rPrChange w:id="832" w:author="Tom Anderson" w:date="2021-07-26T13:52:00Z">
            <w:rPr>
              <w:rFonts w:asciiTheme="minorHAnsi" w:hAnsiTheme="minorHAnsi" w:cstheme="minorHAnsi"/>
            </w:rPr>
          </w:rPrChange>
        </w:rPr>
      </w:pPr>
      <w:r w:rsidRPr="005B7085">
        <w:rPr>
          <w:rFonts w:ascii="Courier New" w:hAnsi="Courier New" w:cs="Courier New"/>
          <w:w w:val="80"/>
          <w:rPrChange w:id="833" w:author="Tom Anderson" w:date="2021-07-26T13:52:00Z">
            <w:rPr>
              <w:rFonts w:asciiTheme="minorHAnsi" w:hAnsiTheme="minorHAnsi" w:cstheme="minorHAnsi"/>
              <w:w w:val="80"/>
            </w:rPr>
          </w:rPrChange>
        </w:rPr>
        <w:t>'https://api.sandbox.ecrimex.net/phish?url_exact=https://refunssd-authorised.getrefundnikestore.com/signin/'    \</w:t>
      </w:r>
    </w:p>
    <w:p w14:paraId="0E82BA8D" w14:textId="77777777" w:rsidR="00703845" w:rsidRPr="005B7085" w:rsidRDefault="00F35EF3">
      <w:pPr>
        <w:pStyle w:val="BodyText"/>
        <w:spacing w:line="237" w:lineRule="exact"/>
        <w:ind w:left="292"/>
        <w:rPr>
          <w:rFonts w:ascii="Courier New" w:hAnsi="Courier New" w:cs="Courier New"/>
          <w:rPrChange w:id="834" w:author="Tom Anderson" w:date="2021-07-26T13:52:00Z">
            <w:rPr>
              <w:rFonts w:asciiTheme="minorHAnsi" w:hAnsiTheme="minorHAnsi" w:cstheme="minorHAnsi"/>
            </w:rPr>
          </w:rPrChange>
        </w:rPr>
      </w:pPr>
      <w:r w:rsidRPr="005B7085">
        <w:rPr>
          <w:rFonts w:ascii="Courier New" w:hAnsi="Courier New" w:cs="Courier New"/>
          <w:w w:val="85"/>
          <w:rPrChange w:id="835" w:author="Tom Anderson" w:date="2021-07-26T13:52:00Z">
            <w:rPr>
              <w:rFonts w:asciiTheme="minorHAnsi" w:hAnsiTheme="minorHAnsi" w:cstheme="minorHAnsi"/>
              <w:w w:val="85"/>
            </w:rPr>
          </w:rPrChange>
        </w:rPr>
        <w:t xml:space="preserve">-H 'Authorization: </w:t>
      </w:r>
      <w:r w:rsidRPr="005B7085">
        <w:rPr>
          <w:rFonts w:ascii="Courier New" w:hAnsi="Courier New" w:cs="Courier New"/>
          <w:w w:val="85"/>
          <w:u w:val="single"/>
          <w:rPrChange w:id="836" w:author="Tom Anderson" w:date="2021-07-26T13:52:00Z">
            <w:rPr>
              <w:rFonts w:asciiTheme="minorHAnsi" w:hAnsiTheme="minorHAnsi" w:cstheme="minorHAnsi"/>
              <w:w w:val="85"/>
              <w:u w:val="single"/>
            </w:rPr>
          </w:rPrChange>
        </w:rPr>
        <w:t>&lt;your eCX API Token Key goes here&gt;</w:t>
      </w:r>
      <w:r w:rsidRPr="005B7085">
        <w:rPr>
          <w:rFonts w:ascii="Courier New" w:hAnsi="Courier New" w:cs="Courier New"/>
          <w:w w:val="85"/>
          <w:rPrChange w:id="837" w:author="Tom Anderson" w:date="2021-07-26T13:52:00Z">
            <w:rPr>
              <w:rFonts w:asciiTheme="minorHAnsi" w:hAnsiTheme="minorHAnsi" w:cstheme="minorHAnsi"/>
              <w:w w:val="85"/>
            </w:rPr>
          </w:rPrChange>
        </w:rPr>
        <w:t>\</w:t>
      </w:r>
    </w:p>
    <w:p w14:paraId="483B6CB1" w14:textId="77777777" w:rsidR="00703845" w:rsidRPr="00531838" w:rsidRDefault="00703845">
      <w:pPr>
        <w:spacing w:line="237" w:lineRule="exact"/>
        <w:rPr>
          <w:rFonts w:asciiTheme="minorHAnsi" w:hAnsiTheme="minorHAnsi" w:cstheme="minorHAnsi"/>
        </w:rPr>
        <w:sectPr w:rsidR="00703845" w:rsidRPr="00531838">
          <w:pgSz w:w="12240" w:h="15840"/>
          <w:pgMar w:top="1400" w:right="1400" w:bottom="1480" w:left="1340" w:header="0" w:footer="1281" w:gutter="0"/>
          <w:cols w:space="720"/>
        </w:sectPr>
      </w:pPr>
    </w:p>
    <w:p w14:paraId="2AC5A85B" w14:textId="77777777" w:rsidR="00703845" w:rsidRPr="00531838" w:rsidRDefault="00F35EF3">
      <w:pPr>
        <w:pStyle w:val="BodyText"/>
        <w:spacing w:before="40"/>
        <w:rPr>
          <w:rFonts w:asciiTheme="minorHAnsi" w:hAnsiTheme="minorHAnsi" w:cstheme="minorHAnsi"/>
        </w:rPr>
      </w:pPr>
      <w:r w:rsidRPr="00531838">
        <w:rPr>
          <w:rFonts w:asciiTheme="minorHAnsi" w:hAnsiTheme="minorHAnsi" w:cstheme="minorHAnsi"/>
          <w:w w:val="90"/>
        </w:rPr>
        <w:lastRenderedPageBreak/>
        <w:t>GET using Postman Example</w:t>
      </w:r>
    </w:p>
    <w:p w14:paraId="7BD86DAB" w14:textId="77777777" w:rsidR="00703845" w:rsidRPr="00531838" w:rsidRDefault="00F35EF3">
      <w:pPr>
        <w:pStyle w:val="BodyText"/>
        <w:spacing w:before="7"/>
        <w:ind w:left="0"/>
        <w:rPr>
          <w:rFonts w:asciiTheme="minorHAnsi" w:hAnsiTheme="minorHAnsi" w:cstheme="minorHAnsi"/>
        </w:rPr>
      </w:pPr>
      <w:r w:rsidRPr="00531838">
        <w:rPr>
          <w:rFonts w:asciiTheme="minorHAnsi" w:hAnsiTheme="minorHAnsi" w:cstheme="minorHAnsi"/>
          <w:noProof/>
        </w:rPr>
        <w:drawing>
          <wp:anchor distT="0" distB="0" distL="0" distR="0" simplePos="0" relativeHeight="251662336" behindDoc="0" locked="0" layoutInCell="1" allowOverlap="1" wp14:anchorId="4AB4CA42" wp14:editId="14C01C99">
            <wp:simplePos x="0" y="0"/>
            <wp:positionH relativeFrom="page">
              <wp:posOffset>914400</wp:posOffset>
            </wp:positionH>
            <wp:positionV relativeFrom="paragraph">
              <wp:posOffset>124418</wp:posOffset>
            </wp:positionV>
            <wp:extent cx="5885051" cy="1263777"/>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31" cstate="print"/>
                    <a:stretch>
                      <a:fillRect/>
                    </a:stretch>
                  </pic:blipFill>
                  <pic:spPr>
                    <a:xfrm>
                      <a:off x="0" y="0"/>
                      <a:ext cx="5885051" cy="1263777"/>
                    </a:xfrm>
                    <a:prstGeom prst="rect">
                      <a:avLst/>
                    </a:prstGeom>
                  </pic:spPr>
                </pic:pic>
              </a:graphicData>
            </a:graphic>
          </wp:anchor>
        </w:drawing>
      </w:r>
    </w:p>
    <w:p w14:paraId="38F42551" w14:textId="77777777" w:rsidR="00703845" w:rsidRPr="00531838" w:rsidRDefault="00703845">
      <w:pPr>
        <w:rPr>
          <w:rFonts w:asciiTheme="minorHAnsi" w:hAnsiTheme="minorHAnsi" w:cstheme="minorHAnsi"/>
        </w:rPr>
        <w:sectPr w:rsidR="00703845" w:rsidRPr="00531838">
          <w:pgSz w:w="12240" w:h="15840"/>
          <w:pgMar w:top="1400" w:right="1340" w:bottom="1480" w:left="1340" w:header="0" w:footer="1281" w:gutter="0"/>
          <w:cols w:space="720"/>
        </w:sectPr>
      </w:pPr>
    </w:p>
    <w:p w14:paraId="0948795C" w14:textId="77777777" w:rsidR="00703845" w:rsidRPr="00531838" w:rsidRDefault="00F35EF3" w:rsidP="00E54676">
      <w:pPr>
        <w:pStyle w:val="Heading2"/>
      </w:pPr>
      <w:r w:rsidRPr="00531838">
        <w:rPr>
          <w:w w:val="75"/>
        </w:rPr>
        <w:lastRenderedPageBreak/>
        <w:t>RESULT CODES</w:t>
      </w:r>
    </w:p>
    <w:p w14:paraId="3C64653C" w14:textId="77777777" w:rsidR="00703845" w:rsidRPr="00531838" w:rsidRDefault="00F35EF3">
      <w:pPr>
        <w:pStyle w:val="BodyText"/>
        <w:spacing w:before="195"/>
        <w:rPr>
          <w:rFonts w:asciiTheme="minorHAnsi" w:hAnsiTheme="minorHAnsi" w:cstheme="minorHAnsi"/>
        </w:rPr>
      </w:pPr>
      <w:r w:rsidRPr="00531838">
        <w:rPr>
          <w:rFonts w:asciiTheme="minorHAnsi" w:hAnsiTheme="minorHAnsi" w:cstheme="minorHAnsi"/>
          <w:w w:val="95"/>
        </w:rPr>
        <w:t>Every eCX API operation returns a result code to you.</w:t>
      </w:r>
    </w:p>
    <w:p w14:paraId="728C8C14" w14:textId="77777777" w:rsidR="00703845" w:rsidRPr="00531838" w:rsidRDefault="00703845">
      <w:pPr>
        <w:pStyle w:val="BodyText"/>
        <w:spacing w:before="4"/>
        <w:ind w:left="0"/>
        <w:rPr>
          <w:rFonts w:asciiTheme="minorHAnsi" w:hAnsiTheme="minorHAnsi" w:cstheme="minorHAnsi"/>
        </w:rPr>
      </w:pPr>
    </w:p>
    <w:p w14:paraId="14E6E0F1" w14:textId="01D2EEB1" w:rsidR="00703845" w:rsidRPr="00531838" w:rsidRDefault="00F35EF3">
      <w:pPr>
        <w:pStyle w:val="BodyText"/>
        <w:spacing w:line="273" w:lineRule="auto"/>
        <w:ind w:firstLine="50"/>
        <w:rPr>
          <w:rFonts w:asciiTheme="minorHAnsi" w:hAnsiTheme="minorHAnsi" w:cstheme="minorHAnsi"/>
        </w:rPr>
      </w:pPr>
      <w:r w:rsidRPr="00531838">
        <w:rPr>
          <w:rFonts w:asciiTheme="minorHAnsi" w:hAnsiTheme="minorHAnsi" w:cstheme="minorHAnsi"/>
          <w:w w:val="95"/>
        </w:rPr>
        <w:t xml:space="preserve">Checking the </w:t>
      </w:r>
      <w:ins w:id="838" w:author="Tom Anderson" w:date="2021-07-26T13:52:00Z">
        <w:r w:rsidR="005B7085">
          <w:rPr>
            <w:rFonts w:asciiTheme="minorHAnsi" w:hAnsiTheme="minorHAnsi" w:cstheme="minorHAnsi"/>
            <w:w w:val="95"/>
          </w:rPr>
          <w:t xml:space="preserve">returned </w:t>
        </w:r>
      </w:ins>
      <w:r w:rsidRPr="00531838">
        <w:rPr>
          <w:rFonts w:asciiTheme="minorHAnsi" w:hAnsiTheme="minorHAnsi" w:cstheme="minorHAnsi"/>
          <w:w w:val="95"/>
        </w:rPr>
        <w:t>result code</w:t>
      </w:r>
      <w:del w:id="839" w:author="Tom Anderson" w:date="2021-07-26T13:52:00Z">
        <w:r w:rsidRPr="00531838" w:rsidDel="005B7085">
          <w:rPr>
            <w:rFonts w:asciiTheme="minorHAnsi" w:hAnsiTheme="minorHAnsi" w:cstheme="minorHAnsi"/>
            <w:w w:val="95"/>
          </w:rPr>
          <w:delText xml:space="preserve">s being returned to you </w:delText>
        </w:r>
      </w:del>
      <w:ins w:id="840" w:author="Tom Anderson" w:date="2021-07-26T13:52:00Z">
        <w:r w:rsidR="005B7085">
          <w:rPr>
            <w:rFonts w:asciiTheme="minorHAnsi" w:hAnsiTheme="minorHAnsi" w:cstheme="minorHAnsi"/>
            <w:w w:val="95"/>
          </w:rPr>
          <w:t xml:space="preserve"> </w:t>
        </w:r>
      </w:ins>
      <w:r w:rsidRPr="00531838">
        <w:rPr>
          <w:rFonts w:asciiTheme="minorHAnsi" w:hAnsiTheme="minorHAnsi" w:cstheme="minorHAnsi"/>
          <w:w w:val="95"/>
        </w:rPr>
        <w:t>is critical to understanding the success or failure of the requested operation.</w:t>
      </w:r>
    </w:p>
    <w:p w14:paraId="785032D2" w14:textId="6A178764" w:rsidR="00703845" w:rsidRPr="00531838" w:rsidRDefault="00F35EF3">
      <w:pPr>
        <w:pStyle w:val="BodyText"/>
        <w:spacing w:before="163" w:line="273" w:lineRule="auto"/>
        <w:ind w:right="67"/>
        <w:rPr>
          <w:rFonts w:asciiTheme="minorHAnsi" w:hAnsiTheme="minorHAnsi" w:cstheme="minorHAnsi"/>
        </w:rPr>
      </w:pPr>
      <w:del w:id="841" w:author="Tom Anderson" w:date="2021-07-26T13:53:00Z">
        <w:r w:rsidRPr="00531838" w:rsidDel="005B7085">
          <w:rPr>
            <w:rFonts w:asciiTheme="minorHAnsi" w:hAnsiTheme="minorHAnsi" w:cstheme="minorHAnsi"/>
          </w:rPr>
          <w:delText xml:space="preserve">We frown upon users who just throw data at the eCX API without checking for the result code, instead </w:delText>
        </w:r>
        <w:r w:rsidRPr="00531838" w:rsidDel="005B7085">
          <w:rPr>
            <w:rFonts w:asciiTheme="minorHAnsi" w:hAnsiTheme="minorHAnsi" w:cstheme="minorHAnsi"/>
            <w:w w:val="95"/>
          </w:rPr>
          <w:delText xml:space="preserve">of handling the error and resubmitting when possible. These use cases jump out at us when we review the reporting metrics. </w:delText>
        </w:r>
      </w:del>
      <w:r w:rsidRPr="00531838">
        <w:rPr>
          <w:rFonts w:asciiTheme="minorHAnsi" w:hAnsiTheme="minorHAnsi" w:cstheme="minorHAnsi"/>
          <w:w w:val="95"/>
        </w:rPr>
        <w:t>Make sure your submitted data returns 201 for POST and a 200 for PATCH</w:t>
      </w:r>
      <w:del w:id="842" w:author="Tom Anderson" w:date="2021-07-26T13:53:00Z">
        <w:r w:rsidRPr="00531838" w:rsidDel="005B7085">
          <w:rPr>
            <w:rFonts w:asciiTheme="minorHAnsi" w:hAnsiTheme="minorHAnsi" w:cstheme="minorHAnsi"/>
            <w:w w:val="95"/>
          </w:rPr>
          <w:delText>,</w:delText>
        </w:r>
      </w:del>
      <w:r w:rsidRPr="00531838">
        <w:rPr>
          <w:rFonts w:asciiTheme="minorHAnsi" w:hAnsiTheme="minorHAnsi" w:cstheme="minorHAnsi"/>
          <w:w w:val="95"/>
        </w:rPr>
        <w:t xml:space="preserve"> and handle any exceptions that arise.</w:t>
      </w:r>
    </w:p>
    <w:p w14:paraId="37BAA81D" w14:textId="77777777" w:rsidR="00703845" w:rsidRPr="00531838" w:rsidRDefault="00F35EF3">
      <w:pPr>
        <w:pStyle w:val="BodyText"/>
        <w:spacing w:before="166" w:line="271" w:lineRule="auto"/>
        <w:rPr>
          <w:rFonts w:asciiTheme="minorHAnsi" w:hAnsiTheme="minorHAnsi" w:cstheme="minorHAnsi"/>
        </w:rPr>
      </w:pPr>
      <w:r w:rsidRPr="00531838">
        <w:rPr>
          <w:rFonts w:asciiTheme="minorHAnsi" w:hAnsiTheme="minorHAnsi" w:cstheme="minorHAnsi"/>
          <w:w w:val="95"/>
        </w:rPr>
        <w:t xml:space="preserve">Here are some examples of a few CLI utilities using parameters that return the eCX API result codes to </w:t>
      </w:r>
      <w:r w:rsidRPr="00531838">
        <w:rPr>
          <w:rFonts w:asciiTheme="minorHAnsi" w:hAnsiTheme="minorHAnsi" w:cstheme="minorHAnsi"/>
        </w:rPr>
        <w:t>you.</w:t>
      </w:r>
    </w:p>
    <w:p w14:paraId="0ED023E6" w14:textId="77777777" w:rsidR="00703845" w:rsidRPr="005B7085" w:rsidRDefault="00F35EF3">
      <w:pPr>
        <w:pStyle w:val="BodyText"/>
        <w:spacing w:before="170" w:line="240" w:lineRule="exact"/>
        <w:ind w:right="67"/>
        <w:rPr>
          <w:rFonts w:ascii="Courier New" w:hAnsi="Courier New" w:cs="Courier New"/>
          <w:rPrChange w:id="843" w:author="Tom Anderson" w:date="2021-07-26T13:53:00Z">
            <w:rPr>
              <w:rFonts w:asciiTheme="minorHAnsi" w:hAnsiTheme="minorHAnsi" w:cstheme="minorHAnsi"/>
            </w:rPr>
          </w:rPrChange>
        </w:rPr>
      </w:pPr>
      <w:proofErr w:type="gramStart"/>
      <w:r w:rsidRPr="005B7085">
        <w:rPr>
          <w:rFonts w:ascii="Courier New" w:hAnsi="Courier New" w:cs="Courier New"/>
          <w:w w:val="74"/>
          <w:rPrChange w:id="844" w:author="Tom Anderson" w:date="2021-07-26T13:53:00Z">
            <w:rPr>
              <w:rFonts w:asciiTheme="minorHAnsi" w:hAnsiTheme="minorHAnsi" w:cstheme="minorHAnsi"/>
              <w:w w:val="74"/>
            </w:rPr>
          </w:rPrChange>
        </w:rPr>
        <w:t>curl</w:t>
      </w:r>
      <w:r w:rsidRPr="005B7085">
        <w:rPr>
          <w:rFonts w:ascii="Courier New" w:hAnsi="Courier New" w:cs="Courier New"/>
          <w:rPrChange w:id="845" w:author="Tom Anderson" w:date="2021-07-26T13:53:00Z">
            <w:rPr>
              <w:rFonts w:asciiTheme="minorHAnsi" w:hAnsiTheme="minorHAnsi" w:cstheme="minorHAnsi"/>
            </w:rPr>
          </w:rPrChange>
        </w:rPr>
        <w:t xml:space="preserve">  </w:t>
      </w:r>
      <w:r w:rsidRPr="005B7085">
        <w:rPr>
          <w:rFonts w:ascii="Courier New" w:hAnsi="Courier New" w:cs="Courier New"/>
          <w:w w:val="134"/>
          <w:rPrChange w:id="846" w:author="Tom Anderson" w:date="2021-07-26T13:53:00Z">
            <w:rPr>
              <w:rFonts w:asciiTheme="minorHAnsi" w:hAnsiTheme="minorHAnsi" w:cstheme="minorHAnsi"/>
              <w:w w:val="134"/>
            </w:rPr>
          </w:rPrChange>
        </w:rPr>
        <w:t>-</w:t>
      </w:r>
      <w:proofErr w:type="gramEnd"/>
      <w:r w:rsidRPr="005B7085">
        <w:rPr>
          <w:rFonts w:ascii="Courier New" w:hAnsi="Courier New" w:cs="Courier New"/>
          <w:w w:val="74"/>
          <w:rPrChange w:id="847" w:author="Tom Anderson" w:date="2021-07-26T13:53:00Z">
            <w:rPr>
              <w:rFonts w:asciiTheme="minorHAnsi" w:hAnsiTheme="minorHAnsi" w:cstheme="minorHAnsi"/>
              <w:w w:val="74"/>
            </w:rPr>
          </w:rPrChange>
        </w:rPr>
        <w:t>w</w:t>
      </w:r>
      <w:r w:rsidRPr="005B7085">
        <w:rPr>
          <w:rFonts w:ascii="Courier New" w:hAnsi="Courier New" w:cs="Courier New"/>
          <w:rPrChange w:id="848" w:author="Tom Anderson" w:date="2021-07-26T13:53:00Z">
            <w:rPr>
              <w:rFonts w:asciiTheme="minorHAnsi" w:hAnsiTheme="minorHAnsi" w:cstheme="minorHAnsi"/>
            </w:rPr>
          </w:rPrChange>
        </w:rPr>
        <w:t xml:space="preserve">  </w:t>
      </w:r>
      <w:r w:rsidRPr="005B7085">
        <w:rPr>
          <w:rFonts w:ascii="Courier New" w:hAnsi="Courier New" w:cs="Courier New"/>
          <w:w w:val="63"/>
          <w:rPrChange w:id="849" w:author="Tom Anderson" w:date="2021-07-26T13:53:00Z">
            <w:rPr>
              <w:rFonts w:asciiTheme="minorHAnsi" w:hAnsiTheme="minorHAnsi" w:cstheme="minorHAnsi"/>
              <w:w w:val="63"/>
            </w:rPr>
          </w:rPrChange>
        </w:rPr>
        <w:t>"</w:t>
      </w:r>
      <w:r w:rsidRPr="005B7085">
        <w:rPr>
          <w:rFonts w:ascii="Courier New" w:hAnsi="Courier New" w:cs="Courier New"/>
          <w:w w:val="146"/>
          <w:rPrChange w:id="850" w:author="Tom Anderson" w:date="2021-07-26T13:53:00Z">
            <w:rPr>
              <w:rFonts w:asciiTheme="minorHAnsi" w:hAnsiTheme="minorHAnsi" w:cstheme="minorHAnsi"/>
              <w:w w:val="146"/>
            </w:rPr>
          </w:rPrChange>
        </w:rPr>
        <w:t>\</w:t>
      </w:r>
      <w:proofErr w:type="spellStart"/>
      <w:r w:rsidRPr="005B7085">
        <w:rPr>
          <w:rFonts w:ascii="Courier New" w:hAnsi="Courier New" w:cs="Courier New"/>
          <w:w w:val="74"/>
          <w:rPrChange w:id="851" w:author="Tom Anderson" w:date="2021-07-26T13:53:00Z">
            <w:rPr>
              <w:rFonts w:asciiTheme="minorHAnsi" w:hAnsiTheme="minorHAnsi" w:cstheme="minorHAnsi"/>
              <w:w w:val="74"/>
            </w:rPr>
          </w:rPrChange>
        </w:rPr>
        <w:t>n</w:t>
      </w:r>
      <w:r w:rsidRPr="005B7085">
        <w:rPr>
          <w:rFonts w:ascii="Courier New" w:hAnsi="Courier New" w:cs="Courier New"/>
          <w:w w:val="84"/>
          <w:rPrChange w:id="852" w:author="Tom Anderson" w:date="2021-07-26T13:53:00Z">
            <w:rPr>
              <w:rFonts w:asciiTheme="minorHAnsi" w:hAnsiTheme="minorHAnsi" w:cstheme="minorHAnsi"/>
              <w:w w:val="84"/>
            </w:rPr>
          </w:rPrChange>
        </w:rPr>
        <w:t>c</w:t>
      </w:r>
      <w:r w:rsidRPr="005B7085">
        <w:rPr>
          <w:rFonts w:ascii="Courier New" w:hAnsi="Courier New" w:cs="Courier New"/>
          <w:w w:val="78"/>
          <w:rPrChange w:id="853" w:author="Tom Anderson" w:date="2021-07-26T13:53:00Z">
            <w:rPr>
              <w:rFonts w:asciiTheme="minorHAnsi" w:hAnsiTheme="minorHAnsi" w:cstheme="minorHAnsi"/>
              <w:w w:val="78"/>
            </w:rPr>
          </w:rPrChange>
        </w:rPr>
        <w:t>od</w:t>
      </w:r>
      <w:r w:rsidRPr="005B7085">
        <w:rPr>
          <w:rFonts w:ascii="Courier New" w:hAnsi="Courier New" w:cs="Courier New"/>
          <w:w w:val="84"/>
          <w:rPrChange w:id="854" w:author="Tom Anderson" w:date="2021-07-26T13:53:00Z">
            <w:rPr>
              <w:rFonts w:asciiTheme="minorHAnsi" w:hAnsiTheme="minorHAnsi" w:cstheme="minorHAnsi"/>
              <w:w w:val="84"/>
            </w:rPr>
          </w:rPrChange>
        </w:rPr>
        <w:t>e</w:t>
      </w:r>
      <w:proofErr w:type="spellEnd"/>
      <w:r w:rsidRPr="005B7085">
        <w:rPr>
          <w:rFonts w:ascii="Courier New" w:hAnsi="Courier New" w:cs="Courier New"/>
          <w:w w:val="84"/>
          <w:rPrChange w:id="855" w:author="Tom Anderson" w:date="2021-07-26T13:53:00Z">
            <w:rPr>
              <w:rFonts w:asciiTheme="minorHAnsi" w:hAnsiTheme="minorHAnsi" w:cstheme="minorHAnsi"/>
              <w:w w:val="84"/>
            </w:rPr>
          </w:rPrChange>
        </w:rPr>
        <w:t>:</w:t>
      </w:r>
      <w:r w:rsidRPr="005B7085">
        <w:rPr>
          <w:rFonts w:ascii="Courier New" w:hAnsi="Courier New" w:cs="Courier New"/>
          <w:rPrChange w:id="856" w:author="Tom Anderson" w:date="2021-07-26T13:53:00Z">
            <w:rPr>
              <w:rFonts w:asciiTheme="minorHAnsi" w:hAnsiTheme="minorHAnsi" w:cstheme="minorHAnsi"/>
            </w:rPr>
          </w:rPrChange>
        </w:rPr>
        <w:t xml:space="preserve">  </w:t>
      </w:r>
      <w:r w:rsidRPr="005B7085">
        <w:rPr>
          <w:rFonts w:ascii="Courier New" w:hAnsi="Courier New" w:cs="Courier New"/>
          <w:w w:val="59"/>
          <w:rPrChange w:id="857" w:author="Tom Anderson" w:date="2021-07-26T13:53:00Z">
            <w:rPr>
              <w:rFonts w:asciiTheme="minorHAnsi" w:hAnsiTheme="minorHAnsi" w:cstheme="minorHAnsi"/>
              <w:w w:val="59"/>
            </w:rPr>
          </w:rPrChange>
        </w:rPr>
        <w:t>%</w:t>
      </w:r>
      <w:r w:rsidRPr="005B7085">
        <w:rPr>
          <w:rFonts w:ascii="Courier New" w:hAnsi="Courier New" w:cs="Courier New"/>
          <w:w w:val="67"/>
          <w:rPrChange w:id="858" w:author="Tom Anderson" w:date="2021-07-26T13:53:00Z">
            <w:rPr>
              <w:rFonts w:asciiTheme="minorHAnsi" w:hAnsiTheme="minorHAnsi" w:cstheme="minorHAnsi"/>
              <w:w w:val="67"/>
            </w:rPr>
          </w:rPrChange>
        </w:rPr>
        <w:t>{</w:t>
      </w:r>
      <w:proofErr w:type="spellStart"/>
      <w:r w:rsidRPr="005B7085">
        <w:rPr>
          <w:rFonts w:ascii="Courier New" w:hAnsi="Courier New" w:cs="Courier New"/>
          <w:w w:val="70"/>
          <w:rPrChange w:id="859" w:author="Tom Anderson" w:date="2021-07-26T13:53:00Z">
            <w:rPr>
              <w:rFonts w:asciiTheme="minorHAnsi" w:hAnsiTheme="minorHAnsi" w:cstheme="minorHAnsi"/>
              <w:w w:val="70"/>
            </w:rPr>
          </w:rPrChange>
        </w:rPr>
        <w:t>http</w:t>
      </w:r>
      <w:r w:rsidRPr="005B7085">
        <w:rPr>
          <w:rFonts w:ascii="Courier New" w:hAnsi="Courier New" w:cs="Courier New"/>
          <w:w w:val="77"/>
          <w:rPrChange w:id="860" w:author="Tom Anderson" w:date="2021-07-26T13:53:00Z">
            <w:rPr>
              <w:rFonts w:asciiTheme="minorHAnsi" w:hAnsiTheme="minorHAnsi" w:cstheme="minorHAnsi"/>
              <w:w w:val="77"/>
            </w:rPr>
          </w:rPrChange>
        </w:rPr>
        <w:t>_</w:t>
      </w:r>
      <w:r w:rsidRPr="005B7085">
        <w:rPr>
          <w:rFonts w:ascii="Courier New" w:hAnsi="Courier New" w:cs="Courier New"/>
          <w:w w:val="84"/>
          <w:rPrChange w:id="861" w:author="Tom Anderson" w:date="2021-07-26T13:53:00Z">
            <w:rPr>
              <w:rFonts w:asciiTheme="minorHAnsi" w:hAnsiTheme="minorHAnsi" w:cstheme="minorHAnsi"/>
              <w:w w:val="84"/>
            </w:rPr>
          </w:rPrChange>
        </w:rPr>
        <w:t>c</w:t>
      </w:r>
      <w:r w:rsidRPr="005B7085">
        <w:rPr>
          <w:rFonts w:ascii="Courier New" w:hAnsi="Courier New" w:cs="Courier New"/>
          <w:w w:val="78"/>
          <w:rPrChange w:id="862" w:author="Tom Anderson" w:date="2021-07-26T13:53:00Z">
            <w:rPr>
              <w:rFonts w:asciiTheme="minorHAnsi" w:hAnsiTheme="minorHAnsi" w:cstheme="minorHAnsi"/>
              <w:w w:val="78"/>
            </w:rPr>
          </w:rPrChange>
        </w:rPr>
        <w:t>od</w:t>
      </w:r>
      <w:r w:rsidRPr="005B7085">
        <w:rPr>
          <w:rFonts w:ascii="Courier New" w:hAnsi="Courier New" w:cs="Courier New"/>
          <w:w w:val="81"/>
          <w:rPrChange w:id="863" w:author="Tom Anderson" w:date="2021-07-26T13:53:00Z">
            <w:rPr>
              <w:rFonts w:asciiTheme="minorHAnsi" w:hAnsiTheme="minorHAnsi" w:cstheme="minorHAnsi"/>
              <w:w w:val="81"/>
            </w:rPr>
          </w:rPrChange>
        </w:rPr>
        <w:t>e</w:t>
      </w:r>
      <w:proofErr w:type="spellEnd"/>
      <w:r w:rsidRPr="005B7085">
        <w:rPr>
          <w:rFonts w:ascii="Courier New" w:hAnsi="Courier New" w:cs="Courier New"/>
          <w:w w:val="81"/>
          <w:rPrChange w:id="864" w:author="Tom Anderson" w:date="2021-07-26T13:53:00Z">
            <w:rPr>
              <w:rFonts w:asciiTheme="minorHAnsi" w:hAnsiTheme="minorHAnsi" w:cstheme="minorHAnsi"/>
              <w:w w:val="81"/>
            </w:rPr>
          </w:rPrChange>
        </w:rPr>
        <w:t>}</w:t>
      </w:r>
      <w:r w:rsidRPr="005B7085">
        <w:rPr>
          <w:rFonts w:ascii="Courier New" w:hAnsi="Courier New" w:cs="Courier New"/>
          <w:w w:val="146"/>
          <w:rPrChange w:id="865" w:author="Tom Anderson" w:date="2021-07-26T13:53:00Z">
            <w:rPr>
              <w:rFonts w:asciiTheme="minorHAnsi" w:hAnsiTheme="minorHAnsi" w:cstheme="minorHAnsi"/>
              <w:w w:val="146"/>
            </w:rPr>
          </w:rPrChange>
        </w:rPr>
        <w:t>\</w:t>
      </w:r>
      <w:r w:rsidRPr="005B7085">
        <w:rPr>
          <w:rFonts w:ascii="Courier New" w:hAnsi="Courier New" w:cs="Courier New"/>
          <w:w w:val="74"/>
          <w:rPrChange w:id="866" w:author="Tom Anderson" w:date="2021-07-26T13:53:00Z">
            <w:rPr>
              <w:rFonts w:asciiTheme="minorHAnsi" w:hAnsiTheme="minorHAnsi" w:cstheme="minorHAnsi"/>
              <w:w w:val="74"/>
            </w:rPr>
          </w:rPrChange>
        </w:rPr>
        <w:t>n</w:t>
      </w:r>
      <w:r w:rsidRPr="005B7085">
        <w:rPr>
          <w:rFonts w:ascii="Courier New" w:hAnsi="Courier New" w:cs="Courier New"/>
          <w:w w:val="146"/>
          <w:rPrChange w:id="867" w:author="Tom Anderson" w:date="2021-07-26T13:53:00Z">
            <w:rPr>
              <w:rFonts w:asciiTheme="minorHAnsi" w:hAnsiTheme="minorHAnsi" w:cstheme="minorHAnsi"/>
              <w:w w:val="146"/>
            </w:rPr>
          </w:rPrChange>
        </w:rPr>
        <w:t>\</w:t>
      </w:r>
      <w:r w:rsidRPr="005B7085">
        <w:rPr>
          <w:rFonts w:ascii="Courier New" w:hAnsi="Courier New" w:cs="Courier New"/>
          <w:w w:val="84"/>
          <w:rPrChange w:id="868" w:author="Tom Anderson" w:date="2021-07-26T13:53:00Z">
            <w:rPr>
              <w:rFonts w:asciiTheme="minorHAnsi" w:hAnsiTheme="minorHAnsi" w:cstheme="minorHAnsi"/>
              <w:w w:val="84"/>
            </w:rPr>
          </w:rPrChange>
        </w:rPr>
        <w:t>n"</w:t>
      </w:r>
      <w:r w:rsidRPr="005B7085">
        <w:rPr>
          <w:rFonts w:ascii="Courier New" w:hAnsi="Courier New" w:cs="Courier New"/>
          <w:rPrChange w:id="869" w:author="Tom Anderson" w:date="2021-07-26T13:53:00Z">
            <w:rPr>
              <w:rFonts w:asciiTheme="minorHAnsi" w:hAnsiTheme="minorHAnsi" w:cstheme="minorHAnsi"/>
            </w:rPr>
          </w:rPrChange>
        </w:rPr>
        <w:t xml:space="preserve">  </w:t>
      </w:r>
      <w:r w:rsidRPr="005B7085">
        <w:rPr>
          <w:rFonts w:ascii="Courier New" w:hAnsi="Courier New" w:cs="Courier New"/>
          <w:w w:val="134"/>
          <w:rPrChange w:id="870" w:author="Tom Anderson" w:date="2021-07-26T13:53:00Z">
            <w:rPr>
              <w:rFonts w:asciiTheme="minorHAnsi" w:hAnsiTheme="minorHAnsi" w:cstheme="minorHAnsi"/>
              <w:w w:val="134"/>
            </w:rPr>
          </w:rPrChange>
        </w:rPr>
        <w:t>--</w:t>
      </w:r>
      <w:r w:rsidRPr="005B7085">
        <w:rPr>
          <w:rFonts w:ascii="Courier New" w:hAnsi="Courier New" w:cs="Courier New"/>
          <w:w w:val="74"/>
          <w:rPrChange w:id="871" w:author="Tom Anderson" w:date="2021-07-26T13:53:00Z">
            <w:rPr>
              <w:rFonts w:asciiTheme="minorHAnsi" w:hAnsiTheme="minorHAnsi" w:cstheme="minorHAnsi"/>
              <w:w w:val="74"/>
            </w:rPr>
          </w:rPrChange>
        </w:rPr>
        <w:t>request</w:t>
      </w:r>
      <w:r w:rsidRPr="005B7085">
        <w:rPr>
          <w:rFonts w:ascii="Courier New" w:hAnsi="Courier New" w:cs="Courier New"/>
          <w:rPrChange w:id="872" w:author="Tom Anderson" w:date="2021-07-26T13:53:00Z">
            <w:rPr>
              <w:rFonts w:asciiTheme="minorHAnsi" w:hAnsiTheme="minorHAnsi" w:cstheme="minorHAnsi"/>
            </w:rPr>
          </w:rPrChange>
        </w:rPr>
        <w:t xml:space="preserve">  </w:t>
      </w:r>
      <w:r w:rsidRPr="005B7085">
        <w:rPr>
          <w:rFonts w:ascii="Courier New" w:hAnsi="Courier New" w:cs="Courier New"/>
          <w:w w:val="76"/>
          <w:rPrChange w:id="873" w:author="Tom Anderson" w:date="2021-07-26T13:53:00Z">
            <w:rPr>
              <w:rFonts w:asciiTheme="minorHAnsi" w:hAnsiTheme="minorHAnsi" w:cstheme="minorHAnsi"/>
              <w:w w:val="76"/>
            </w:rPr>
          </w:rPrChange>
        </w:rPr>
        <w:t>GET</w:t>
      </w:r>
      <w:r w:rsidRPr="005B7085">
        <w:rPr>
          <w:rFonts w:ascii="Courier New" w:hAnsi="Courier New" w:cs="Courier New"/>
          <w:rPrChange w:id="874" w:author="Tom Anderson" w:date="2021-07-26T13:53:00Z">
            <w:rPr>
              <w:rFonts w:asciiTheme="minorHAnsi" w:hAnsiTheme="minorHAnsi" w:cstheme="minorHAnsi"/>
            </w:rPr>
          </w:rPrChange>
        </w:rPr>
        <w:t xml:space="preserve">  </w:t>
      </w:r>
      <w:r w:rsidRPr="005B7085">
        <w:rPr>
          <w:rFonts w:ascii="Courier New" w:hAnsi="Courier New" w:cs="Courier New"/>
          <w:w w:val="134"/>
          <w:rPrChange w:id="875" w:author="Tom Anderson" w:date="2021-07-26T13:53:00Z">
            <w:rPr>
              <w:rFonts w:asciiTheme="minorHAnsi" w:hAnsiTheme="minorHAnsi" w:cstheme="minorHAnsi"/>
              <w:w w:val="134"/>
            </w:rPr>
          </w:rPrChange>
        </w:rPr>
        <w:t>--</w:t>
      </w:r>
      <w:proofErr w:type="spellStart"/>
      <w:r w:rsidRPr="005B7085">
        <w:rPr>
          <w:rFonts w:ascii="Courier New" w:hAnsi="Courier New" w:cs="Courier New"/>
          <w:w w:val="74"/>
          <w:rPrChange w:id="876" w:author="Tom Anderson" w:date="2021-07-26T13:53:00Z">
            <w:rPr>
              <w:rFonts w:asciiTheme="minorHAnsi" w:hAnsiTheme="minorHAnsi" w:cstheme="minorHAnsi"/>
              <w:w w:val="74"/>
            </w:rPr>
          </w:rPrChange>
        </w:rPr>
        <w:t>url</w:t>
      </w:r>
      <w:proofErr w:type="spellEnd"/>
      <w:r w:rsidRPr="005B7085">
        <w:rPr>
          <w:rFonts w:ascii="Courier New" w:hAnsi="Courier New" w:cs="Courier New"/>
          <w:rPrChange w:id="877" w:author="Tom Anderson" w:date="2021-07-26T13:53:00Z">
            <w:rPr>
              <w:rFonts w:asciiTheme="minorHAnsi" w:hAnsiTheme="minorHAnsi" w:cstheme="minorHAnsi"/>
            </w:rPr>
          </w:rPrChange>
        </w:rPr>
        <w:t xml:space="preserve">  </w:t>
      </w:r>
      <w:r w:rsidRPr="005B7085">
        <w:rPr>
          <w:rFonts w:ascii="Courier New" w:hAnsi="Courier New" w:cs="Courier New"/>
          <w:w w:val="74"/>
          <w:rPrChange w:id="878" w:author="Tom Anderson" w:date="2021-07-26T13:53:00Z">
            <w:rPr>
              <w:rFonts w:asciiTheme="minorHAnsi" w:hAnsiTheme="minorHAnsi" w:cstheme="minorHAnsi"/>
              <w:w w:val="74"/>
            </w:rPr>
          </w:rPrChange>
        </w:rPr>
        <w:t>https</w:t>
      </w:r>
      <w:r w:rsidRPr="005B7085">
        <w:rPr>
          <w:rFonts w:ascii="Courier New" w:hAnsi="Courier New" w:cs="Courier New"/>
          <w:w w:val="121"/>
          <w:rPrChange w:id="879" w:author="Tom Anderson" w:date="2021-07-26T13:53:00Z">
            <w:rPr>
              <w:rFonts w:asciiTheme="minorHAnsi" w:hAnsiTheme="minorHAnsi" w:cstheme="minorHAnsi"/>
              <w:w w:val="121"/>
            </w:rPr>
          </w:rPrChange>
        </w:rPr>
        <w:t>:/</w:t>
      </w:r>
      <w:r w:rsidRPr="005B7085">
        <w:rPr>
          <w:rFonts w:ascii="Courier New" w:hAnsi="Courier New" w:cs="Courier New"/>
          <w:w w:val="88"/>
          <w:rPrChange w:id="880" w:author="Tom Anderson" w:date="2021-07-26T13:53:00Z">
            <w:rPr>
              <w:rFonts w:asciiTheme="minorHAnsi" w:hAnsiTheme="minorHAnsi" w:cstheme="minorHAnsi"/>
              <w:w w:val="88"/>
            </w:rPr>
          </w:rPrChange>
        </w:rPr>
        <w:t>/api.</w:t>
      </w:r>
      <w:r w:rsidRPr="005B7085">
        <w:rPr>
          <w:rFonts w:ascii="Courier New" w:hAnsi="Courier New" w:cs="Courier New"/>
          <w:rPrChange w:id="881" w:author="Tom Anderson" w:date="2021-07-26T13:53:00Z">
            <w:rPr>
              <w:rFonts w:asciiTheme="minorHAnsi" w:hAnsiTheme="minorHAnsi" w:cstheme="minorHAnsi"/>
            </w:rPr>
          </w:rPrChange>
        </w:rPr>
        <w:t xml:space="preserve">  </w:t>
      </w:r>
      <w:r w:rsidRPr="005B7085">
        <w:rPr>
          <w:rFonts w:ascii="Courier New" w:hAnsi="Courier New" w:cs="Courier New"/>
          <w:w w:val="74"/>
          <w:rPrChange w:id="882" w:author="Tom Anderson" w:date="2021-07-26T13:53:00Z">
            <w:rPr>
              <w:rFonts w:asciiTheme="minorHAnsi" w:hAnsiTheme="minorHAnsi" w:cstheme="minorHAnsi"/>
              <w:w w:val="74"/>
            </w:rPr>
          </w:rPrChange>
        </w:rPr>
        <w:t>sandbox</w:t>
      </w:r>
      <w:r w:rsidRPr="005B7085">
        <w:rPr>
          <w:rFonts w:ascii="Courier New" w:hAnsi="Courier New" w:cs="Courier New"/>
          <w:w w:val="77"/>
          <w:rPrChange w:id="883" w:author="Tom Anderson" w:date="2021-07-26T13:53:00Z">
            <w:rPr>
              <w:rFonts w:asciiTheme="minorHAnsi" w:hAnsiTheme="minorHAnsi" w:cstheme="minorHAnsi"/>
              <w:w w:val="77"/>
            </w:rPr>
          </w:rPrChange>
        </w:rPr>
        <w:t>.ec</w:t>
      </w:r>
      <w:r w:rsidRPr="005B7085">
        <w:rPr>
          <w:rFonts w:ascii="Courier New" w:hAnsi="Courier New" w:cs="Courier New"/>
          <w:w w:val="74"/>
          <w:rPrChange w:id="884" w:author="Tom Anderson" w:date="2021-07-26T13:53:00Z">
            <w:rPr>
              <w:rFonts w:asciiTheme="minorHAnsi" w:hAnsiTheme="minorHAnsi" w:cstheme="minorHAnsi"/>
              <w:w w:val="74"/>
            </w:rPr>
          </w:rPrChange>
        </w:rPr>
        <w:t>rimex</w:t>
      </w:r>
      <w:r w:rsidRPr="005B7085">
        <w:rPr>
          <w:rFonts w:ascii="Courier New" w:hAnsi="Courier New" w:cs="Courier New"/>
          <w:w w:val="76"/>
          <w:rPrChange w:id="885" w:author="Tom Anderson" w:date="2021-07-26T13:53:00Z">
            <w:rPr>
              <w:rFonts w:asciiTheme="minorHAnsi" w:hAnsiTheme="minorHAnsi" w:cstheme="minorHAnsi"/>
              <w:w w:val="76"/>
            </w:rPr>
          </w:rPrChange>
        </w:rPr>
        <w:t>.net</w:t>
      </w:r>
      <w:r w:rsidRPr="005B7085">
        <w:rPr>
          <w:rFonts w:ascii="Courier New" w:hAnsi="Courier New" w:cs="Courier New"/>
          <w:w w:val="156"/>
          <w:rPrChange w:id="886" w:author="Tom Anderson" w:date="2021-07-26T13:53:00Z">
            <w:rPr>
              <w:rFonts w:asciiTheme="minorHAnsi" w:hAnsiTheme="minorHAnsi" w:cstheme="minorHAnsi"/>
              <w:w w:val="156"/>
            </w:rPr>
          </w:rPrChange>
        </w:rPr>
        <w:t>/</w:t>
      </w:r>
      <w:r w:rsidRPr="005B7085">
        <w:rPr>
          <w:rFonts w:ascii="Courier New" w:hAnsi="Courier New" w:cs="Courier New"/>
          <w:w w:val="74"/>
          <w:rPrChange w:id="887" w:author="Tom Anderson" w:date="2021-07-26T13:53:00Z">
            <w:rPr>
              <w:rFonts w:asciiTheme="minorHAnsi" w:hAnsiTheme="minorHAnsi" w:cstheme="minorHAnsi"/>
              <w:w w:val="74"/>
            </w:rPr>
          </w:rPrChange>
        </w:rPr>
        <w:t>phis</w:t>
      </w:r>
      <w:r w:rsidRPr="005B7085">
        <w:rPr>
          <w:rFonts w:ascii="Courier New" w:hAnsi="Courier New" w:cs="Courier New"/>
          <w:w w:val="96"/>
          <w:rPrChange w:id="888" w:author="Tom Anderson" w:date="2021-07-26T13:53:00Z">
            <w:rPr>
              <w:rFonts w:asciiTheme="minorHAnsi" w:hAnsiTheme="minorHAnsi" w:cstheme="minorHAnsi"/>
              <w:w w:val="96"/>
            </w:rPr>
          </w:rPrChange>
        </w:rPr>
        <w:t>h/87</w:t>
      </w:r>
      <w:r w:rsidRPr="005B7085">
        <w:rPr>
          <w:rFonts w:ascii="Courier New" w:hAnsi="Courier New" w:cs="Courier New"/>
          <w:w w:val="92"/>
          <w:rPrChange w:id="889" w:author="Tom Anderson" w:date="2021-07-26T13:53:00Z">
            <w:rPr>
              <w:rFonts w:asciiTheme="minorHAnsi" w:hAnsiTheme="minorHAnsi" w:cstheme="minorHAnsi"/>
              <w:w w:val="92"/>
            </w:rPr>
          </w:rPrChange>
        </w:rPr>
        <w:t>104669</w:t>
      </w:r>
      <w:r w:rsidRPr="005B7085">
        <w:rPr>
          <w:rFonts w:ascii="Courier New" w:hAnsi="Courier New" w:cs="Courier New"/>
          <w:w w:val="134"/>
          <w:rPrChange w:id="890" w:author="Tom Anderson" w:date="2021-07-26T13:53:00Z">
            <w:rPr>
              <w:rFonts w:asciiTheme="minorHAnsi" w:hAnsiTheme="minorHAnsi" w:cstheme="minorHAnsi"/>
              <w:w w:val="134"/>
            </w:rPr>
          </w:rPrChange>
        </w:rPr>
        <w:t xml:space="preserve">-- </w:t>
      </w:r>
      <w:r w:rsidRPr="005B7085">
        <w:rPr>
          <w:rFonts w:ascii="Courier New" w:hAnsi="Courier New" w:cs="Courier New"/>
          <w:w w:val="80"/>
          <w:rPrChange w:id="891" w:author="Tom Anderson" w:date="2021-07-26T13:53:00Z">
            <w:rPr>
              <w:rFonts w:asciiTheme="minorHAnsi" w:hAnsiTheme="minorHAnsi" w:cstheme="minorHAnsi"/>
              <w:w w:val="80"/>
            </w:rPr>
          </w:rPrChange>
        </w:rPr>
        <w:t>header 'Authorization: your eCX API Token Key goes   here'</w:t>
      </w:r>
    </w:p>
    <w:p w14:paraId="61FDED58" w14:textId="77777777" w:rsidR="00703845" w:rsidRPr="005B7085" w:rsidRDefault="00F35EF3">
      <w:pPr>
        <w:pStyle w:val="BodyText"/>
        <w:spacing w:before="167" w:line="240" w:lineRule="exact"/>
        <w:ind w:right="334"/>
        <w:rPr>
          <w:rFonts w:ascii="Courier New" w:hAnsi="Courier New" w:cs="Courier New"/>
          <w:rPrChange w:id="892" w:author="Tom Anderson" w:date="2021-07-26T13:53:00Z">
            <w:rPr>
              <w:rFonts w:asciiTheme="minorHAnsi" w:hAnsiTheme="minorHAnsi" w:cstheme="minorHAnsi"/>
            </w:rPr>
          </w:rPrChange>
        </w:rPr>
      </w:pPr>
      <w:proofErr w:type="spellStart"/>
      <w:r w:rsidRPr="005B7085">
        <w:rPr>
          <w:rFonts w:ascii="Courier New" w:hAnsi="Courier New" w:cs="Courier New"/>
          <w:w w:val="85"/>
          <w:rPrChange w:id="893" w:author="Tom Anderson" w:date="2021-07-26T13:53:00Z">
            <w:rPr>
              <w:rFonts w:asciiTheme="minorHAnsi" w:hAnsiTheme="minorHAnsi" w:cstheme="minorHAnsi"/>
              <w:w w:val="85"/>
            </w:rPr>
          </w:rPrChange>
        </w:rPr>
        <w:t>wget</w:t>
      </w:r>
      <w:proofErr w:type="spellEnd"/>
      <w:r w:rsidRPr="005B7085">
        <w:rPr>
          <w:rFonts w:ascii="Courier New" w:hAnsi="Courier New" w:cs="Courier New"/>
          <w:w w:val="85"/>
          <w:rPrChange w:id="894" w:author="Tom Anderson" w:date="2021-07-26T13:53:00Z">
            <w:rPr>
              <w:rFonts w:asciiTheme="minorHAnsi" w:hAnsiTheme="minorHAnsi" w:cstheme="minorHAnsi"/>
              <w:w w:val="85"/>
            </w:rPr>
          </w:rPrChange>
        </w:rPr>
        <w:t xml:space="preserve"> --quiet --method GET --header 'Authorization: your eCX API Token Key goes here' --output-document - </w:t>
      </w:r>
      <w:r w:rsidRPr="005B7085">
        <w:rPr>
          <w:rFonts w:ascii="Courier New" w:hAnsi="Courier New" w:cs="Courier New"/>
          <w:w w:val="95"/>
          <w:rPrChange w:id="895" w:author="Tom Anderson" w:date="2021-07-26T13:53:00Z">
            <w:rPr>
              <w:rFonts w:asciiTheme="minorHAnsi" w:hAnsiTheme="minorHAnsi" w:cstheme="minorHAnsi"/>
              <w:w w:val="95"/>
            </w:rPr>
          </w:rPrChange>
        </w:rPr>
        <w:t>https://api.sandbox.ecrimex.net/phish/87104669--server-response</w:t>
      </w:r>
    </w:p>
    <w:p w14:paraId="65872B0C" w14:textId="77777777" w:rsidR="00703845" w:rsidRPr="005B7085" w:rsidRDefault="00F35EF3">
      <w:pPr>
        <w:pStyle w:val="BodyText"/>
        <w:spacing w:before="154"/>
        <w:rPr>
          <w:rFonts w:ascii="Courier New" w:hAnsi="Courier New" w:cs="Courier New"/>
          <w:rPrChange w:id="896" w:author="Tom Anderson" w:date="2021-07-26T13:53:00Z">
            <w:rPr>
              <w:rFonts w:asciiTheme="minorHAnsi" w:hAnsiTheme="minorHAnsi" w:cstheme="minorHAnsi"/>
            </w:rPr>
          </w:rPrChange>
        </w:rPr>
      </w:pPr>
      <w:proofErr w:type="gramStart"/>
      <w:r w:rsidRPr="005B7085">
        <w:rPr>
          <w:rFonts w:ascii="Courier New" w:hAnsi="Courier New" w:cs="Courier New"/>
          <w:w w:val="80"/>
          <w:rPrChange w:id="897" w:author="Tom Anderson" w:date="2021-07-26T13:53:00Z">
            <w:rPr>
              <w:rFonts w:asciiTheme="minorHAnsi" w:hAnsiTheme="minorHAnsi" w:cstheme="minorHAnsi"/>
              <w:w w:val="80"/>
            </w:rPr>
          </w:rPrChange>
        </w:rPr>
        <w:t>http  GET</w:t>
      </w:r>
      <w:proofErr w:type="gramEnd"/>
      <w:r w:rsidRPr="005B7085">
        <w:rPr>
          <w:rFonts w:ascii="Courier New" w:hAnsi="Courier New" w:cs="Courier New"/>
          <w:w w:val="80"/>
          <w:rPrChange w:id="898" w:author="Tom Anderson" w:date="2021-07-26T13:53:00Z">
            <w:rPr>
              <w:rFonts w:asciiTheme="minorHAnsi" w:hAnsiTheme="minorHAnsi" w:cstheme="minorHAnsi"/>
              <w:w w:val="80"/>
            </w:rPr>
          </w:rPrChange>
        </w:rPr>
        <w:t xml:space="preserve">  https://api.  sandbox.ecrimex.net/phish/87104669</w:t>
      </w:r>
      <w:proofErr w:type="gramStart"/>
      <w:r w:rsidRPr="005B7085">
        <w:rPr>
          <w:rFonts w:ascii="Courier New" w:hAnsi="Courier New" w:cs="Courier New"/>
          <w:w w:val="80"/>
          <w:rPrChange w:id="899" w:author="Tom Anderson" w:date="2021-07-26T13:53:00Z">
            <w:rPr>
              <w:rFonts w:asciiTheme="minorHAnsi" w:hAnsiTheme="minorHAnsi" w:cstheme="minorHAnsi"/>
              <w:w w:val="80"/>
            </w:rPr>
          </w:rPrChange>
        </w:rPr>
        <w:t>Authorization:your</w:t>
      </w:r>
      <w:proofErr w:type="gramEnd"/>
      <w:r w:rsidRPr="005B7085">
        <w:rPr>
          <w:rFonts w:ascii="Courier New" w:hAnsi="Courier New" w:cs="Courier New"/>
          <w:w w:val="80"/>
          <w:rPrChange w:id="900" w:author="Tom Anderson" w:date="2021-07-26T13:53:00Z">
            <w:rPr>
              <w:rFonts w:asciiTheme="minorHAnsi" w:hAnsiTheme="minorHAnsi" w:cstheme="minorHAnsi"/>
              <w:w w:val="80"/>
            </w:rPr>
          </w:rPrChange>
        </w:rPr>
        <w:t xml:space="preserve">  eCX  API Token Key goes  here</w:t>
      </w:r>
    </w:p>
    <w:p w14:paraId="0D8B62A6" w14:textId="77777777" w:rsidR="00703845" w:rsidRPr="00531838" w:rsidRDefault="00F35EF3">
      <w:pPr>
        <w:spacing w:before="164"/>
        <w:ind w:left="100"/>
        <w:rPr>
          <w:rFonts w:asciiTheme="minorHAnsi" w:hAnsiTheme="minorHAnsi" w:cstheme="minorHAnsi"/>
          <w:i/>
        </w:rPr>
      </w:pPr>
      <w:r w:rsidRPr="00531838">
        <w:rPr>
          <w:rFonts w:asciiTheme="minorHAnsi" w:hAnsiTheme="minorHAnsi" w:cstheme="minorHAnsi"/>
          <w:i/>
          <w:w w:val="95"/>
        </w:rPr>
        <w:t>(</w:t>
      </w:r>
      <w:proofErr w:type="gramStart"/>
      <w:r w:rsidRPr="00531838">
        <w:rPr>
          <w:rFonts w:asciiTheme="minorHAnsi" w:hAnsiTheme="minorHAnsi" w:cstheme="minorHAnsi"/>
          <w:i/>
          <w:w w:val="95"/>
        </w:rPr>
        <w:t>http</w:t>
      </w:r>
      <w:proofErr w:type="gramEnd"/>
      <w:r w:rsidRPr="00531838">
        <w:rPr>
          <w:rFonts w:asciiTheme="minorHAnsi" w:hAnsiTheme="minorHAnsi" w:cstheme="minorHAnsi"/>
          <w:i/>
          <w:w w:val="95"/>
        </w:rPr>
        <w:t xml:space="preserve"> returns a result code by default ^, no special parameter necessary)</w:t>
      </w:r>
    </w:p>
    <w:p w14:paraId="37543460" w14:textId="77777777" w:rsidR="00703845" w:rsidRPr="00531838" w:rsidRDefault="00703845">
      <w:pPr>
        <w:rPr>
          <w:rFonts w:asciiTheme="minorHAnsi" w:hAnsiTheme="minorHAnsi" w:cstheme="minorHAnsi"/>
        </w:rPr>
        <w:sectPr w:rsidR="00703845" w:rsidRPr="00531838">
          <w:pgSz w:w="12240" w:h="15840"/>
          <w:pgMar w:top="1400" w:right="1420" w:bottom="1480" w:left="1340" w:header="0" w:footer="1281" w:gutter="0"/>
          <w:cols w:space="720"/>
        </w:sectPr>
      </w:pPr>
    </w:p>
    <w:p w14:paraId="346A17F3" w14:textId="77777777" w:rsidR="00703845" w:rsidRPr="00531838" w:rsidRDefault="00F35EF3" w:rsidP="00E54676">
      <w:pPr>
        <w:pStyle w:val="Heading2"/>
      </w:pPr>
      <w:r w:rsidRPr="00531838">
        <w:rPr>
          <w:w w:val="85"/>
        </w:rPr>
        <w:lastRenderedPageBreak/>
        <w:t>ERRORS</w:t>
      </w:r>
    </w:p>
    <w:p w14:paraId="65258D48" w14:textId="77777777" w:rsidR="00703845" w:rsidRPr="00531838" w:rsidRDefault="00F35EF3">
      <w:pPr>
        <w:pStyle w:val="BodyText"/>
        <w:spacing w:before="197" w:line="273" w:lineRule="auto"/>
        <w:rPr>
          <w:rFonts w:asciiTheme="minorHAnsi" w:hAnsiTheme="minorHAnsi" w:cstheme="minorHAnsi"/>
        </w:rPr>
      </w:pPr>
      <w:r w:rsidRPr="00531838">
        <w:rPr>
          <w:rFonts w:asciiTheme="minorHAnsi" w:hAnsiTheme="minorHAnsi" w:cstheme="minorHAnsi"/>
          <w:w w:val="95"/>
        </w:rPr>
        <w:t xml:space="preserve">eCX API result codes in the 4xx range indicate an error. All of the possible result codes specific to each eCX API operation are documented in the eCX API documentation located at </w:t>
      </w:r>
      <w:hyperlink r:id="rId32">
        <w:r w:rsidRPr="00531838">
          <w:rPr>
            <w:rFonts w:asciiTheme="minorHAnsi" w:hAnsiTheme="minorHAnsi" w:cstheme="minorHAnsi"/>
            <w:color w:val="0462C1"/>
            <w:w w:val="95"/>
            <w:u w:val="single" w:color="0462C1"/>
          </w:rPr>
          <w:t>https://ecrimex.net/api</w:t>
        </w:r>
      </w:hyperlink>
    </w:p>
    <w:p w14:paraId="6CA9F259" w14:textId="77777777" w:rsidR="00703845" w:rsidRPr="00531838" w:rsidRDefault="00703845">
      <w:pPr>
        <w:pStyle w:val="BodyText"/>
        <w:spacing w:before="2"/>
        <w:ind w:left="0"/>
        <w:rPr>
          <w:rFonts w:asciiTheme="minorHAnsi" w:hAnsiTheme="minorHAnsi" w:cstheme="minorHAnsi"/>
        </w:rPr>
      </w:pPr>
    </w:p>
    <w:p w14:paraId="4EC32F73" w14:textId="5B258396" w:rsidR="00703845" w:rsidRPr="00531838" w:rsidRDefault="00F35EF3">
      <w:pPr>
        <w:pStyle w:val="BodyText"/>
        <w:spacing w:before="60" w:line="271" w:lineRule="auto"/>
        <w:rPr>
          <w:rFonts w:asciiTheme="minorHAnsi" w:hAnsiTheme="minorHAnsi" w:cstheme="minorHAnsi"/>
        </w:rPr>
      </w:pPr>
      <w:r w:rsidRPr="00531838">
        <w:rPr>
          <w:rFonts w:asciiTheme="minorHAnsi" w:hAnsiTheme="minorHAnsi" w:cstheme="minorHAnsi"/>
          <w:w w:val="95"/>
        </w:rPr>
        <w:t xml:space="preserve">A </w:t>
      </w:r>
      <w:proofErr w:type="gramStart"/>
      <w:r w:rsidRPr="00531838">
        <w:rPr>
          <w:rFonts w:asciiTheme="minorHAnsi" w:hAnsiTheme="minorHAnsi" w:cstheme="minorHAnsi"/>
          <w:w w:val="95"/>
        </w:rPr>
        <w:t>404 result</w:t>
      </w:r>
      <w:proofErr w:type="gramEnd"/>
      <w:r w:rsidRPr="00531838">
        <w:rPr>
          <w:rFonts w:asciiTheme="minorHAnsi" w:hAnsiTheme="minorHAnsi" w:cstheme="minorHAnsi"/>
          <w:w w:val="95"/>
        </w:rPr>
        <w:t xml:space="preserve"> code indicates that you’ve either made a mistake in the eCX API URL, or you’ve omitted sending an eCX API key, or the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API key you</w:t>
      </w:r>
      <w:ins w:id="901" w:author="Tom Anderson" w:date="2021-07-26T13:54:00Z">
        <w:r w:rsidR="005B7085">
          <w:rPr>
            <w:rFonts w:asciiTheme="minorHAnsi" w:hAnsiTheme="minorHAnsi" w:cstheme="minorHAnsi"/>
            <w:w w:val="95"/>
          </w:rPr>
          <w:t xml:space="preserve"> are using</w:t>
        </w:r>
      </w:ins>
      <w:del w:id="902" w:author="Tom Anderson" w:date="2021-07-26T13:54:00Z">
        <w:r w:rsidRPr="00531838" w:rsidDel="005B7085">
          <w:rPr>
            <w:rFonts w:asciiTheme="minorHAnsi" w:hAnsiTheme="minorHAnsi" w:cstheme="minorHAnsi"/>
            <w:w w:val="95"/>
          </w:rPr>
          <w:delText xml:space="preserve">’ve used </w:delText>
        </w:r>
      </w:del>
      <w:ins w:id="903" w:author="Tom Anderson" w:date="2021-07-26T13:54:00Z">
        <w:r w:rsidR="005B7085">
          <w:rPr>
            <w:rFonts w:asciiTheme="minorHAnsi" w:hAnsiTheme="minorHAnsi" w:cstheme="minorHAnsi"/>
            <w:w w:val="95"/>
          </w:rPr>
          <w:t xml:space="preserve"> </w:t>
        </w:r>
      </w:ins>
      <w:r w:rsidRPr="00531838">
        <w:rPr>
          <w:rFonts w:asciiTheme="minorHAnsi" w:hAnsiTheme="minorHAnsi" w:cstheme="minorHAnsi"/>
          <w:w w:val="95"/>
        </w:rPr>
        <w:t>is invalid.</w:t>
      </w:r>
    </w:p>
    <w:p w14:paraId="31003701" w14:textId="77777777" w:rsidR="00703845" w:rsidRPr="00531838" w:rsidRDefault="00F35EF3">
      <w:pPr>
        <w:pStyle w:val="BodyText"/>
        <w:spacing w:before="168" w:line="273" w:lineRule="auto"/>
        <w:rPr>
          <w:rFonts w:asciiTheme="minorHAnsi" w:hAnsiTheme="minorHAnsi" w:cstheme="minorHAnsi"/>
        </w:rPr>
      </w:pPr>
      <w:r w:rsidRPr="00531838">
        <w:rPr>
          <w:rFonts w:asciiTheme="minorHAnsi" w:hAnsiTheme="minorHAnsi" w:cstheme="minorHAnsi"/>
          <w:w w:val="95"/>
        </w:rPr>
        <w:t xml:space="preserve">Outside of a </w:t>
      </w:r>
      <w:proofErr w:type="gramStart"/>
      <w:r w:rsidRPr="00531838">
        <w:rPr>
          <w:rFonts w:asciiTheme="minorHAnsi" w:hAnsiTheme="minorHAnsi" w:cstheme="minorHAnsi"/>
          <w:w w:val="95"/>
        </w:rPr>
        <w:t>404 result</w:t>
      </w:r>
      <w:proofErr w:type="gramEnd"/>
      <w:r w:rsidRPr="00531838">
        <w:rPr>
          <w:rFonts w:asciiTheme="minorHAnsi" w:hAnsiTheme="minorHAnsi" w:cstheme="minorHAnsi"/>
          <w:w w:val="95"/>
        </w:rPr>
        <w:t xml:space="preserve"> code, any other 4xx result code will return a response body that contains a JSON </w:t>
      </w:r>
      <w:r w:rsidRPr="00531838">
        <w:rPr>
          <w:rFonts w:asciiTheme="minorHAnsi" w:hAnsiTheme="minorHAnsi" w:cstheme="minorHAnsi"/>
        </w:rPr>
        <w:t>error object designed to help you understand what went wrong with your operation.</w:t>
      </w:r>
    </w:p>
    <w:p w14:paraId="704AEE3D" w14:textId="77777777" w:rsidR="00703845" w:rsidRPr="005B7085" w:rsidRDefault="00F35EF3">
      <w:pPr>
        <w:pStyle w:val="BodyText"/>
        <w:spacing w:before="153" w:line="239" w:lineRule="exact"/>
        <w:rPr>
          <w:rFonts w:ascii="Courier New" w:hAnsi="Courier New" w:cs="Courier New"/>
          <w:rPrChange w:id="904" w:author="Tom Anderson" w:date="2021-07-26T13:54:00Z">
            <w:rPr>
              <w:rFonts w:asciiTheme="minorHAnsi" w:hAnsiTheme="minorHAnsi" w:cstheme="minorHAnsi"/>
            </w:rPr>
          </w:rPrChange>
        </w:rPr>
      </w:pPr>
      <w:r w:rsidRPr="005B7085">
        <w:rPr>
          <w:rFonts w:ascii="Courier New" w:hAnsi="Courier New" w:cs="Courier New"/>
          <w:w w:val="85"/>
          <w:rPrChange w:id="905" w:author="Tom Anderson" w:date="2021-07-26T13:54:00Z">
            <w:rPr>
              <w:rFonts w:asciiTheme="minorHAnsi" w:hAnsiTheme="minorHAnsi" w:cstheme="minorHAnsi"/>
              <w:w w:val="85"/>
            </w:rPr>
          </w:rPrChange>
        </w:rPr>
        <w:t>"error": {</w:t>
      </w:r>
    </w:p>
    <w:p w14:paraId="05A281F1" w14:textId="349D6D09" w:rsidR="00703845" w:rsidRPr="005B7085" w:rsidRDefault="00F35EF3">
      <w:pPr>
        <w:pStyle w:val="BodyText"/>
        <w:spacing w:before="9" w:line="226" w:lineRule="exact"/>
        <w:ind w:left="870" w:right="5983"/>
        <w:rPr>
          <w:rFonts w:ascii="Courier New" w:hAnsi="Courier New" w:cs="Courier New"/>
          <w:rPrChange w:id="906" w:author="Tom Anderson" w:date="2021-07-26T13:54:00Z">
            <w:rPr>
              <w:rFonts w:asciiTheme="minorHAnsi" w:hAnsiTheme="minorHAnsi" w:cstheme="minorHAnsi"/>
            </w:rPr>
          </w:rPrChange>
        </w:rPr>
      </w:pPr>
      <w:r w:rsidRPr="005B7085">
        <w:rPr>
          <w:rFonts w:ascii="Courier New" w:hAnsi="Courier New" w:cs="Courier New"/>
          <w:w w:val="85"/>
          <w:rPrChange w:id="907" w:author="Tom Anderson" w:date="2021-07-26T13:54:00Z">
            <w:rPr>
              <w:rFonts w:asciiTheme="minorHAnsi" w:hAnsiTheme="minorHAnsi" w:cstheme="minorHAnsi"/>
              <w:w w:val="85"/>
            </w:rPr>
          </w:rPrChange>
        </w:rPr>
        <w:t>"title": "invalid</w:t>
      </w:r>
      <w:del w:id="908" w:author="Tom Anderson" w:date="2021-07-26T13:55:00Z">
        <w:r w:rsidRPr="005B7085" w:rsidDel="005B7085">
          <w:rPr>
            <w:rFonts w:ascii="Courier New" w:hAnsi="Courier New" w:cs="Courier New"/>
            <w:w w:val="85"/>
            <w:rPrChange w:id="909" w:author="Tom Anderson" w:date="2021-07-26T13:54:00Z">
              <w:rPr>
                <w:rFonts w:asciiTheme="minorHAnsi" w:hAnsiTheme="minorHAnsi" w:cstheme="minorHAnsi"/>
                <w:w w:val="85"/>
              </w:rPr>
            </w:rPrChange>
          </w:rPr>
          <w:delText xml:space="preserve"> </w:delText>
        </w:r>
      </w:del>
      <w:ins w:id="910" w:author="Tom Anderson" w:date="2021-07-26T13:55:00Z">
        <w:r w:rsidR="005B7085">
          <w:rPr>
            <w:rFonts w:ascii="Courier New" w:hAnsi="Courier New" w:cs="Courier New"/>
            <w:w w:val="85"/>
          </w:rPr>
          <w:t xml:space="preserve"> </w:t>
        </w:r>
      </w:ins>
      <w:r w:rsidRPr="005B7085">
        <w:rPr>
          <w:rFonts w:ascii="Courier New" w:hAnsi="Courier New" w:cs="Courier New"/>
          <w:w w:val="85"/>
          <w:rPrChange w:id="911" w:author="Tom Anderson" w:date="2021-07-26T13:54:00Z">
            <w:rPr>
              <w:rFonts w:asciiTheme="minorHAnsi" w:hAnsiTheme="minorHAnsi" w:cstheme="minorHAnsi"/>
              <w:w w:val="85"/>
            </w:rPr>
          </w:rPrChange>
        </w:rPr>
        <w:t xml:space="preserve">request", </w:t>
      </w:r>
      <w:r w:rsidRPr="005B7085">
        <w:rPr>
          <w:rFonts w:ascii="Courier New" w:hAnsi="Courier New" w:cs="Courier New"/>
          <w:w w:val="95"/>
          <w:rPrChange w:id="912" w:author="Tom Anderson" w:date="2021-07-26T13:54:00Z">
            <w:rPr>
              <w:rFonts w:asciiTheme="minorHAnsi" w:hAnsiTheme="minorHAnsi" w:cstheme="minorHAnsi"/>
              <w:w w:val="95"/>
            </w:rPr>
          </w:rPrChange>
        </w:rPr>
        <w:t>"</w:t>
      </w:r>
      <w:proofErr w:type="spellStart"/>
      <w:r w:rsidRPr="005B7085">
        <w:rPr>
          <w:rFonts w:ascii="Courier New" w:hAnsi="Courier New" w:cs="Courier New"/>
          <w:w w:val="95"/>
          <w:rPrChange w:id="913" w:author="Tom Anderson" w:date="2021-07-26T13:54:00Z">
            <w:rPr>
              <w:rFonts w:asciiTheme="minorHAnsi" w:hAnsiTheme="minorHAnsi" w:cstheme="minorHAnsi"/>
              <w:w w:val="95"/>
            </w:rPr>
          </w:rPrChange>
        </w:rPr>
        <w:t>httpStatus</w:t>
      </w:r>
      <w:proofErr w:type="spellEnd"/>
      <w:r w:rsidRPr="005B7085">
        <w:rPr>
          <w:rFonts w:ascii="Courier New" w:hAnsi="Courier New" w:cs="Courier New"/>
          <w:w w:val="95"/>
          <w:rPrChange w:id="914" w:author="Tom Anderson" w:date="2021-07-26T13:54:00Z">
            <w:rPr>
              <w:rFonts w:asciiTheme="minorHAnsi" w:hAnsiTheme="minorHAnsi" w:cstheme="minorHAnsi"/>
              <w:w w:val="95"/>
            </w:rPr>
          </w:rPrChange>
        </w:rPr>
        <w:t xml:space="preserve">": 400, </w:t>
      </w:r>
      <w:r w:rsidRPr="005B7085">
        <w:rPr>
          <w:rFonts w:ascii="Courier New" w:hAnsi="Courier New" w:cs="Courier New"/>
          <w:w w:val="85"/>
          <w:rPrChange w:id="915" w:author="Tom Anderson" w:date="2021-07-26T13:54:00Z">
            <w:rPr>
              <w:rFonts w:asciiTheme="minorHAnsi" w:hAnsiTheme="minorHAnsi" w:cstheme="minorHAnsi"/>
              <w:w w:val="85"/>
            </w:rPr>
          </w:rPrChange>
        </w:rPr>
        <w:t>"messages": [</w:t>
      </w:r>
    </w:p>
    <w:p w14:paraId="465F9DB1" w14:textId="77777777" w:rsidR="00703845" w:rsidRPr="005B7085" w:rsidRDefault="00F35EF3">
      <w:pPr>
        <w:pStyle w:val="BodyText"/>
        <w:spacing w:line="219" w:lineRule="exact"/>
        <w:ind w:left="1257"/>
        <w:rPr>
          <w:rFonts w:ascii="Courier New" w:hAnsi="Courier New" w:cs="Courier New"/>
          <w:rPrChange w:id="916" w:author="Tom Anderson" w:date="2021-07-26T13:54:00Z">
            <w:rPr>
              <w:rFonts w:asciiTheme="minorHAnsi" w:hAnsiTheme="minorHAnsi" w:cstheme="minorHAnsi"/>
            </w:rPr>
          </w:rPrChange>
        </w:rPr>
      </w:pPr>
      <w:r w:rsidRPr="005B7085">
        <w:rPr>
          <w:rFonts w:ascii="Courier New" w:hAnsi="Courier New" w:cs="Courier New"/>
          <w:w w:val="85"/>
          <w:rPrChange w:id="917" w:author="Tom Anderson" w:date="2021-07-26T13:54:00Z">
            <w:rPr>
              <w:rFonts w:asciiTheme="minorHAnsi" w:hAnsiTheme="minorHAnsi" w:cstheme="minorHAnsi"/>
              <w:w w:val="85"/>
            </w:rPr>
          </w:rPrChange>
        </w:rPr>
        <w:t>"'</w:t>
      </w:r>
      <w:proofErr w:type="spellStart"/>
      <w:r w:rsidRPr="005B7085">
        <w:rPr>
          <w:rFonts w:ascii="Courier New" w:hAnsi="Courier New" w:cs="Courier New"/>
          <w:w w:val="85"/>
          <w:rPrChange w:id="918" w:author="Tom Anderson" w:date="2021-07-26T13:54:00Z">
            <w:rPr>
              <w:rFonts w:asciiTheme="minorHAnsi" w:hAnsiTheme="minorHAnsi" w:cstheme="minorHAnsi"/>
              <w:w w:val="85"/>
            </w:rPr>
          </w:rPrChange>
        </w:rPr>
        <w:t>date_discovered</w:t>
      </w:r>
      <w:proofErr w:type="spellEnd"/>
      <w:r w:rsidRPr="005B7085">
        <w:rPr>
          <w:rFonts w:ascii="Courier New" w:hAnsi="Courier New" w:cs="Courier New"/>
          <w:w w:val="85"/>
          <w:rPrChange w:id="919" w:author="Tom Anderson" w:date="2021-07-26T13:54:00Z">
            <w:rPr>
              <w:rFonts w:asciiTheme="minorHAnsi" w:hAnsiTheme="minorHAnsi" w:cstheme="minorHAnsi"/>
              <w:w w:val="85"/>
            </w:rPr>
          </w:rPrChange>
        </w:rPr>
        <w:t>' is not allowed to be changed outside of a 'status' change"</w:t>
      </w:r>
    </w:p>
    <w:p w14:paraId="5D317068" w14:textId="77777777" w:rsidR="00703845" w:rsidRPr="005B7085" w:rsidRDefault="00F35EF3">
      <w:pPr>
        <w:pStyle w:val="BodyText"/>
        <w:spacing w:line="224" w:lineRule="exact"/>
        <w:ind w:left="870"/>
        <w:rPr>
          <w:rFonts w:ascii="Courier New" w:hAnsi="Courier New" w:cs="Courier New"/>
          <w:rPrChange w:id="920" w:author="Tom Anderson" w:date="2021-07-26T13:54:00Z">
            <w:rPr>
              <w:rFonts w:asciiTheme="minorHAnsi" w:hAnsiTheme="minorHAnsi" w:cstheme="minorHAnsi"/>
            </w:rPr>
          </w:rPrChange>
        </w:rPr>
      </w:pPr>
      <w:r w:rsidRPr="005B7085">
        <w:rPr>
          <w:rFonts w:ascii="Courier New" w:hAnsi="Courier New" w:cs="Courier New"/>
          <w:w w:val="114"/>
          <w:rPrChange w:id="921" w:author="Tom Anderson" w:date="2021-07-26T13:54:00Z">
            <w:rPr>
              <w:rFonts w:asciiTheme="minorHAnsi" w:hAnsiTheme="minorHAnsi" w:cstheme="minorHAnsi"/>
              <w:w w:val="114"/>
            </w:rPr>
          </w:rPrChange>
        </w:rPr>
        <w:t>]</w:t>
      </w:r>
    </w:p>
    <w:p w14:paraId="4CB22F34" w14:textId="77777777" w:rsidR="00703845" w:rsidRPr="005B7085" w:rsidRDefault="00F35EF3">
      <w:pPr>
        <w:pStyle w:val="BodyText"/>
        <w:spacing w:line="237" w:lineRule="exact"/>
        <w:ind w:left="484"/>
        <w:rPr>
          <w:rFonts w:ascii="Courier New" w:hAnsi="Courier New" w:cs="Courier New"/>
          <w:rPrChange w:id="922" w:author="Tom Anderson" w:date="2021-07-26T13:54:00Z">
            <w:rPr>
              <w:rFonts w:asciiTheme="minorHAnsi" w:hAnsiTheme="minorHAnsi" w:cstheme="minorHAnsi"/>
            </w:rPr>
          </w:rPrChange>
        </w:rPr>
      </w:pPr>
      <w:r w:rsidRPr="005B7085">
        <w:rPr>
          <w:rFonts w:ascii="Courier New" w:hAnsi="Courier New" w:cs="Courier New"/>
          <w:w w:val="79"/>
          <w:rPrChange w:id="923" w:author="Tom Anderson" w:date="2021-07-26T13:54:00Z">
            <w:rPr>
              <w:rFonts w:asciiTheme="minorHAnsi" w:hAnsiTheme="minorHAnsi" w:cstheme="minorHAnsi"/>
              <w:w w:val="79"/>
            </w:rPr>
          </w:rPrChange>
        </w:rPr>
        <w:t>}</w:t>
      </w:r>
    </w:p>
    <w:p w14:paraId="6AC9CD88" w14:textId="77777777" w:rsidR="00703845" w:rsidRPr="00531838" w:rsidRDefault="00703845">
      <w:pPr>
        <w:pStyle w:val="BodyText"/>
        <w:ind w:left="0"/>
        <w:rPr>
          <w:rFonts w:asciiTheme="minorHAnsi" w:hAnsiTheme="minorHAnsi" w:cstheme="minorHAnsi"/>
        </w:rPr>
      </w:pPr>
    </w:p>
    <w:p w14:paraId="5ADECCF8" w14:textId="77777777" w:rsidR="00703845" w:rsidRPr="00531838" w:rsidRDefault="00703845">
      <w:pPr>
        <w:pStyle w:val="BodyText"/>
        <w:spacing w:before="6"/>
        <w:ind w:left="0"/>
        <w:rPr>
          <w:rFonts w:asciiTheme="minorHAnsi" w:hAnsiTheme="minorHAnsi" w:cstheme="minorHAnsi"/>
        </w:rPr>
      </w:pPr>
    </w:p>
    <w:p w14:paraId="306A3BF5" w14:textId="77777777" w:rsidR="00703845" w:rsidRPr="00531838" w:rsidRDefault="00F35EF3">
      <w:pPr>
        <w:pStyle w:val="BodyText"/>
        <w:spacing w:line="273" w:lineRule="auto"/>
        <w:rPr>
          <w:rFonts w:asciiTheme="minorHAnsi" w:hAnsiTheme="minorHAnsi" w:cstheme="minorHAnsi"/>
        </w:rPr>
      </w:pPr>
      <w:r w:rsidRPr="00531838">
        <w:rPr>
          <w:rFonts w:asciiTheme="minorHAnsi" w:hAnsiTheme="minorHAnsi" w:cstheme="minorHAnsi"/>
          <w:w w:val="95"/>
        </w:rPr>
        <w:t>You can see that eCX returns the result code within the JSON error object</w:t>
      </w:r>
      <w:del w:id="924" w:author="Tom Anderson" w:date="2021-07-26T13:55:00Z">
        <w:r w:rsidRPr="00531838" w:rsidDel="005B7085">
          <w:rPr>
            <w:rFonts w:asciiTheme="minorHAnsi" w:hAnsiTheme="minorHAnsi" w:cstheme="minorHAnsi"/>
            <w:w w:val="95"/>
          </w:rPr>
          <w:delText>,</w:delText>
        </w:r>
      </w:del>
      <w:r w:rsidRPr="00531838">
        <w:rPr>
          <w:rFonts w:asciiTheme="minorHAnsi" w:hAnsiTheme="minorHAnsi" w:cstheme="minorHAnsi"/>
          <w:w w:val="95"/>
        </w:rPr>
        <w:t xml:space="preserve"> as well as a more descriptive </w:t>
      </w:r>
      <w:r w:rsidRPr="00531838">
        <w:rPr>
          <w:rFonts w:asciiTheme="minorHAnsi" w:hAnsiTheme="minorHAnsi" w:cstheme="minorHAnsi"/>
          <w:w w:val="90"/>
        </w:rPr>
        <w:t>error message in a JSON array.</w:t>
      </w:r>
    </w:p>
    <w:p w14:paraId="768AF520" w14:textId="166CBB2D" w:rsidR="00703845" w:rsidRPr="00531838" w:rsidRDefault="00F35EF3">
      <w:pPr>
        <w:pStyle w:val="BodyText"/>
        <w:spacing w:before="161"/>
        <w:rPr>
          <w:rFonts w:asciiTheme="minorHAnsi" w:hAnsiTheme="minorHAnsi" w:cstheme="minorHAnsi"/>
        </w:rPr>
      </w:pPr>
      <w:r w:rsidRPr="00531838">
        <w:rPr>
          <w:rFonts w:asciiTheme="minorHAnsi" w:hAnsiTheme="minorHAnsi" w:cstheme="minorHAnsi"/>
          <w:w w:val="95"/>
        </w:rPr>
        <w:t>In the case of multiple errors</w:t>
      </w:r>
      <w:ins w:id="925" w:author="Tom Anderson" w:date="2021-07-26T13:55:00Z">
        <w:r w:rsidR="005B7085">
          <w:rPr>
            <w:rFonts w:asciiTheme="minorHAnsi" w:hAnsiTheme="minorHAnsi" w:cstheme="minorHAnsi"/>
            <w:w w:val="95"/>
          </w:rPr>
          <w:t>,</w:t>
        </w:r>
      </w:ins>
      <w:r w:rsidRPr="00531838">
        <w:rPr>
          <w:rFonts w:asciiTheme="minorHAnsi" w:hAnsiTheme="minorHAnsi" w:cstheme="minorHAnsi"/>
          <w:w w:val="95"/>
        </w:rPr>
        <w:t xml:space="preserve"> </w:t>
      </w:r>
      <w:proofErr w:type="spellStart"/>
      <w:r w:rsidRPr="00531838">
        <w:rPr>
          <w:rFonts w:asciiTheme="minorHAnsi" w:hAnsiTheme="minorHAnsi" w:cstheme="minorHAnsi"/>
          <w:w w:val="95"/>
        </w:rPr>
        <w:t>eCX</w:t>
      </w:r>
      <w:proofErr w:type="spellEnd"/>
      <w:r w:rsidRPr="00531838">
        <w:rPr>
          <w:rFonts w:asciiTheme="minorHAnsi" w:hAnsiTheme="minorHAnsi" w:cstheme="minorHAnsi"/>
          <w:w w:val="95"/>
        </w:rPr>
        <w:t xml:space="preserve"> will return multiple message descriptions within the messages array.</w:t>
      </w:r>
    </w:p>
    <w:p w14:paraId="4BEAC5A2" w14:textId="77777777" w:rsidR="00703845" w:rsidRPr="005B7085" w:rsidRDefault="00F35EF3">
      <w:pPr>
        <w:pStyle w:val="BodyText"/>
        <w:spacing w:before="190" w:line="239" w:lineRule="exact"/>
        <w:rPr>
          <w:rFonts w:ascii="Courier New" w:hAnsi="Courier New" w:cs="Courier New"/>
          <w:rPrChange w:id="926" w:author="Tom Anderson" w:date="2021-07-26T13:56:00Z">
            <w:rPr>
              <w:rFonts w:asciiTheme="minorHAnsi" w:hAnsiTheme="minorHAnsi" w:cstheme="minorHAnsi"/>
            </w:rPr>
          </w:rPrChange>
        </w:rPr>
      </w:pPr>
      <w:r w:rsidRPr="005B7085">
        <w:rPr>
          <w:rFonts w:ascii="Courier New" w:hAnsi="Courier New" w:cs="Courier New"/>
          <w:w w:val="85"/>
          <w:rPrChange w:id="927" w:author="Tom Anderson" w:date="2021-07-26T13:56:00Z">
            <w:rPr>
              <w:rFonts w:asciiTheme="minorHAnsi" w:hAnsiTheme="minorHAnsi" w:cstheme="minorHAnsi"/>
              <w:w w:val="85"/>
            </w:rPr>
          </w:rPrChange>
        </w:rPr>
        <w:t>"error": {</w:t>
      </w:r>
    </w:p>
    <w:p w14:paraId="08ACBF2E" w14:textId="77777777" w:rsidR="00703845" w:rsidRPr="005B7085" w:rsidRDefault="00F35EF3">
      <w:pPr>
        <w:pStyle w:val="BodyText"/>
        <w:spacing w:before="9" w:line="226" w:lineRule="exact"/>
        <w:ind w:left="870" w:right="5983"/>
        <w:rPr>
          <w:rFonts w:ascii="Courier New" w:hAnsi="Courier New" w:cs="Courier New"/>
          <w:rPrChange w:id="928" w:author="Tom Anderson" w:date="2021-07-26T13:56:00Z">
            <w:rPr>
              <w:rFonts w:asciiTheme="minorHAnsi" w:hAnsiTheme="minorHAnsi" w:cstheme="minorHAnsi"/>
            </w:rPr>
          </w:rPrChange>
        </w:rPr>
      </w:pPr>
      <w:r w:rsidRPr="005B7085">
        <w:rPr>
          <w:rFonts w:ascii="Courier New" w:hAnsi="Courier New" w:cs="Courier New"/>
          <w:w w:val="85"/>
          <w:rPrChange w:id="929" w:author="Tom Anderson" w:date="2021-07-26T13:56:00Z">
            <w:rPr>
              <w:rFonts w:asciiTheme="minorHAnsi" w:hAnsiTheme="minorHAnsi" w:cstheme="minorHAnsi"/>
              <w:w w:val="85"/>
            </w:rPr>
          </w:rPrChange>
        </w:rPr>
        <w:t xml:space="preserve">"title": "invalid request", </w:t>
      </w:r>
      <w:r w:rsidRPr="005B7085">
        <w:rPr>
          <w:rFonts w:ascii="Courier New" w:hAnsi="Courier New" w:cs="Courier New"/>
          <w:w w:val="95"/>
          <w:rPrChange w:id="930" w:author="Tom Anderson" w:date="2021-07-26T13:56:00Z">
            <w:rPr>
              <w:rFonts w:asciiTheme="minorHAnsi" w:hAnsiTheme="minorHAnsi" w:cstheme="minorHAnsi"/>
              <w:w w:val="95"/>
            </w:rPr>
          </w:rPrChange>
        </w:rPr>
        <w:t>"</w:t>
      </w:r>
      <w:proofErr w:type="spellStart"/>
      <w:r w:rsidRPr="005B7085">
        <w:rPr>
          <w:rFonts w:ascii="Courier New" w:hAnsi="Courier New" w:cs="Courier New"/>
          <w:w w:val="95"/>
          <w:rPrChange w:id="931" w:author="Tom Anderson" w:date="2021-07-26T13:56:00Z">
            <w:rPr>
              <w:rFonts w:asciiTheme="minorHAnsi" w:hAnsiTheme="minorHAnsi" w:cstheme="minorHAnsi"/>
              <w:w w:val="95"/>
            </w:rPr>
          </w:rPrChange>
        </w:rPr>
        <w:t>httpStatus</w:t>
      </w:r>
      <w:proofErr w:type="spellEnd"/>
      <w:r w:rsidRPr="005B7085">
        <w:rPr>
          <w:rFonts w:ascii="Courier New" w:hAnsi="Courier New" w:cs="Courier New"/>
          <w:w w:val="95"/>
          <w:rPrChange w:id="932" w:author="Tom Anderson" w:date="2021-07-26T13:56:00Z">
            <w:rPr>
              <w:rFonts w:asciiTheme="minorHAnsi" w:hAnsiTheme="minorHAnsi" w:cstheme="minorHAnsi"/>
              <w:w w:val="95"/>
            </w:rPr>
          </w:rPrChange>
        </w:rPr>
        <w:t xml:space="preserve">": 400, </w:t>
      </w:r>
      <w:r w:rsidRPr="005B7085">
        <w:rPr>
          <w:rFonts w:ascii="Courier New" w:hAnsi="Courier New" w:cs="Courier New"/>
          <w:w w:val="85"/>
          <w:rPrChange w:id="933" w:author="Tom Anderson" w:date="2021-07-26T13:56:00Z">
            <w:rPr>
              <w:rFonts w:asciiTheme="minorHAnsi" w:hAnsiTheme="minorHAnsi" w:cstheme="minorHAnsi"/>
              <w:w w:val="85"/>
            </w:rPr>
          </w:rPrChange>
        </w:rPr>
        <w:t>"messages": [</w:t>
      </w:r>
    </w:p>
    <w:p w14:paraId="662F0DB1" w14:textId="77777777" w:rsidR="00703845" w:rsidRPr="005B7085" w:rsidRDefault="00F35EF3">
      <w:pPr>
        <w:pStyle w:val="BodyText"/>
        <w:spacing w:line="220" w:lineRule="auto"/>
        <w:ind w:left="1257" w:right="3945"/>
        <w:rPr>
          <w:rFonts w:ascii="Courier New" w:hAnsi="Courier New" w:cs="Courier New"/>
          <w:rPrChange w:id="934" w:author="Tom Anderson" w:date="2021-07-26T13:56:00Z">
            <w:rPr>
              <w:rFonts w:asciiTheme="minorHAnsi" w:hAnsiTheme="minorHAnsi" w:cstheme="minorHAnsi"/>
            </w:rPr>
          </w:rPrChange>
        </w:rPr>
      </w:pPr>
      <w:r w:rsidRPr="005B7085">
        <w:rPr>
          <w:rFonts w:ascii="Courier New" w:hAnsi="Courier New" w:cs="Courier New"/>
          <w:w w:val="90"/>
          <w:rPrChange w:id="935" w:author="Tom Anderson" w:date="2021-07-26T13:56:00Z">
            <w:rPr>
              <w:rFonts w:asciiTheme="minorHAnsi" w:hAnsiTheme="minorHAnsi" w:cstheme="minorHAnsi"/>
              <w:w w:val="90"/>
            </w:rPr>
          </w:rPrChange>
        </w:rPr>
        <w:t>"'</w:t>
      </w:r>
      <w:proofErr w:type="spellStart"/>
      <w:r w:rsidRPr="005B7085">
        <w:rPr>
          <w:rFonts w:ascii="Courier New" w:hAnsi="Courier New" w:cs="Courier New"/>
          <w:w w:val="90"/>
          <w:rPrChange w:id="936" w:author="Tom Anderson" w:date="2021-07-26T13:56:00Z">
            <w:rPr>
              <w:rFonts w:asciiTheme="minorHAnsi" w:hAnsiTheme="minorHAnsi" w:cstheme="minorHAnsi"/>
              <w:w w:val="90"/>
            </w:rPr>
          </w:rPrChange>
        </w:rPr>
        <w:t>bad_key</w:t>
      </w:r>
      <w:proofErr w:type="spellEnd"/>
      <w:r w:rsidRPr="005B7085">
        <w:rPr>
          <w:rFonts w:ascii="Courier New" w:hAnsi="Courier New" w:cs="Courier New"/>
          <w:w w:val="90"/>
          <w:rPrChange w:id="937" w:author="Tom Anderson" w:date="2021-07-26T13:56:00Z">
            <w:rPr>
              <w:rFonts w:asciiTheme="minorHAnsi" w:hAnsiTheme="minorHAnsi" w:cstheme="minorHAnsi"/>
              <w:w w:val="90"/>
            </w:rPr>
          </w:rPrChange>
        </w:rPr>
        <w:t>' is not a valid body key", "`</w:t>
      </w:r>
      <w:proofErr w:type="spellStart"/>
      <w:r w:rsidRPr="005B7085">
        <w:rPr>
          <w:rFonts w:ascii="Courier New" w:hAnsi="Courier New" w:cs="Courier New"/>
          <w:w w:val="90"/>
          <w:rPrChange w:id="938" w:author="Tom Anderson" w:date="2021-07-26T13:56:00Z">
            <w:rPr>
              <w:rFonts w:asciiTheme="minorHAnsi" w:hAnsiTheme="minorHAnsi" w:cstheme="minorHAnsi"/>
              <w:w w:val="90"/>
            </w:rPr>
          </w:rPrChange>
        </w:rPr>
        <w:t>confidence_level</w:t>
      </w:r>
      <w:proofErr w:type="spellEnd"/>
      <w:r w:rsidRPr="005B7085">
        <w:rPr>
          <w:rFonts w:ascii="Courier New" w:hAnsi="Courier New" w:cs="Courier New"/>
          <w:w w:val="90"/>
          <w:rPrChange w:id="939" w:author="Tom Anderson" w:date="2021-07-26T13:56:00Z">
            <w:rPr>
              <w:rFonts w:asciiTheme="minorHAnsi" w:hAnsiTheme="minorHAnsi" w:cstheme="minorHAnsi"/>
              <w:w w:val="90"/>
            </w:rPr>
          </w:rPrChange>
        </w:rPr>
        <w:t>` must be one of 0, 50, 90, 100"</w:t>
      </w:r>
    </w:p>
    <w:p w14:paraId="362D322B" w14:textId="77777777" w:rsidR="00703845" w:rsidRPr="005B7085" w:rsidRDefault="00F35EF3">
      <w:pPr>
        <w:pStyle w:val="BodyText"/>
        <w:spacing w:line="224" w:lineRule="exact"/>
        <w:ind w:left="870"/>
        <w:rPr>
          <w:rFonts w:ascii="Courier New" w:hAnsi="Courier New" w:cs="Courier New"/>
          <w:rPrChange w:id="940" w:author="Tom Anderson" w:date="2021-07-26T13:56:00Z">
            <w:rPr>
              <w:rFonts w:asciiTheme="minorHAnsi" w:hAnsiTheme="minorHAnsi" w:cstheme="minorHAnsi"/>
            </w:rPr>
          </w:rPrChange>
        </w:rPr>
      </w:pPr>
      <w:r w:rsidRPr="005B7085">
        <w:rPr>
          <w:rFonts w:ascii="Courier New" w:hAnsi="Courier New" w:cs="Courier New"/>
          <w:w w:val="114"/>
          <w:rPrChange w:id="941" w:author="Tom Anderson" w:date="2021-07-26T13:56:00Z">
            <w:rPr>
              <w:rFonts w:asciiTheme="minorHAnsi" w:hAnsiTheme="minorHAnsi" w:cstheme="minorHAnsi"/>
              <w:w w:val="114"/>
            </w:rPr>
          </w:rPrChange>
        </w:rPr>
        <w:t>]</w:t>
      </w:r>
    </w:p>
    <w:p w14:paraId="7EEA608D" w14:textId="68F62123" w:rsidR="00703845" w:rsidRPr="005B7085" w:rsidRDefault="00F35EF3">
      <w:pPr>
        <w:pStyle w:val="BodyText"/>
        <w:spacing w:line="237" w:lineRule="exact"/>
        <w:ind w:left="484"/>
        <w:rPr>
          <w:rFonts w:ascii="Courier New" w:hAnsi="Courier New" w:cs="Courier New"/>
          <w:w w:val="79"/>
          <w:rPrChange w:id="942" w:author="Tom Anderson" w:date="2021-07-26T13:56:00Z">
            <w:rPr>
              <w:rFonts w:asciiTheme="minorHAnsi" w:hAnsiTheme="minorHAnsi" w:cstheme="minorHAnsi"/>
              <w:w w:val="79"/>
            </w:rPr>
          </w:rPrChange>
        </w:rPr>
      </w:pPr>
      <w:r w:rsidRPr="005B7085">
        <w:rPr>
          <w:rFonts w:ascii="Courier New" w:hAnsi="Courier New" w:cs="Courier New"/>
          <w:w w:val="79"/>
          <w:rPrChange w:id="943" w:author="Tom Anderson" w:date="2021-07-26T13:56:00Z">
            <w:rPr>
              <w:rFonts w:asciiTheme="minorHAnsi" w:hAnsiTheme="minorHAnsi" w:cstheme="minorHAnsi"/>
              <w:w w:val="79"/>
            </w:rPr>
          </w:rPrChange>
        </w:rPr>
        <w:t>}</w:t>
      </w:r>
    </w:p>
    <w:p w14:paraId="45621F25" w14:textId="6051A9B4" w:rsidR="00E54676" w:rsidRDefault="00E54676">
      <w:pPr>
        <w:pStyle w:val="BodyText"/>
        <w:spacing w:line="237" w:lineRule="exact"/>
        <w:ind w:left="484"/>
        <w:rPr>
          <w:rFonts w:asciiTheme="minorHAnsi" w:hAnsiTheme="minorHAnsi" w:cstheme="minorHAnsi"/>
          <w:w w:val="79"/>
        </w:rPr>
      </w:pPr>
    </w:p>
    <w:p w14:paraId="37E8415F" w14:textId="6420B153" w:rsidR="00E54676" w:rsidRDefault="00E54676">
      <w:pPr>
        <w:pStyle w:val="BodyText"/>
        <w:spacing w:line="237" w:lineRule="exact"/>
        <w:ind w:left="484"/>
        <w:rPr>
          <w:rFonts w:asciiTheme="minorHAnsi" w:hAnsiTheme="minorHAnsi" w:cstheme="minorHAnsi"/>
          <w:w w:val="79"/>
        </w:rPr>
      </w:pPr>
    </w:p>
    <w:p w14:paraId="553FB8DC" w14:textId="08A3A57E" w:rsidR="00E54676" w:rsidRDefault="00E54676">
      <w:pPr>
        <w:pStyle w:val="BodyText"/>
        <w:spacing w:line="237" w:lineRule="exact"/>
        <w:ind w:left="484"/>
        <w:rPr>
          <w:rFonts w:asciiTheme="minorHAnsi" w:hAnsiTheme="minorHAnsi" w:cstheme="minorHAnsi"/>
          <w:w w:val="79"/>
        </w:rPr>
      </w:pPr>
    </w:p>
    <w:p w14:paraId="091096E3" w14:textId="5C793A36" w:rsidR="00E54676" w:rsidRDefault="00E54676">
      <w:pPr>
        <w:pStyle w:val="BodyText"/>
        <w:spacing w:line="237" w:lineRule="exact"/>
        <w:ind w:left="484"/>
        <w:rPr>
          <w:rFonts w:asciiTheme="minorHAnsi" w:hAnsiTheme="minorHAnsi" w:cstheme="minorHAnsi"/>
          <w:w w:val="79"/>
        </w:rPr>
      </w:pPr>
    </w:p>
    <w:p w14:paraId="31BB08DA" w14:textId="6F4F67DD" w:rsidR="00E54676" w:rsidRDefault="00E54676">
      <w:pPr>
        <w:pStyle w:val="BodyText"/>
        <w:spacing w:line="237" w:lineRule="exact"/>
        <w:ind w:left="484"/>
        <w:rPr>
          <w:rFonts w:asciiTheme="minorHAnsi" w:hAnsiTheme="minorHAnsi" w:cstheme="minorHAnsi"/>
          <w:w w:val="79"/>
        </w:rPr>
      </w:pPr>
    </w:p>
    <w:p w14:paraId="54506CDD" w14:textId="2C6D4390" w:rsidR="00E54676" w:rsidRDefault="00E54676">
      <w:pPr>
        <w:rPr>
          <w:rFonts w:asciiTheme="minorHAnsi" w:hAnsiTheme="minorHAnsi" w:cstheme="minorHAnsi"/>
          <w:w w:val="79"/>
        </w:rPr>
      </w:pPr>
      <w:r>
        <w:rPr>
          <w:rFonts w:asciiTheme="minorHAnsi" w:hAnsiTheme="minorHAnsi" w:cstheme="minorHAnsi"/>
          <w:w w:val="79"/>
        </w:rPr>
        <w:br w:type="page"/>
      </w:r>
    </w:p>
    <w:p w14:paraId="76C5A6A7" w14:textId="17974F7A" w:rsidR="00E54676" w:rsidRDefault="00E54676">
      <w:pPr>
        <w:pStyle w:val="BodyText"/>
        <w:spacing w:line="237" w:lineRule="exact"/>
        <w:ind w:left="484"/>
        <w:rPr>
          <w:rFonts w:asciiTheme="minorHAnsi" w:hAnsiTheme="minorHAnsi" w:cstheme="minorHAnsi"/>
        </w:rPr>
      </w:pPr>
    </w:p>
    <w:p w14:paraId="22D0CA12" w14:textId="3EE4EAB5" w:rsidR="00E54676" w:rsidRPr="00E54676" w:rsidRDefault="00E54676" w:rsidP="00E54676"/>
    <w:p w14:paraId="6F0CF73F" w14:textId="5F760F64" w:rsidR="00E54676" w:rsidRPr="00E54676" w:rsidRDefault="00E54676" w:rsidP="00E54676"/>
    <w:p w14:paraId="4F39518F" w14:textId="64FAB9CE" w:rsidR="00E54676" w:rsidRPr="00E54676" w:rsidRDefault="00E54676" w:rsidP="00E54676"/>
    <w:p w14:paraId="01B71265" w14:textId="67495826" w:rsidR="00E54676" w:rsidRPr="00E54676" w:rsidRDefault="00E54676" w:rsidP="00E54676"/>
    <w:p w14:paraId="3981A915" w14:textId="3E4056FB" w:rsidR="00521167" w:rsidRPr="00521167" w:rsidRDefault="00E54676" w:rsidP="00E54676">
      <w:pPr>
        <w:pStyle w:val="Heading1"/>
        <w:rPr>
          <w:w w:val="90"/>
          <w:rPrChange w:id="944" w:author="Tom Anderson" w:date="2021-07-26T15:12:00Z">
            <w:rPr/>
          </w:rPrChange>
        </w:rPr>
      </w:pPr>
      <w:r>
        <w:rPr>
          <w:w w:val="90"/>
        </w:rPr>
        <w:t>Crypto</w:t>
      </w:r>
      <w:del w:id="945" w:author="Tom Anderson" w:date="2021-07-26T14:05:00Z">
        <w:r w:rsidDel="002A7151">
          <w:rPr>
            <w:w w:val="90"/>
          </w:rPr>
          <w:delText>C</w:delText>
        </w:r>
      </w:del>
      <w:ins w:id="946" w:author="Tom Anderson" w:date="2021-07-26T14:05:00Z">
        <w:r w:rsidR="002A7151">
          <w:rPr>
            <w:w w:val="90"/>
          </w:rPr>
          <w:t>c</w:t>
        </w:r>
      </w:ins>
      <w:r>
        <w:rPr>
          <w:w w:val="90"/>
        </w:rPr>
        <w:t>urrency Module</w:t>
      </w:r>
    </w:p>
    <w:p w14:paraId="049592C7" w14:textId="77777777" w:rsidR="00521167" w:rsidRDefault="00521167" w:rsidP="00E54676">
      <w:pPr>
        <w:rPr>
          <w:ins w:id="947" w:author="Tom Anderson" w:date="2021-07-26T15:12:00Z"/>
          <w:rFonts w:asciiTheme="minorHAnsi" w:hAnsiTheme="minorHAnsi" w:cstheme="minorHAnsi"/>
        </w:rPr>
      </w:pPr>
    </w:p>
    <w:p w14:paraId="03C79123" w14:textId="4555B88B" w:rsidR="00E54676" w:rsidRDefault="002A7151" w:rsidP="00E54676">
      <w:pPr>
        <w:rPr>
          <w:ins w:id="948" w:author="Tom Anderson" w:date="2021-07-26T14:06:00Z"/>
          <w:rFonts w:asciiTheme="minorHAnsi" w:hAnsiTheme="minorHAnsi" w:cstheme="minorHAnsi"/>
        </w:rPr>
      </w:pPr>
      <w:ins w:id="949" w:author="Tom Anderson" w:date="2021-07-26T14:04:00Z">
        <w:r>
          <w:rPr>
            <w:rFonts w:asciiTheme="minorHAnsi" w:hAnsiTheme="minorHAnsi" w:cstheme="minorHAnsi"/>
          </w:rPr>
          <w:t>The Crypto</w:t>
        </w:r>
      </w:ins>
      <w:ins w:id="950" w:author="Tom Anderson" w:date="2021-07-26T14:05:00Z">
        <w:r>
          <w:rPr>
            <w:rFonts w:asciiTheme="minorHAnsi" w:hAnsiTheme="minorHAnsi" w:cstheme="minorHAnsi"/>
          </w:rPr>
          <w:t xml:space="preserve">currency module, or just Crypto Module, is the first of a new version of </w:t>
        </w:r>
      </w:ins>
      <w:ins w:id="951" w:author="Tom Anderson" w:date="2021-07-26T14:06:00Z">
        <w:r>
          <w:rPr>
            <w:rFonts w:asciiTheme="minorHAnsi" w:hAnsiTheme="minorHAnsi" w:cstheme="minorHAnsi"/>
          </w:rPr>
          <w:t>modules created by APWG.</w:t>
        </w:r>
      </w:ins>
      <w:ins w:id="952" w:author="Tom Anderson" w:date="2021-07-26T14:53:00Z">
        <w:r w:rsidR="00141B59">
          <w:rPr>
            <w:rFonts w:asciiTheme="minorHAnsi" w:hAnsiTheme="minorHAnsi" w:cstheme="minorHAnsi"/>
          </w:rPr>
          <w:t xml:space="preserve">  The API endpoint is </w:t>
        </w:r>
        <w:r w:rsidR="00141B59" w:rsidRPr="00141B59">
          <w:rPr>
            <w:rFonts w:asciiTheme="minorHAnsi" w:hAnsiTheme="minorHAnsi" w:cstheme="minorHAnsi"/>
            <w:i/>
            <w:iCs/>
            <w:rPrChange w:id="953" w:author="Tom Anderson" w:date="2021-07-26T14:53:00Z">
              <w:rPr>
                <w:rFonts w:asciiTheme="minorHAnsi" w:hAnsiTheme="minorHAnsi" w:cstheme="minorHAnsi"/>
              </w:rPr>
            </w:rPrChange>
          </w:rPr>
          <w:t>https://api.ecx2.ecrimex.net/crypto/entry</w:t>
        </w:r>
      </w:ins>
    </w:p>
    <w:p w14:paraId="67981BD1" w14:textId="51700661" w:rsidR="002A7151" w:rsidRDefault="002A7151" w:rsidP="00E54676">
      <w:pPr>
        <w:rPr>
          <w:ins w:id="954" w:author="Tom Anderson" w:date="2021-07-26T14:06:00Z"/>
          <w:rFonts w:asciiTheme="minorHAnsi" w:hAnsiTheme="minorHAnsi" w:cstheme="minorHAnsi"/>
        </w:rPr>
      </w:pPr>
    </w:p>
    <w:p w14:paraId="51B18ED4" w14:textId="66CC9151" w:rsidR="002A7151" w:rsidRDefault="002A7151" w:rsidP="00E54676">
      <w:pPr>
        <w:rPr>
          <w:ins w:id="955" w:author="Tom Anderson" w:date="2021-07-26T14:06:00Z"/>
          <w:rFonts w:asciiTheme="minorHAnsi" w:hAnsiTheme="minorHAnsi" w:cstheme="minorHAnsi"/>
        </w:rPr>
      </w:pPr>
      <w:ins w:id="956" w:author="Tom Anderson" w:date="2021-07-26T14:06:00Z">
        <w:r>
          <w:rPr>
            <w:rFonts w:asciiTheme="minorHAnsi" w:hAnsiTheme="minorHAnsi" w:cstheme="minorHAnsi"/>
          </w:rPr>
          <w:t>Conversion from existing implementations:</w:t>
        </w:r>
      </w:ins>
    </w:p>
    <w:p w14:paraId="50EFC1F1" w14:textId="6D677B42" w:rsidR="002A7151" w:rsidRDefault="002A7151" w:rsidP="002A7151">
      <w:pPr>
        <w:pStyle w:val="ListParagraph"/>
        <w:numPr>
          <w:ilvl w:val="0"/>
          <w:numId w:val="5"/>
        </w:numPr>
        <w:rPr>
          <w:ins w:id="957" w:author="Tom Anderson" w:date="2021-07-26T14:07:00Z"/>
          <w:rFonts w:asciiTheme="minorHAnsi" w:hAnsiTheme="minorHAnsi" w:cstheme="minorHAnsi"/>
        </w:rPr>
      </w:pPr>
      <w:ins w:id="958" w:author="Tom Anderson" w:date="2021-07-26T14:07:00Z">
        <w:r>
          <w:rPr>
            <w:rFonts w:asciiTheme="minorHAnsi" w:hAnsiTheme="minorHAnsi" w:cstheme="minorHAnsi"/>
          </w:rPr>
          <w:t>You must change your Authorization header value from just you</w:t>
        </w:r>
      </w:ins>
      <w:ins w:id="959" w:author="Tom Anderson" w:date="2021-07-26T14:50:00Z">
        <w:r w:rsidR="00141B59">
          <w:rPr>
            <w:rFonts w:asciiTheme="minorHAnsi" w:hAnsiTheme="minorHAnsi" w:cstheme="minorHAnsi"/>
          </w:rPr>
          <w:t>r</w:t>
        </w:r>
      </w:ins>
      <w:ins w:id="960" w:author="Tom Anderson" w:date="2021-07-26T14:07:00Z">
        <w:r>
          <w:rPr>
            <w:rFonts w:asciiTheme="minorHAnsi" w:hAnsiTheme="minorHAnsi" w:cstheme="minorHAnsi"/>
          </w:rPr>
          <w:t xml:space="preserve"> API key by prefixing “Bearer </w:t>
        </w:r>
        <w:proofErr w:type="gramStart"/>
        <w:r>
          <w:rPr>
            <w:rFonts w:asciiTheme="minorHAnsi" w:hAnsiTheme="minorHAnsi" w:cstheme="minorHAnsi"/>
          </w:rPr>
          <w:t>“ to</w:t>
        </w:r>
        <w:proofErr w:type="gramEnd"/>
        <w:r>
          <w:rPr>
            <w:rFonts w:asciiTheme="minorHAnsi" w:hAnsiTheme="minorHAnsi" w:cstheme="minorHAnsi"/>
          </w:rPr>
          <w:t xml:space="preserve"> the value.  </w:t>
        </w:r>
      </w:ins>
      <w:ins w:id="961" w:author="Tom Anderson" w:date="2021-07-26T14:08:00Z">
        <w:r>
          <w:rPr>
            <w:rFonts w:asciiTheme="minorHAnsi" w:hAnsiTheme="minorHAnsi" w:cstheme="minorHAnsi"/>
          </w:rPr>
          <w:t xml:space="preserve">Please note the space after Bearer.  This change is necessary because we’ve fixed the OAuth2 implementation and using a Bearer token is the proper </w:t>
        </w:r>
      </w:ins>
      <w:ins w:id="962" w:author="Tom Anderson" w:date="2021-07-26T14:09:00Z">
        <w:r>
          <w:rPr>
            <w:rFonts w:asciiTheme="minorHAnsi" w:hAnsiTheme="minorHAnsi" w:cstheme="minorHAnsi"/>
          </w:rPr>
          <w:t>standard.</w:t>
        </w:r>
      </w:ins>
    </w:p>
    <w:p w14:paraId="4147DC22" w14:textId="2226EE50" w:rsidR="002A7151" w:rsidRDefault="002A7151" w:rsidP="002A7151">
      <w:pPr>
        <w:pStyle w:val="ListParagraph"/>
        <w:numPr>
          <w:ilvl w:val="1"/>
          <w:numId w:val="5"/>
        </w:numPr>
        <w:rPr>
          <w:ins w:id="963" w:author="Tom Anderson" w:date="2021-07-26T14:09:00Z"/>
          <w:rFonts w:asciiTheme="minorHAnsi" w:hAnsiTheme="minorHAnsi" w:cstheme="minorHAnsi"/>
        </w:rPr>
      </w:pPr>
      <w:ins w:id="964" w:author="Tom Anderson" w:date="2021-07-26T14:07:00Z">
        <w:r>
          <w:rPr>
            <w:rFonts w:asciiTheme="minorHAnsi" w:hAnsiTheme="minorHAnsi" w:cstheme="minorHAnsi"/>
          </w:rPr>
          <w:t xml:space="preserve">Authorization: Bearer </w:t>
        </w:r>
      </w:ins>
      <w:ins w:id="965" w:author="Tom Anderson" w:date="2021-07-26T14:08:00Z">
        <w:r>
          <w:rPr>
            <w:rFonts w:asciiTheme="minorHAnsi" w:hAnsiTheme="minorHAnsi" w:cstheme="minorHAnsi"/>
          </w:rPr>
          <w:t>1234567890abcdef1234567890abcdef</w:t>
        </w:r>
      </w:ins>
    </w:p>
    <w:p w14:paraId="4A914496" w14:textId="23EEF4ED" w:rsidR="002A7151" w:rsidRDefault="004B39DD" w:rsidP="002A7151">
      <w:pPr>
        <w:pStyle w:val="ListParagraph"/>
        <w:numPr>
          <w:ilvl w:val="0"/>
          <w:numId w:val="5"/>
        </w:numPr>
        <w:rPr>
          <w:ins w:id="966" w:author="Tom Anderson" w:date="2021-07-26T14:21:00Z"/>
          <w:rFonts w:asciiTheme="minorHAnsi" w:hAnsiTheme="minorHAnsi" w:cstheme="minorHAnsi"/>
        </w:rPr>
      </w:pPr>
      <w:ins w:id="967" w:author="Tom Anderson" w:date="2021-07-26T14:17:00Z">
        <w:r>
          <w:rPr>
            <w:rFonts w:asciiTheme="minorHAnsi" w:hAnsiTheme="minorHAnsi" w:cstheme="minorHAnsi"/>
          </w:rPr>
          <w:t xml:space="preserve">The </w:t>
        </w:r>
      </w:ins>
      <w:ins w:id="968" w:author="Tom Anderson" w:date="2021-07-26T14:20:00Z">
        <w:r>
          <w:rPr>
            <w:rFonts w:asciiTheme="minorHAnsi" w:hAnsiTheme="minorHAnsi" w:cstheme="minorHAnsi"/>
          </w:rPr>
          <w:t xml:space="preserve">Price field has been changed from a string to a number.  </w:t>
        </w:r>
      </w:ins>
      <w:ins w:id="969" w:author="Tom Anderson" w:date="2021-07-26T14:21:00Z">
        <w:r>
          <w:rPr>
            <w:rFonts w:asciiTheme="minorHAnsi" w:hAnsiTheme="minorHAnsi" w:cstheme="minorHAnsi"/>
          </w:rPr>
          <w:t xml:space="preserve">Enter values in this field in the native value of the Crypto currency for the record.  If you want to add values in USD or </w:t>
        </w:r>
        <w:proofErr w:type="gramStart"/>
        <w:r>
          <w:rPr>
            <w:rFonts w:asciiTheme="minorHAnsi" w:hAnsiTheme="minorHAnsi" w:cstheme="minorHAnsi"/>
          </w:rPr>
          <w:t>EUR</w:t>
        </w:r>
        <w:proofErr w:type="gramEnd"/>
        <w:r>
          <w:rPr>
            <w:rFonts w:asciiTheme="minorHAnsi" w:hAnsiTheme="minorHAnsi" w:cstheme="minorHAnsi"/>
          </w:rPr>
          <w:t xml:space="preserve"> then do that in a note.</w:t>
        </w:r>
      </w:ins>
    </w:p>
    <w:p w14:paraId="2136DDC0" w14:textId="1B305A3E" w:rsidR="004B39DD" w:rsidRDefault="004B39DD" w:rsidP="002A7151">
      <w:pPr>
        <w:pStyle w:val="ListParagraph"/>
        <w:numPr>
          <w:ilvl w:val="0"/>
          <w:numId w:val="5"/>
        </w:numPr>
        <w:rPr>
          <w:ins w:id="970" w:author="Tom Anderson" w:date="2021-07-26T14:22:00Z"/>
          <w:rFonts w:asciiTheme="minorHAnsi" w:hAnsiTheme="minorHAnsi" w:cstheme="minorHAnsi"/>
        </w:rPr>
      </w:pPr>
      <w:ins w:id="971" w:author="Tom Anderson" w:date="2021-07-26T14:21:00Z">
        <w:r>
          <w:rPr>
            <w:rFonts w:asciiTheme="minorHAnsi" w:hAnsiTheme="minorHAnsi" w:cstheme="minorHAnsi"/>
          </w:rPr>
          <w:t>Crime Category is now limited</w:t>
        </w:r>
      </w:ins>
      <w:ins w:id="972" w:author="Tom Anderson" w:date="2021-07-26T14:22:00Z">
        <w:r>
          <w:rPr>
            <w:rFonts w:asciiTheme="minorHAnsi" w:hAnsiTheme="minorHAnsi" w:cstheme="minorHAnsi"/>
          </w:rPr>
          <w:t xml:space="preserve"> to the following values</w:t>
        </w:r>
      </w:ins>
    </w:p>
    <w:p w14:paraId="24A9151E" w14:textId="6BE47113" w:rsidR="004B39DD" w:rsidRPr="004B39DD" w:rsidRDefault="004B39DD" w:rsidP="004B39DD">
      <w:pPr>
        <w:pStyle w:val="ListParagraph"/>
        <w:numPr>
          <w:ilvl w:val="1"/>
          <w:numId w:val="5"/>
        </w:numPr>
        <w:rPr>
          <w:ins w:id="973" w:author="Tom Anderson" w:date="2021-07-26T14:23:00Z"/>
          <w:rFonts w:asciiTheme="minorHAnsi" w:hAnsiTheme="minorHAnsi" w:cstheme="minorHAnsi"/>
        </w:rPr>
      </w:pPr>
      <w:ins w:id="974" w:author="Tom Anderson" w:date="2021-07-26T14:23:00Z">
        <w:r>
          <w:rPr>
            <w:rFonts w:asciiTheme="minorHAnsi" w:hAnsiTheme="minorHAnsi" w:cstheme="minorHAnsi"/>
          </w:rPr>
          <w:t>(empty</w:t>
        </w:r>
      </w:ins>
      <w:ins w:id="975" w:author="Tom Anderson" w:date="2021-07-26T15:30:00Z">
        <w:r w:rsidR="005476E1">
          <w:rPr>
            <w:rFonts w:asciiTheme="minorHAnsi" w:hAnsiTheme="minorHAnsi" w:cstheme="minorHAnsi"/>
          </w:rPr>
          <w:t>/null</w:t>
        </w:r>
      </w:ins>
      <w:ins w:id="976" w:author="Tom Anderson" w:date="2021-07-26T14:23:00Z">
        <w:r>
          <w:rPr>
            <w:rFonts w:asciiTheme="minorHAnsi" w:hAnsiTheme="minorHAnsi" w:cstheme="minorHAnsi"/>
          </w:rPr>
          <w:t>)</w:t>
        </w:r>
      </w:ins>
    </w:p>
    <w:p w14:paraId="059BF10D" w14:textId="77777777" w:rsidR="004B39DD" w:rsidRPr="004B39DD" w:rsidRDefault="004B39DD" w:rsidP="004B39DD">
      <w:pPr>
        <w:pStyle w:val="ListParagraph"/>
        <w:numPr>
          <w:ilvl w:val="1"/>
          <w:numId w:val="5"/>
        </w:numPr>
        <w:rPr>
          <w:ins w:id="977" w:author="Tom Anderson" w:date="2021-07-26T14:23:00Z"/>
          <w:rFonts w:asciiTheme="minorHAnsi" w:hAnsiTheme="minorHAnsi" w:cstheme="minorHAnsi"/>
        </w:rPr>
      </w:pPr>
      <w:ins w:id="978" w:author="Tom Anderson" w:date="2021-07-26T14:23:00Z">
        <w:r w:rsidRPr="004B39DD">
          <w:rPr>
            <w:rFonts w:asciiTheme="minorHAnsi" w:hAnsiTheme="minorHAnsi" w:cstheme="minorHAnsi"/>
          </w:rPr>
          <w:t>blackmail</w:t>
        </w:r>
      </w:ins>
    </w:p>
    <w:p w14:paraId="4A7B2855" w14:textId="77777777" w:rsidR="004B39DD" w:rsidRPr="004B39DD" w:rsidRDefault="004B39DD" w:rsidP="004B39DD">
      <w:pPr>
        <w:pStyle w:val="ListParagraph"/>
        <w:numPr>
          <w:ilvl w:val="1"/>
          <w:numId w:val="5"/>
        </w:numPr>
        <w:rPr>
          <w:ins w:id="979" w:author="Tom Anderson" w:date="2021-07-26T14:23:00Z"/>
          <w:rFonts w:asciiTheme="minorHAnsi" w:hAnsiTheme="minorHAnsi" w:cstheme="minorHAnsi"/>
        </w:rPr>
      </w:pPr>
      <w:ins w:id="980" w:author="Tom Anderson" w:date="2021-07-26T14:23:00Z">
        <w:r w:rsidRPr="004B39DD">
          <w:rPr>
            <w:rFonts w:asciiTheme="minorHAnsi" w:hAnsiTheme="minorHAnsi" w:cstheme="minorHAnsi"/>
          </w:rPr>
          <w:t>crypto generator</w:t>
        </w:r>
      </w:ins>
    </w:p>
    <w:p w14:paraId="71C72FF3" w14:textId="77777777" w:rsidR="004B39DD" w:rsidRPr="004B39DD" w:rsidRDefault="004B39DD" w:rsidP="004B39DD">
      <w:pPr>
        <w:pStyle w:val="ListParagraph"/>
        <w:numPr>
          <w:ilvl w:val="1"/>
          <w:numId w:val="5"/>
        </w:numPr>
        <w:rPr>
          <w:ins w:id="981" w:author="Tom Anderson" w:date="2021-07-26T14:23:00Z"/>
          <w:rFonts w:asciiTheme="minorHAnsi" w:hAnsiTheme="minorHAnsi" w:cstheme="minorHAnsi"/>
        </w:rPr>
      </w:pPr>
      <w:ins w:id="982" w:author="Tom Anderson" w:date="2021-07-26T14:23:00Z">
        <w:r w:rsidRPr="004B39DD">
          <w:rPr>
            <w:rFonts w:asciiTheme="minorHAnsi" w:hAnsiTheme="minorHAnsi" w:cstheme="minorHAnsi"/>
          </w:rPr>
          <w:t>darknet market</w:t>
        </w:r>
      </w:ins>
    </w:p>
    <w:p w14:paraId="01876CC6" w14:textId="77777777" w:rsidR="004B39DD" w:rsidRPr="004B39DD" w:rsidRDefault="004B39DD" w:rsidP="004B39DD">
      <w:pPr>
        <w:pStyle w:val="ListParagraph"/>
        <w:numPr>
          <w:ilvl w:val="1"/>
          <w:numId w:val="5"/>
        </w:numPr>
        <w:rPr>
          <w:ins w:id="983" w:author="Tom Anderson" w:date="2021-07-26T14:23:00Z"/>
          <w:rFonts w:asciiTheme="minorHAnsi" w:hAnsiTheme="minorHAnsi" w:cstheme="minorHAnsi"/>
        </w:rPr>
      </w:pPr>
      <w:ins w:id="984" w:author="Tom Anderson" w:date="2021-07-26T14:23:00Z">
        <w:r w:rsidRPr="004B39DD">
          <w:rPr>
            <w:rFonts w:asciiTheme="minorHAnsi" w:hAnsiTheme="minorHAnsi" w:cstheme="minorHAnsi"/>
          </w:rPr>
          <w:t>extortion</w:t>
        </w:r>
      </w:ins>
    </w:p>
    <w:p w14:paraId="4364A632" w14:textId="77777777" w:rsidR="004B39DD" w:rsidRPr="004B39DD" w:rsidRDefault="004B39DD" w:rsidP="004B39DD">
      <w:pPr>
        <w:pStyle w:val="ListParagraph"/>
        <w:numPr>
          <w:ilvl w:val="1"/>
          <w:numId w:val="5"/>
        </w:numPr>
        <w:rPr>
          <w:ins w:id="985" w:author="Tom Anderson" w:date="2021-07-26T14:23:00Z"/>
          <w:rFonts w:asciiTheme="minorHAnsi" w:hAnsiTheme="minorHAnsi" w:cstheme="minorHAnsi"/>
        </w:rPr>
      </w:pPr>
      <w:ins w:id="986" w:author="Tom Anderson" w:date="2021-07-26T14:23:00Z">
        <w:r w:rsidRPr="004B39DD">
          <w:rPr>
            <w:rFonts w:asciiTheme="minorHAnsi" w:hAnsiTheme="minorHAnsi" w:cstheme="minorHAnsi"/>
          </w:rPr>
          <w:t>illicit account</w:t>
        </w:r>
      </w:ins>
    </w:p>
    <w:p w14:paraId="0748A3D6" w14:textId="77777777" w:rsidR="004B39DD" w:rsidRPr="004B39DD" w:rsidRDefault="004B39DD" w:rsidP="004B39DD">
      <w:pPr>
        <w:pStyle w:val="ListParagraph"/>
        <w:numPr>
          <w:ilvl w:val="1"/>
          <w:numId w:val="5"/>
        </w:numPr>
        <w:rPr>
          <w:ins w:id="987" w:author="Tom Anderson" w:date="2021-07-26T14:23:00Z"/>
          <w:rFonts w:asciiTheme="minorHAnsi" w:hAnsiTheme="minorHAnsi" w:cstheme="minorHAnsi"/>
        </w:rPr>
      </w:pPr>
      <w:ins w:id="988" w:author="Tom Anderson" w:date="2021-07-26T14:23:00Z">
        <w:r w:rsidRPr="004B39DD">
          <w:rPr>
            <w:rFonts w:asciiTheme="minorHAnsi" w:hAnsiTheme="minorHAnsi" w:cstheme="minorHAnsi"/>
          </w:rPr>
          <w:t>other</w:t>
        </w:r>
      </w:ins>
    </w:p>
    <w:p w14:paraId="08C1F541" w14:textId="77777777" w:rsidR="004B39DD" w:rsidRPr="004B39DD" w:rsidRDefault="004B39DD" w:rsidP="004B39DD">
      <w:pPr>
        <w:pStyle w:val="ListParagraph"/>
        <w:numPr>
          <w:ilvl w:val="1"/>
          <w:numId w:val="5"/>
        </w:numPr>
        <w:rPr>
          <w:ins w:id="989" w:author="Tom Anderson" w:date="2021-07-26T14:23:00Z"/>
          <w:rFonts w:asciiTheme="minorHAnsi" w:hAnsiTheme="minorHAnsi" w:cstheme="minorHAnsi"/>
        </w:rPr>
      </w:pPr>
      <w:ins w:id="990" w:author="Tom Anderson" w:date="2021-07-26T14:23:00Z">
        <w:r w:rsidRPr="004B39DD">
          <w:rPr>
            <w:rFonts w:asciiTheme="minorHAnsi" w:hAnsiTheme="minorHAnsi" w:cstheme="minorHAnsi"/>
          </w:rPr>
          <w:t>ransomware</w:t>
        </w:r>
      </w:ins>
    </w:p>
    <w:p w14:paraId="13EA6E0C" w14:textId="77777777" w:rsidR="004B39DD" w:rsidRPr="004B39DD" w:rsidRDefault="004B39DD" w:rsidP="004B39DD">
      <w:pPr>
        <w:pStyle w:val="ListParagraph"/>
        <w:numPr>
          <w:ilvl w:val="1"/>
          <w:numId w:val="5"/>
        </w:numPr>
        <w:rPr>
          <w:ins w:id="991" w:author="Tom Anderson" w:date="2021-07-26T14:23:00Z"/>
          <w:rFonts w:asciiTheme="minorHAnsi" w:hAnsiTheme="minorHAnsi" w:cstheme="minorHAnsi"/>
        </w:rPr>
      </w:pPr>
      <w:ins w:id="992" w:author="Tom Anderson" w:date="2021-07-26T14:23:00Z">
        <w:r w:rsidRPr="004B39DD">
          <w:rPr>
            <w:rFonts w:asciiTheme="minorHAnsi" w:hAnsiTheme="minorHAnsi" w:cstheme="minorHAnsi"/>
          </w:rPr>
          <w:t>scam</w:t>
        </w:r>
      </w:ins>
    </w:p>
    <w:p w14:paraId="2902B70B" w14:textId="09BBC779" w:rsidR="004B39DD" w:rsidRDefault="004B39DD" w:rsidP="004B39DD">
      <w:pPr>
        <w:pStyle w:val="ListParagraph"/>
        <w:numPr>
          <w:ilvl w:val="1"/>
          <w:numId w:val="5"/>
        </w:numPr>
        <w:rPr>
          <w:ins w:id="993" w:author="Tom Anderson" w:date="2021-07-26T14:24:00Z"/>
          <w:rFonts w:asciiTheme="minorHAnsi" w:hAnsiTheme="minorHAnsi" w:cstheme="minorHAnsi"/>
        </w:rPr>
      </w:pPr>
      <w:ins w:id="994" w:author="Tom Anderson" w:date="2021-07-26T14:23:00Z">
        <w:r w:rsidRPr="004B39DD">
          <w:rPr>
            <w:rFonts w:asciiTheme="minorHAnsi" w:hAnsiTheme="minorHAnsi" w:cstheme="minorHAnsi"/>
          </w:rPr>
          <w:t>tumbler</w:t>
        </w:r>
      </w:ins>
    </w:p>
    <w:p w14:paraId="03E021DC" w14:textId="4D5E087A" w:rsidR="004B39DD" w:rsidRPr="002A7151" w:rsidDel="00141B59" w:rsidRDefault="004B39DD" w:rsidP="004B39DD">
      <w:pPr>
        <w:pStyle w:val="ListParagraph"/>
        <w:numPr>
          <w:ilvl w:val="0"/>
          <w:numId w:val="5"/>
        </w:numPr>
        <w:rPr>
          <w:del w:id="995" w:author="Tom Anderson" w:date="2021-07-26T14:51:00Z"/>
          <w:rFonts w:asciiTheme="minorHAnsi" w:hAnsiTheme="minorHAnsi" w:cstheme="minorHAnsi"/>
          <w:rPrChange w:id="996" w:author="Tom Anderson" w:date="2021-07-26T14:07:00Z">
            <w:rPr>
              <w:del w:id="997" w:author="Tom Anderson" w:date="2021-07-26T14:51:00Z"/>
            </w:rPr>
          </w:rPrChange>
        </w:rPr>
        <w:pPrChange w:id="998" w:author="Tom Anderson" w:date="2021-07-26T14:24:00Z">
          <w:pPr/>
        </w:pPrChange>
      </w:pPr>
      <w:ins w:id="999" w:author="Tom Anderson" w:date="2021-07-26T14:24:00Z">
        <w:r>
          <w:rPr>
            <w:rFonts w:asciiTheme="minorHAnsi" w:hAnsiTheme="minorHAnsi" w:cstheme="minorHAnsi"/>
          </w:rPr>
          <w:t>Address can be used multiple times</w:t>
        </w:r>
      </w:ins>
      <w:ins w:id="1000" w:author="Tom Anderson" w:date="2021-07-26T15:30:00Z">
        <w:r w:rsidR="005476E1">
          <w:rPr>
            <w:rFonts w:asciiTheme="minorHAnsi" w:hAnsiTheme="minorHAnsi" w:cstheme="minorHAnsi"/>
          </w:rPr>
          <w:t xml:space="preserve"> across entries</w:t>
        </w:r>
      </w:ins>
      <w:ins w:id="1001" w:author="Tom Anderson" w:date="2021-07-26T14:24:00Z">
        <w:r>
          <w:rPr>
            <w:rFonts w:asciiTheme="minorHAnsi" w:hAnsiTheme="minorHAnsi" w:cstheme="minorHAnsi"/>
          </w:rPr>
          <w:t>.  Because the same address can be used in multiple sch</w:t>
        </w:r>
      </w:ins>
      <w:ins w:id="1002" w:author="Tom Anderson" w:date="2021-07-26T15:30:00Z">
        <w:r w:rsidR="005476E1">
          <w:rPr>
            <w:rFonts w:asciiTheme="minorHAnsi" w:hAnsiTheme="minorHAnsi" w:cstheme="minorHAnsi"/>
          </w:rPr>
          <w:t>e</w:t>
        </w:r>
      </w:ins>
      <w:ins w:id="1003" w:author="Tom Anderson" w:date="2021-07-26T14:24:00Z">
        <w:r>
          <w:rPr>
            <w:rFonts w:asciiTheme="minorHAnsi" w:hAnsiTheme="minorHAnsi" w:cstheme="minorHAnsi"/>
          </w:rPr>
          <w:t>m</w:t>
        </w:r>
      </w:ins>
      <w:ins w:id="1004" w:author="Tom Anderson" w:date="2021-07-26T15:30:00Z">
        <w:r w:rsidR="005476E1">
          <w:rPr>
            <w:rFonts w:asciiTheme="minorHAnsi" w:hAnsiTheme="minorHAnsi" w:cstheme="minorHAnsi"/>
          </w:rPr>
          <w:t>e</w:t>
        </w:r>
      </w:ins>
      <w:ins w:id="1005" w:author="Tom Anderson" w:date="2021-07-26T14:24:00Z">
        <w:r>
          <w:rPr>
            <w:rFonts w:asciiTheme="minorHAnsi" w:hAnsiTheme="minorHAnsi" w:cstheme="minorHAnsi"/>
          </w:rPr>
          <w:t>s</w:t>
        </w:r>
      </w:ins>
      <w:ins w:id="1006" w:author="Tom Anderson" w:date="2021-07-26T15:31:00Z">
        <w:r w:rsidR="005476E1">
          <w:rPr>
            <w:rFonts w:asciiTheme="minorHAnsi" w:hAnsiTheme="minorHAnsi" w:cstheme="minorHAnsi"/>
          </w:rPr>
          <w:t>,</w:t>
        </w:r>
      </w:ins>
      <w:ins w:id="1007" w:author="Tom Anderson" w:date="2021-07-26T14:24:00Z">
        <w:r>
          <w:rPr>
            <w:rFonts w:asciiTheme="minorHAnsi" w:hAnsiTheme="minorHAnsi" w:cstheme="minorHAnsi"/>
          </w:rPr>
          <w:t xml:space="preserve"> we allow duplicate address entries.  Unlike</w:t>
        </w:r>
      </w:ins>
      <w:ins w:id="1008" w:author="Tom Anderson" w:date="2021-07-26T14:25:00Z">
        <w:r>
          <w:rPr>
            <w:rFonts w:asciiTheme="minorHAnsi" w:hAnsiTheme="minorHAnsi" w:cstheme="minorHAnsi"/>
          </w:rPr>
          <w:t xml:space="preserve"> the Phish module, which does not allow the same URL more than once, Crypto allows multiple entries with the same address.</w:t>
        </w:r>
      </w:ins>
    </w:p>
    <w:p w14:paraId="17BBA70B" w14:textId="63374B70" w:rsidR="00E54676" w:rsidRPr="00141B59" w:rsidRDefault="00E54676" w:rsidP="00141B59">
      <w:pPr>
        <w:pStyle w:val="ListParagraph"/>
        <w:numPr>
          <w:ilvl w:val="0"/>
          <w:numId w:val="5"/>
        </w:numPr>
        <w:rPr>
          <w:rFonts w:asciiTheme="minorHAnsi" w:hAnsiTheme="minorHAnsi" w:cstheme="minorHAnsi"/>
          <w:rPrChange w:id="1009" w:author="Tom Anderson" w:date="2021-07-26T14:51:00Z">
            <w:rPr/>
          </w:rPrChange>
        </w:rPr>
        <w:pPrChange w:id="1010" w:author="Tom Anderson" w:date="2021-07-26T14:51:00Z">
          <w:pPr>
            <w:tabs>
              <w:tab w:val="left" w:pos="1875"/>
            </w:tabs>
          </w:pPr>
        </w:pPrChange>
      </w:pPr>
    </w:p>
    <w:p w14:paraId="58E9C812" w14:textId="2A3BD406" w:rsidR="00E54676" w:rsidDel="00141B59" w:rsidRDefault="00703394" w:rsidP="00141B59">
      <w:pPr>
        <w:rPr>
          <w:del w:id="1011" w:author="Tom Anderson" w:date="2021-07-26T14:51:00Z"/>
          <w:highlight w:val="yellow"/>
        </w:rPr>
      </w:pPr>
      <w:del w:id="1012" w:author="Tom Anderson" w:date="2021-07-26T14:51:00Z">
        <w:r w:rsidRPr="00141B59" w:rsidDel="00141B59">
          <w:rPr>
            <w:highlight w:val="yellow"/>
            <w:rPrChange w:id="1013" w:author="Tom Anderson" w:date="2021-07-26T14:51:00Z">
              <w:rPr>
                <w:highlight w:val="yellow"/>
              </w:rPr>
            </w:rPrChange>
          </w:rPr>
          <w:delText>[Note in this section:</w:delText>
        </w:r>
      </w:del>
    </w:p>
    <w:p w14:paraId="5441A440" w14:textId="7546FC52" w:rsidR="00141B59" w:rsidRDefault="00141B59" w:rsidP="00141B59">
      <w:pPr>
        <w:rPr>
          <w:ins w:id="1014" w:author="Tom Anderson" w:date="2021-07-26T14:52:00Z"/>
          <w:highlight w:val="yellow"/>
        </w:rPr>
      </w:pPr>
    </w:p>
    <w:p w14:paraId="3F4AC429" w14:textId="496A8202" w:rsidR="00141B59" w:rsidRPr="003359AD" w:rsidRDefault="00141B59" w:rsidP="00141B59">
      <w:pPr>
        <w:pStyle w:val="Heading1"/>
        <w:rPr>
          <w:ins w:id="1015" w:author="Tom Anderson" w:date="2021-07-26T14:52:00Z"/>
          <w:rPrChange w:id="1016" w:author="Tom Anderson" w:date="2021-07-26T15:02:00Z">
            <w:rPr>
              <w:ins w:id="1017" w:author="Tom Anderson" w:date="2021-07-26T14:52:00Z"/>
              <w:highlight w:val="yellow"/>
            </w:rPr>
          </w:rPrChange>
        </w:rPr>
        <w:pPrChange w:id="1018" w:author="Tom Anderson" w:date="2021-07-26T14:52:00Z">
          <w:pPr/>
        </w:pPrChange>
      </w:pPr>
      <w:ins w:id="1019" w:author="Tom Anderson" w:date="2021-07-26T14:52:00Z">
        <w:r w:rsidRPr="003359AD">
          <w:rPr>
            <w:rPrChange w:id="1020" w:author="Tom Anderson" w:date="2021-07-26T15:02:00Z">
              <w:rPr>
                <w:highlight w:val="yellow"/>
              </w:rPr>
            </w:rPrChange>
          </w:rPr>
          <w:t>Querying the Crypto Module</w:t>
        </w:r>
      </w:ins>
    </w:p>
    <w:p w14:paraId="725ADD95" w14:textId="667C2131" w:rsidR="00703394" w:rsidRPr="003359AD" w:rsidDel="00141B59" w:rsidRDefault="00141B59" w:rsidP="00141B59">
      <w:pPr>
        <w:rPr>
          <w:del w:id="1021" w:author="Tom Anderson" w:date="2021-07-26T14:51:00Z"/>
          <w:rPrChange w:id="1022" w:author="Tom Anderson" w:date="2021-07-26T15:02:00Z">
            <w:rPr>
              <w:del w:id="1023" w:author="Tom Anderson" w:date="2021-07-26T14:51:00Z"/>
              <w:highlight w:val="yellow"/>
            </w:rPr>
          </w:rPrChange>
        </w:rPr>
      </w:pPr>
      <w:ins w:id="1024" w:author="Tom Anderson" w:date="2021-07-26T14:52:00Z">
        <w:r w:rsidRPr="003359AD">
          <w:rPr>
            <w:rPrChange w:id="1025" w:author="Tom Anderson" w:date="2021-07-26T15:02:00Z">
              <w:rPr>
                <w:highlight w:val="yellow"/>
              </w:rPr>
            </w:rPrChange>
          </w:rPr>
          <w:t>You may use any</w:t>
        </w:r>
      </w:ins>
      <w:ins w:id="1026" w:author="Tom Anderson" w:date="2021-07-26T14:53:00Z">
        <w:r w:rsidRPr="003359AD">
          <w:rPr>
            <w:rPrChange w:id="1027" w:author="Tom Anderson" w:date="2021-07-26T15:02:00Z">
              <w:rPr>
                <w:highlight w:val="yellow"/>
              </w:rPr>
            </w:rPrChange>
          </w:rPr>
          <w:t xml:space="preserve"> combination of the following fields to perform a GET query against the Crypto module.</w:t>
        </w:r>
      </w:ins>
      <w:del w:id="1028" w:author="Tom Anderson" w:date="2021-07-26T14:51:00Z">
        <w:r w:rsidR="00703394" w:rsidRPr="003359AD" w:rsidDel="00141B59">
          <w:rPr>
            <w:rPrChange w:id="1029" w:author="Tom Anderson" w:date="2021-07-26T15:02:00Z">
              <w:rPr>
                <w:highlight w:val="yellow"/>
              </w:rPr>
            </w:rPrChange>
          </w:rPr>
          <w:delText>Price field is numeric.  Please add prices in crypto.  If you want to add values in US$ or Euros or whatever, do that in a NOTE.</w:delText>
        </w:r>
      </w:del>
    </w:p>
    <w:p w14:paraId="431244AC" w14:textId="2EE140B2" w:rsidR="00141B59" w:rsidRPr="003359AD" w:rsidRDefault="00141B59" w:rsidP="00141B59">
      <w:pPr>
        <w:rPr>
          <w:ins w:id="1030" w:author="Tom Anderson" w:date="2021-07-26T14:54:00Z"/>
          <w:rPrChange w:id="1031" w:author="Tom Anderson" w:date="2021-07-26T15:02:00Z">
            <w:rPr>
              <w:ins w:id="1032" w:author="Tom Anderson" w:date="2021-07-26T14:54:00Z"/>
              <w:highlight w:val="yellow"/>
            </w:rPr>
          </w:rPrChange>
        </w:rPr>
      </w:pPr>
    </w:p>
    <w:p w14:paraId="127BA7B6" w14:textId="6FAC211F" w:rsidR="00141B59" w:rsidRDefault="00141B59" w:rsidP="00141B59">
      <w:pPr>
        <w:rPr>
          <w:ins w:id="1033" w:author="Tom Anderson" w:date="2021-07-26T15:08:00Z"/>
        </w:rPr>
      </w:pPr>
    </w:p>
    <w:p w14:paraId="397FA3E3" w14:textId="7A182BD0" w:rsidR="003359AD" w:rsidRDefault="003359AD" w:rsidP="00141B59">
      <w:pPr>
        <w:rPr>
          <w:ins w:id="1034" w:author="Tom Anderson" w:date="2021-07-26T15:09:00Z"/>
        </w:rPr>
      </w:pPr>
      <w:ins w:id="1035" w:author="Tom Anderson" w:date="2021-07-26T15:08:00Z">
        <w:r>
          <w:t>String Field</w:t>
        </w:r>
      </w:ins>
      <w:ins w:id="1036" w:author="Tom Anderson" w:date="2021-07-26T15:09:00Z">
        <w:r>
          <w:t>s</w:t>
        </w:r>
      </w:ins>
    </w:p>
    <w:p w14:paraId="0C55D70E" w14:textId="02D7E6BF" w:rsidR="003359AD" w:rsidRDefault="003359AD" w:rsidP="003359AD">
      <w:pPr>
        <w:pStyle w:val="ListParagraph"/>
        <w:numPr>
          <w:ilvl w:val="0"/>
          <w:numId w:val="5"/>
        </w:numPr>
        <w:rPr>
          <w:ins w:id="1037" w:author="Tom Anderson" w:date="2021-07-26T15:20:00Z"/>
        </w:rPr>
      </w:pPr>
      <w:ins w:id="1038" w:author="Tom Anderson" w:date="2021-07-26T15:09:00Z">
        <w:r>
          <w:t>currency – The crypto currency the entry is valued in</w:t>
        </w:r>
      </w:ins>
    </w:p>
    <w:p w14:paraId="41FE6121" w14:textId="5BD839BD" w:rsidR="005476E1" w:rsidRDefault="005476E1" w:rsidP="003359AD">
      <w:pPr>
        <w:pStyle w:val="ListParagraph"/>
        <w:numPr>
          <w:ilvl w:val="0"/>
          <w:numId w:val="5"/>
        </w:numPr>
        <w:rPr>
          <w:ins w:id="1039" w:author="Tom Anderson" w:date="2021-07-26T15:22:00Z"/>
        </w:rPr>
      </w:pPr>
      <w:ins w:id="1040" w:author="Tom Anderson" w:date="2021-07-26T15:21:00Z">
        <w:r>
          <w:t xml:space="preserve">source – Where the entry was found </w:t>
        </w:r>
        <w:proofErr w:type="gramStart"/>
        <w:r>
          <w:t>e.g.</w:t>
        </w:r>
        <w:proofErr w:type="gramEnd"/>
        <w:r>
          <w:t xml:space="preserve"> </w:t>
        </w:r>
      </w:ins>
      <w:ins w:id="1041" w:author="Tom Anderson" w:date="2021-07-26T15:22:00Z">
        <w:r>
          <w:t>bitcoinabuse.com</w:t>
        </w:r>
      </w:ins>
    </w:p>
    <w:p w14:paraId="112BFE20" w14:textId="3FEF53C8" w:rsidR="005476E1" w:rsidRDefault="005476E1" w:rsidP="003359AD">
      <w:pPr>
        <w:pStyle w:val="ListParagraph"/>
        <w:numPr>
          <w:ilvl w:val="0"/>
          <w:numId w:val="5"/>
        </w:numPr>
        <w:rPr>
          <w:ins w:id="1042" w:author="Tom Anderson" w:date="2021-07-26T15:21:00Z"/>
        </w:rPr>
      </w:pPr>
      <w:ins w:id="1043" w:author="Tom Anderson" w:date="2021-07-26T15:22:00Z">
        <w:r>
          <w:t>procedure – One of automated or manual</w:t>
        </w:r>
      </w:ins>
    </w:p>
    <w:p w14:paraId="7F45E8B9" w14:textId="6DB48926" w:rsidR="003359AD" w:rsidRDefault="003359AD" w:rsidP="003359AD">
      <w:pPr>
        <w:pStyle w:val="ListParagraph"/>
        <w:numPr>
          <w:ilvl w:val="0"/>
          <w:numId w:val="5"/>
        </w:numPr>
        <w:rPr>
          <w:ins w:id="1044" w:author="Tom Anderson" w:date="2021-07-26T15:10:00Z"/>
        </w:rPr>
      </w:pPr>
      <w:ins w:id="1045" w:author="Tom Anderson" w:date="2021-07-26T15:09:00Z">
        <w:r>
          <w:t>address – The wallet addres</w:t>
        </w:r>
      </w:ins>
      <w:ins w:id="1046" w:author="Tom Anderson" w:date="2021-07-26T15:10:00Z">
        <w:r>
          <w:t>s of the currency</w:t>
        </w:r>
      </w:ins>
    </w:p>
    <w:p w14:paraId="1C94C718" w14:textId="312F68E5" w:rsidR="003359AD" w:rsidRDefault="003359AD" w:rsidP="003359AD">
      <w:pPr>
        <w:pStyle w:val="ListParagraph"/>
        <w:numPr>
          <w:ilvl w:val="0"/>
          <w:numId w:val="5"/>
        </w:numPr>
        <w:rPr>
          <w:ins w:id="1047" w:author="Tom Anderson" w:date="2021-07-26T15:15:00Z"/>
        </w:rPr>
      </w:pPr>
      <w:proofErr w:type="spellStart"/>
      <w:ins w:id="1048" w:author="Tom Anderson" w:date="2021-07-26T15:10:00Z">
        <w:r>
          <w:t>crimeCategory</w:t>
        </w:r>
        <w:proofErr w:type="spellEnd"/>
        <w:r>
          <w:t xml:space="preserve"> – The crime category for th</w:t>
        </w:r>
      </w:ins>
      <w:ins w:id="1049" w:author="Tom Anderson" w:date="2021-07-26T15:16:00Z">
        <w:r w:rsidR="00521167">
          <w:t>e</w:t>
        </w:r>
      </w:ins>
      <w:ins w:id="1050" w:author="Tom Anderson" w:date="2021-07-26T15:10:00Z">
        <w:r>
          <w:t xml:space="preserve"> entry</w:t>
        </w:r>
      </w:ins>
    </w:p>
    <w:p w14:paraId="3D3B2E3F" w14:textId="51ED8483" w:rsidR="00521167" w:rsidRDefault="00521167" w:rsidP="003359AD">
      <w:pPr>
        <w:pStyle w:val="ListParagraph"/>
        <w:numPr>
          <w:ilvl w:val="0"/>
          <w:numId w:val="5"/>
        </w:numPr>
        <w:rPr>
          <w:ins w:id="1051" w:author="Tom Anderson" w:date="2021-07-26T15:09:00Z"/>
        </w:rPr>
      </w:pPr>
      <w:proofErr w:type="spellStart"/>
      <w:ins w:id="1052" w:author="Tom Anderson" w:date="2021-07-26T15:15:00Z">
        <w:r>
          <w:t>actorCategory</w:t>
        </w:r>
        <w:proofErr w:type="spellEnd"/>
        <w:r>
          <w:t xml:space="preserve"> – The actor</w:t>
        </w:r>
      </w:ins>
      <w:ins w:id="1053" w:author="Tom Anderson" w:date="2021-07-26T15:16:00Z">
        <w:r>
          <w:t xml:space="preserve"> category for the entry</w:t>
        </w:r>
      </w:ins>
    </w:p>
    <w:p w14:paraId="0449F11C" w14:textId="640BE3CF" w:rsidR="003359AD" w:rsidRDefault="00521167" w:rsidP="003359AD">
      <w:pPr>
        <w:pStyle w:val="ListParagraph"/>
        <w:numPr>
          <w:ilvl w:val="0"/>
          <w:numId w:val="5"/>
        </w:numPr>
        <w:rPr>
          <w:ins w:id="1054" w:author="Tom Anderson" w:date="2021-07-26T15:11:00Z"/>
        </w:rPr>
      </w:pPr>
      <w:proofErr w:type="spellStart"/>
      <w:ins w:id="1055" w:author="Tom Anderson" w:date="2021-07-26T15:11:00Z">
        <w:r>
          <w:t>siteLink</w:t>
        </w:r>
        <w:proofErr w:type="spellEnd"/>
        <w:r>
          <w:t xml:space="preserve"> – Any URL used in the execution of the entry</w:t>
        </w:r>
      </w:ins>
    </w:p>
    <w:p w14:paraId="372F6C11" w14:textId="617C6080" w:rsidR="00521167" w:rsidRDefault="00521167" w:rsidP="003359AD">
      <w:pPr>
        <w:pStyle w:val="ListParagraph"/>
        <w:numPr>
          <w:ilvl w:val="0"/>
          <w:numId w:val="5"/>
        </w:numPr>
        <w:rPr>
          <w:ins w:id="1056" w:author="Tom Anderson" w:date="2021-07-26T15:08:00Z"/>
        </w:rPr>
        <w:pPrChange w:id="1057" w:author="Tom Anderson" w:date="2021-07-26T15:09:00Z">
          <w:pPr/>
        </w:pPrChange>
      </w:pPr>
      <w:ins w:id="1058" w:author="Tom Anderson" w:date="2021-07-26T15:12:00Z">
        <w:r>
          <w:t>email – Any email address used in the execution of the entry</w:t>
        </w:r>
      </w:ins>
    </w:p>
    <w:p w14:paraId="6F0592F8" w14:textId="77777777" w:rsidR="003359AD" w:rsidRDefault="003359AD" w:rsidP="00141B59">
      <w:pPr>
        <w:rPr>
          <w:ins w:id="1059" w:author="Tom Anderson" w:date="2021-07-26T15:03:00Z"/>
        </w:rPr>
      </w:pPr>
    </w:p>
    <w:p w14:paraId="22CDCE01" w14:textId="64F9AAF1" w:rsidR="003359AD" w:rsidRDefault="003359AD" w:rsidP="00141B59">
      <w:pPr>
        <w:rPr>
          <w:ins w:id="1060" w:author="Tom Anderson" w:date="2021-07-26T15:03:00Z"/>
        </w:rPr>
      </w:pPr>
      <w:ins w:id="1061" w:author="Tom Anderson" w:date="2021-07-26T15:03:00Z">
        <w:r>
          <w:lastRenderedPageBreak/>
          <w:t>Number Fields</w:t>
        </w:r>
      </w:ins>
    </w:p>
    <w:p w14:paraId="591FDE41" w14:textId="0590108E" w:rsidR="003359AD" w:rsidRDefault="003359AD" w:rsidP="003359AD">
      <w:pPr>
        <w:pStyle w:val="ListParagraph"/>
        <w:numPr>
          <w:ilvl w:val="0"/>
          <w:numId w:val="5"/>
        </w:numPr>
        <w:rPr>
          <w:ins w:id="1062" w:author="Tom Anderson" w:date="2021-07-26T15:07:00Z"/>
        </w:rPr>
      </w:pPr>
      <w:ins w:id="1063" w:author="Tom Anderson" w:date="2021-07-26T15:06:00Z">
        <w:r>
          <w:t>id – The internal identifier of the entry.  If you wish to query for records since a specific dat</w:t>
        </w:r>
      </w:ins>
      <w:ins w:id="1064" w:author="Tom Anderson" w:date="2021-07-26T15:07:00Z">
        <w:r>
          <w:t>e use created</w:t>
        </w:r>
      </w:ins>
    </w:p>
    <w:p w14:paraId="02D7CBF7" w14:textId="5D0EB7D1" w:rsidR="003359AD" w:rsidRDefault="003359AD" w:rsidP="003359AD">
      <w:pPr>
        <w:pStyle w:val="ListParagraph"/>
        <w:numPr>
          <w:ilvl w:val="0"/>
          <w:numId w:val="5"/>
        </w:numPr>
        <w:rPr>
          <w:ins w:id="1065" w:author="Tom Anderson" w:date="2021-07-26T15:07:00Z"/>
        </w:rPr>
      </w:pPr>
      <w:ins w:id="1066" w:author="Tom Anderson" w:date="2021-07-26T15:07:00Z">
        <w:r>
          <w:t>price – The price sought in the native currency of the entry</w:t>
        </w:r>
      </w:ins>
    </w:p>
    <w:p w14:paraId="18AEAE30" w14:textId="52DBD4EF" w:rsidR="003359AD" w:rsidRDefault="003359AD" w:rsidP="003359AD">
      <w:pPr>
        <w:pStyle w:val="ListParagraph"/>
        <w:numPr>
          <w:ilvl w:val="0"/>
          <w:numId w:val="5"/>
        </w:numPr>
        <w:rPr>
          <w:ins w:id="1067" w:author="Tom Anderson" w:date="2021-07-26T15:03:00Z"/>
        </w:rPr>
        <w:pPrChange w:id="1068" w:author="Tom Anderson" w:date="2021-07-26T15:03:00Z">
          <w:pPr/>
        </w:pPrChange>
      </w:pPr>
      <w:ins w:id="1069" w:author="Tom Anderson" w:date="2021-07-26T15:07:00Z">
        <w:r>
          <w:t>confidence – The confidence score of the entry</w:t>
        </w:r>
      </w:ins>
    </w:p>
    <w:p w14:paraId="51E22CED" w14:textId="77777777" w:rsidR="003359AD" w:rsidRPr="003359AD" w:rsidRDefault="003359AD" w:rsidP="00141B59">
      <w:pPr>
        <w:rPr>
          <w:ins w:id="1070" w:author="Tom Anderson" w:date="2021-07-26T15:00:00Z"/>
          <w:rPrChange w:id="1071" w:author="Tom Anderson" w:date="2021-07-26T15:02:00Z">
            <w:rPr>
              <w:ins w:id="1072" w:author="Tom Anderson" w:date="2021-07-26T15:00:00Z"/>
              <w:highlight w:val="yellow"/>
            </w:rPr>
          </w:rPrChange>
        </w:rPr>
      </w:pPr>
    </w:p>
    <w:p w14:paraId="55BA389D" w14:textId="641AB55A" w:rsidR="003359AD" w:rsidRPr="00321439" w:rsidRDefault="00141B59" w:rsidP="003359AD">
      <w:pPr>
        <w:rPr>
          <w:ins w:id="1073" w:author="Tom Anderson" w:date="2021-07-26T15:08:00Z"/>
        </w:rPr>
      </w:pPr>
      <w:proofErr w:type="spellStart"/>
      <w:ins w:id="1074" w:author="Tom Anderson" w:date="2021-07-26T14:55:00Z">
        <w:r w:rsidRPr="003359AD">
          <w:rPr>
            <w:rPrChange w:id="1075" w:author="Tom Anderson" w:date="2021-07-26T15:03:00Z">
              <w:rPr>
                <w:highlight w:val="yellow"/>
              </w:rPr>
            </w:rPrChange>
          </w:rPr>
          <w:t>DateTime</w:t>
        </w:r>
        <w:proofErr w:type="spellEnd"/>
        <w:r w:rsidRPr="003359AD">
          <w:rPr>
            <w:rPrChange w:id="1076" w:author="Tom Anderson" w:date="2021-07-26T15:03:00Z">
              <w:rPr>
                <w:highlight w:val="yellow"/>
              </w:rPr>
            </w:rPrChange>
          </w:rPr>
          <w:t xml:space="preserve"> </w:t>
        </w:r>
      </w:ins>
      <w:ins w:id="1077" w:author="Tom Anderson" w:date="2021-07-26T15:00:00Z">
        <w:r w:rsidRPr="003359AD">
          <w:rPr>
            <w:rPrChange w:id="1078" w:author="Tom Anderson" w:date="2021-07-26T15:03:00Z">
              <w:rPr>
                <w:highlight w:val="yellow"/>
              </w:rPr>
            </w:rPrChange>
          </w:rPr>
          <w:t>F</w:t>
        </w:r>
      </w:ins>
      <w:ins w:id="1079" w:author="Tom Anderson" w:date="2021-07-26T14:55:00Z">
        <w:r w:rsidRPr="003359AD">
          <w:rPr>
            <w:rPrChange w:id="1080" w:author="Tom Anderson" w:date="2021-07-26T15:03:00Z">
              <w:rPr>
                <w:highlight w:val="yellow"/>
              </w:rPr>
            </w:rPrChange>
          </w:rPr>
          <w:t>ields</w:t>
        </w:r>
      </w:ins>
      <w:ins w:id="1081" w:author="Tom Anderson" w:date="2021-07-26T15:08:00Z">
        <w:r w:rsidR="003359AD">
          <w:t xml:space="preserve"> -</w:t>
        </w:r>
        <w:r w:rsidR="003359AD" w:rsidRPr="00321439">
          <w:t xml:space="preserve"> may accept a </w:t>
        </w:r>
        <w:proofErr w:type="spellStart"/>
        <w:r w:rsidR="003359AD" w:rsidRPr="00321439">
          <w:t>unix</w:t>
        </w:r>
        <w:proofErr w:type="spellEnd"/>
        <w:r w:rsidR="003359AD" w:rsidRPr="00321439">
          <w:t xml:space="preserve"> timestamp or an ISO 8601 date </w:t>
        </w:r>
        <w:proofErr w:type="gramStart"/>
        <w:r w:rsidR="003359AD" w:rsidRPr="00321439">
          <w:t>e.g.</w:t>
        </w:r>
        <w:proofErr w:type="gramEnd"/>
        <w:r w:rsidR="003359AD" w:rsidRPr="00321439">
          <w:t xml:space="preserve"> </w:t>
        </w:r>
        <w:r w:rsidR="003359AD" w:rsidRPr="003359AD">
          <w:t>2004-02-12T15:19:21+00:00</w:t>
        </w:r>
      </w:ins>
    </w:p>
    <w:p w14:paraId="5DB8B5E5" w14:textId="35F9909A" w:rsidR="00141B59" w:rsidRPr="003359AD" w:rsidRDefault="00141B59" w:rsidP="00141B59">
      <w:pPr>
        <w:pStyle w:val="ListParagraph"/>
        <w:numPr>
          <w:ilvl w:val="0"/>
          <w:numId w:val="7"/>
        </w:numPr>
        <w:rPr>
          <w:ins w:id="1082" w:author="Tom Anderson" w:date="2021-07-26T14:55:00Z"/>
          <w:rPrChange w:id="1083" w:author="Tom Anderson" w:date="2021-07-26T15:03:00Z">
            <w:rPr>
              <w:ins w:id="1084" w:author="Tom Anderson" w:date="2021-07-26T14:55:00Z"/>
              <w:highlight w:val="yellow"/>
            </w:rPr>
          </w:rPrChange>
        </w:rPr>
      </w:pPr>
      <w:ins w:id="1085" w:author="Tom Anderson" w:date="2021-07-26T14:55:00Z">
        <w:r w:rsidRPr="003359AD">
          <w:rPr>
            <w:rPrChange w:id="1086" w:author="Tom Anderson" w:date="2021-07-26T15:03:00Z">
              <w:rPr>
                <w:highlight w:val="yellow"/>
              </w:rPr>
            </w:rPrChange>
          </w:rPr>
          <w:t>timestamp – This is the Date Discovered</w:t>
        </w:r>
      </w:ins>
    </w:p>
    <w:p w14:paraId="422D4068" w14:textId="70F0E4A8" w:rsidR="00141B59" w:rsidRPr="003359AD" w:rsidRDefault="00141B59" w:rsidP="00141B59">
      <w:pPr>
        <w:pStyle w:val="ListParagraph"/>
        <w:numPr>
          <w:ilvl w:val="0"/>
          <w:numId w:val="7"/>
        </w:numPr>
        <w:rPr>
          <w:ins w:id="1087" w:author="Tom Anderson" w:date="2021-07-26T14:56:00Z"/>
          <w:rPrChange w:id="1088" w:author="Tom Anderson" w:date="2021-07-26T15:02:00Z">
            <w:rPr>
              <w:ins w:id="1089" w:author="Tom Anderson" w:date="2021-07-26T14:56:00Z"/>
              <w:highlight w:val="yellow"/>
            </w:rPr>
          </w:rPrChange>
        </w:rPr>
      </w:pPr>
      <w:ins w:id="1090" w:author="Tom Anderson" w:date="2021-07-26T14:55:00Z">
        <w:r w:rsidRPr="003359AD">
          <w:rPr>
            <w:rPrChange w:id="1091" w:author="Tom Anderson" w:date="2021-07-26T15:02:00Z">
              <w:rPr>
                <w:highlight w:val="yellow"/>
              </w:rPr>
            </w:rPrChange>
          </w:rPr>
          <w:t>created</w:t>
        </w:r>
      </w:ins>
      <w:ins w:id="1092" w:author="Tom Anderson" w:date="2021-07-26T14:56:00Z">
        <w:r w:rsidRPr="003359AD">
          <w:rPr>
            <w:rPrChange w:id="1093" w:author="Tom Anderson" w:date="2021-07-26T15:02:00Z">
              <w:rPr>
                <w:highlight w:val="yellow"/>
              </w:rPr>
            </w:rPrChange>
          </w:rPr>
          <w:t xml:space="preserve"> – The date the crypto entry was created</w:t>
        </w:r>
      </w:ins>
    </w:p>
    <w:p w14:paraId="6481056D" w14:textId="4A5FAE21" w:rsidR="00141B59" w:rsidRPr="003359AD" w:rsidRDefault="00141B59" w:rsidP="00141B59">
      <w:pPr>
        <w:pStyle w:val="ListParagraph"/>
        <w:numPr>
          <w:ilvl w:val="0"/>
          <w:numId w:val="7"/>
        </w:numPr>
        <w:rPr>
          <w:ins w:id="1094" w:author="Tom Anderson" w:date="2021-07-26T14:56:00Z"/>
          <w:rPrChange w:id="1095" w:author="Tom Anderson" w:date="2021-07-26T15:02:00Z">
            <w:rPr>
              <w:ins w:id="1096" w:author="Tom Anderson" w:date="2021-07-26T14:56:00Z"/>
              <w:highlight w:val="yellow"/>
            </w:rPr>
          </w:rPrChange>
        </w:rPr>
      </w:pPr>
      <w:ins w:id="1097" w:author="Tom Anderson" w:date="2021-07-26T14:56:00Z">
        <w:r w:rsidRPr="003359AD">
          <w:rPr>
            <w:rPrChange w:id="1098" w:author="Tom Anderson" w:date="2021-07-26T15:02:00Z">
              <w:rPr>
                <w:highlight w:val="yellow"/>
              </w:rPr>
            </w:rPrChange>
          </w:rPr>
          <w:t>updated – The date the crypto entry was updated.  Aliased as modified</w:t>
        </w:r>
      </w:ins>
    </w:p>
    <w:p w14:paraId="2B42639A" w14:textId="77777777" w:rsidR="003359AD" w:rsidRPr="003359AD" w:rsidRDefault="003359AD" w:rsidP="003359AD">
      <w:pPr>
        <w:rPr>
          <w:ins w:id="1099" w:author="Tom Anderson" w:date="2021-07-26T15:02:00Z"/>
          <w:rPrChange w:id="1100" w:author="Tom Anderson" w:date="2021-07-26T15:02:00Z">
            <w:rPr>
              <w:ins w:id="1101" w:author="Tom Anderson" w:date="2021-07-26T15:02:00Z"/>
              <w:highlight w:val="yellow"/>
            </w:rPr>
          </w:rPrChange>
        </w:rPr>
      </w:pPr>
    </w:p>
    <w:p w14:paraId="0E89CDB5" w14:textId="7A731039" w:rsidR="003359AD" w:rsidRPr="003359AD" w:rsidRDefault="003359AD" w:rsidP="003359AD">
      <w:pPr>
        <w:rPr>
          <w:ins w:id="1102" w:author="Tom Anderson" w:date="2021-07-26T15:02:00Z"/>
          <w:rPrChange w:id="1103" w:author="Tom Anderson" w:date="2021-07-26T15:02:00Z">
            <w:rPr>
              <w:ins w:id="1104" w:author="Tom Anderson" w:date="2021-07-26T15:02:00Z"/>
              <w:highlight w:val="yellow"/>
            </w:rPr>
          </w:rPrChange>
        </w:rPr>
      </w:pPr>
      <w:ins w:id="1105" w:author="Tom Anderson" w:date="2021-07-26T15:02:00Z">
        <w:r w:rsidRPr="003359AD">
          <w:rPr>
            <w:rPrChange w:id="1106" w:author="Tom Anderson" w:date="2021-07-26T15:02:00Z">
              <w:rPr>
                <w:highlight w:val="yellow"/>
              </w:rPr>
            </w:rPrChange>
          </w:rPr>
          <w:t>Range Queries</w:t>
        </w:r>
      </w:ins>
    </w:p>
    <w:p w14:paraId="57A545C9" w14:textId="77777777" w:rsidR="003359AD" w:rsidRPr="003359AD" w:rsidRDefault="003359AD" w:rsidP="003359AD">
      <w:pPr>
        <w:pStyle w:val="ListParagraph"/>
        <w:numPr>
          <w:ilvl w:val="0"/>
          <w:numId w:val="5"/>
        </w:numPr>
        <w:rPr>
          <w:ins w:id="1107" w:author="Tom Anderson" w:date="2021-07-26T15:02:00Z"/>
          <w:rPrChange w:id="1108" w:author="Tom Anderson" w:date="2021-07-26T15:02:00Z">
            <w:rPr>
              <w:ins w:id="1109" w:author="Tom Anderson" w:date="2021-07-26T15:02:00Z"/>
              <w:highlight w:val="yellow"/>
            </w:rPr>
          </w:rPrChange>
        </w:rPr>
      </w:pPr>
      <w:ins w:id="1110" w:author="Tom Anderson" w:date="2021-07-26T15:02:00Z">
        <w:r w:rsidRPr="003359AD">
          <w:rPr>
            <w:rPrChange w:id="1111" w:author="Tom Anderson" w:date="2021-07-26T15:02:00Z">
              <w:rPr>
                <w:highlight w:val="yellow"/>
              </w:rPr>
            </w:rPrChange>
          </w:rPr>
          <w:t xml:space="preserve">Suffix any Number or </w:t>
        </w:r>
        <w:proofErr w:type="spellStart"/>
        <w:r w:rsidRPr="003359AD">
          <w:rPr>
            <w:rPrChange w:id="1112" w:author="Tom Anderson" w:date="2021-07-26T15:02:00Z">
              <w:rPr>
                <w:highlight w:val="yellow"/>
              </w:rPr>
            </w:rPrChange>
          </w:rPr>
          <w:t>DateTime</w:t>
        </w:r>
        <w:proofErr w:type="spellEnd"/>
        <w:r w:rsidRPr="003359AD">
          <w:rPr>
            <w:rPrChange w:id="1113" w:author="Tom Anderson" w:date="2021-07-26T15:02:00Z">
              <w:rPr>
                <w:highlight w:val="yellow"/>
              </w:rPr>
            </w:rPrChange>
          </w:rPr>
          <w:t xml:space="preserve"> field with _start or _end to create an inclusive range.  </w:t>
        </w:r>
        <w:proofErr w:type="gramStart"/>
        <w:r w:rsidRPr="003359AD">
          <w:rPr>
            <w:rPrChange w:id="1114" w:author="Tom Anderson" w:date="2021-07-26T15:02:00Z">
              <w:rPr>
                <w:highlight w:val="yellow"/>
              </w:rPr>
            </w:rPrChange>
          </w:rPr>
          <w:t>e.g.</w:t>
        </w:r>
        <w:proofErr w:type="gramEnd"/>
        <w:r w:rsidRPr="003359AD">
          <w:rPr>
            <w:rPrChange w:id="1115" w:author="Tom Anderson" w:date="2021-07-26T15:02:00Z">
              <w:rPr>
                <w:highlight w:val="yellow"/>
              </w:rPr>
            </w:rPrChange>
          </w:rPr>
          <w:t xml:space="preserve"> </w:t>
        </w:r>
        <w:proofErr w:type="spellStart"/>
        <w:r w:rsidRPr="003359AD">
          <w:rPr>
            <w:rPrChange w:id="1116" w:author="Tom Anderson" w:date="2021-07-26T15:02:00Z">
              <w:rPr>
                <w:highlight w:val="yellow"/>
              </w:rPr>
            </w:rPrChange>
          </w:rPr>
          <w:t>timestamp_start</w:t>
        </w:r>
        <w:proofErr w:type="spellEnd"/>
        <w:r w:rsidRPr="003359AD">
          <w:rPr>
            <w:rPrChange w:id="1117" w:author="Tom Anderson" w:date="2021-07-26T15:02:00Z">
              <w:rPr>
                <w:highlight w:val="yellow"/>
              </w:rPr>
            </w:rPrChange>
          </w:rPr>
          <w:t>=123456789&amp;timestamp_end=987654321</w:t>
        </w:r>
      </w:ins>
    </w:p>
    <w:p w14:paraId="02D81C06" w14:textId="5B6E00E9" w:rsidR="003F7E06" w:rsidRPr="005476E1" w:rsidDel="005476E1" w:rsidRDefault="003F7E06" w:rsidP="00141B59">
      <w:pPr>
        <w:rPr>
          <w:del w:id="1118" w:author="Tom Anderson" w:date="2021-07-26T14:51:00Z"/>
          <w:rPrChange w:id="1119" w:author="Tom Anderson" w:date="2021-07-26T15:25:00Z">
            <w:rPr>
              <w:del w:id="1120" w:author="Tom Anderson" w:date="2021-07-26T14:51:00Z"/>
              <w:highlight w:val="yellow"/>
            </w:rPr>
          </w:rPrChange>
        </w:rPr>
      </w:pPr>
      <w:del w:id="1121" w:author="Tom Anderson" w:date="2021-07-26T14:51:00Z">
        <w:r w:rsidRPr="005476E1" w:rsidDel="00141B59">
          <w:rPr>
            <w:rPrChange w:id="1122" w:author="Tom Anderson" w:date="2021-07-26T15:25:00Z">
              <w:rPr>
                <w:highlight w:val="yellow"/>
              </w:rPr>
            </w:rPrChange>
          </w:rPr>
          <w:delText xml:space="preserve">Crime Category has these allowed values: </w:delText>
        </w:r>
      </w:del>
    </w:p>
    <w:p w14:paraId="2625E202" w14:textId="165C27C4" w:rsidR="005476E1" w:rsidRPr="005476E1" w:rsidRDefault="005476E1" w:rsidP="00141B59">
      <w:pPr>
        <w:rPr>
          <w:ins w:id="1123" w:author="Tom Anderson" w:date="2021-07-26T15:22:00Z"/>
          <w:rPrChange w:id="1124" w:author="Tom Anderson" w:date="2021-07-26T15:25:00Z">
            <w:rPr>
              <w:ins w:id="1125" w:author="Tom Anderson" w:date="2021-07-26T15:22:00Z"/>
              <w:highlight w:val="yellow"/>
            </w:rPr>
          </w:rPrChange>
        </w:rPr>
      </w:pPr>
    </w:p>
    <w:p w14:paraId="686E5727" w14:textId="3796F0CA" w:rsidR="005476E1" w:rsidRPr="005476E1" w:rsidRDefault="005476E1" w:rsidP="00141B59">
      <w:pPr>
        <w:rPr>
          <w:ins w:id="1126" w:author="Tom Anderson" w:date="2021-07-26T15:23:00Z"/>
          <w:rPrChange w:id="1127" w:author="Tom Anderson" w:date="2021-07-26T15:28:00Z">
            <w:rPr>
              <w:ins w:id="1128" w:author="Tom Anderson" w:date="2021-07-26T15:23:00Z"/>
              <w:highlight w:val="yellow"/>
            </w:rPr>
          </w:rPrChange>
        </w:rPr>
      </w:pPr>
      <w:ins w:id="1129" w:author="Tom Anderson" w:date="2021-07-26T15:23:00Z">
        <w:r w:rsidRPr="005476E1">
          <w:rPr>
            <w:rPrChange w:id="1130" w:author="Tom Anderson" w:date="2021-07-26T15:28:00Z">
              <w:rPr>
                <w:highlight w:val="yellow"/>
              </w:rPr>
            </w:rPrChange>
          </w:rPr>
          <w:t>Query String</w:t>
        </w:r>
      </w:ins>
    </w:p>
    <w:p w14:paraId="34A04A5A" w14:textId="600C2921" w:rsidR="005476E1" w:rsidRPr="005476E1" w:rsidRDefault="005476E1" w:rsidP="005476E1">
      <w:pPr>
        <w:pStyle w:val="ListParagraph"/>
        <w:numPr>
          <w:ilvl w:val="0"/>
          <w:numId w:val="5"/>
        </w:numPr>
        <w:rPr>
          <w:ins w:id="1131" w:author="Tom Anderson" w:date="2021-07-26T15:22:00Z"/>
          <w:rPrChange w:id="1132" w:author="Tom Anderson" w:date="2021-07-26T15:28:00Z">
            <w:rPr>
              <w:ins w:id="1133" w:author="Tom Anderson" w:date="2021-07-26T15:22:00Z"/>
              <w:highlight w:val="yellow"/>
            </w:rPr>
          </w:rPrChange>
        </w:rPr>
        <w:pPrChange w:id="1134" w:author="Tom Anderson" w:date="2021-07-26T15:26:00Z">
          <w:pPr>
            <w:pStyle w:val="ListParagraph"/>
            <w:numPr>
              <w:numId w:val="2"/>
            </w:numPr>
            <w:ind w:left="720"/>
          </w:pPr>
        </w:pPrChange>
      </w:pPr>
      <w:ins w:id="1135" w:author="Tom Anderson" w:date="2021-07-26T15:25:00Z">
        <w:r w:rsidRPr="005476E1">
          <w:rPr>
            <w:rPrChange w:id="1136" w:author="Tom Anderson" w:date="2021-07-26T15:28:00Z">
              <w:rPr>
                <w:highlight w:val="yellow"/>
              </w:rPr>
            </w:rPrChange>
          </w:rPr>
          <w:t xml:space="preserve">query - </w:t>
        </w:r>
      </w:ins>
      <w:ins w:id="1137" w:author="Tom Anderson" w:date="2021-07-26T15:23:00Z">
        <w:r w:rsidRPr="005476E1">
          <w:rPr>
            <w:rPrChange w:id="1138" w:author="Tom Anderson" w:date="2021-07-26T15:28:00Z">
              <w:rPr>
                <w:highlight w:val="yellow"/>
              </w:rPr>
            </w:rPrChange>
          </w:rPr>
          <w:t xml:space="preserve">This special field is used for raw </w:t>
        </w:r>
      </w:ins>
      <w:ins w:id="1139" w:author="Tom Anderson" w:date="2021-07-26T15:24:00Z">
        <w:r w:rsidRPr="005476E1">
          <w:rPr>
            <w:rPrChange w:id="1140" w:author="Tom Anderson" w:date="2021-07-26T15:28:00Z">
              <w:rPr>
                <w:highlight w:val="yellow"/>
              </w:rPr>
            </w:rPrChange>
          </w:rPr>
          <w:t>q</w:t>
        </w:r>
      </w:ins>
      <w:ins w:id="1141" w:author="Tom Anderson" w:date="2021-07-26T15:25:00Z">
        <w:r w:rsidRPr="005476E1">
          <w:rPr>
            <w:rPrChange w:id="1142" w:author="Tom Anderson" w:date="2021-07-26T15:28:00Z">
              <w:rPr>
                <w:highlight w:val="yellow"/>
              </w:rPr>
            </w:rPrChange>
          </w:rPr>
          <w:t xml:space="preserve">ueries.   See </w:t>
        </w:r>
        <w:r w:rsidRPr="005476E1">
          <w:rPr>
            <w:rPrChange w:id="1143" w:author="Tom Anderson" w:date="2021-07-26T15:28:00Z">
              <w:rPr>
                <w:rStyle w:val="Hyperlink"/>
              </w:rPr>
            </w:rPrChange>
          </w:rPr>
          <w:t>https://www.elastic.co/guide/en/elasticsearch/reference/current/query-dsl-query-string-query.html#query-string-syntax</w:t>
        </w:r>
      </w:ins>
    </w:p>
    <w:p w14:paraId="6D081D50" w14:textId="477EAFC9" w:rsidR="00703394" w:rsidRDefault="00703394" w:rsidP="00141B59">
      <w:pPr>
        <w:rPr>
          <w:ins w:id="1144" w:author="Tom Anderson" w:date="2021-07-26T15:26:00Z"/>
          <w:highlight w:val="yellow"/>
        </w:rPr>
      </w:pPr>
      <w:del w:id="1145" w:author="Tom Anderson" w:date="2021-07-26T14:51:00Z">
        <w:r w:rsidRPr="00B50F21" w:rsidDel="00141B59">
          <w:rPr>
            <w:highlight w:val="yellow"/>
          </w:rPr>
          <w:delText xml:space="preserve">Crypto allows users to submit </w:delText>
        </w:r>
        <w:r w:rsidR="003F7E06" w:rsidRPr="00B50F21" w:rsidDel="00141B59">
          <w:rPr>
            <w:highlight w:val="yellow"/>
          </w:rPr>
          <w:delText>entries containing th</w:delText>
        </w:r>
        <w:r w:rsidRPr="00B50F21" w:rsidDel="00141B59">
          <w:rPr>
            <w:highlight w:val="yellow"/>
          </w:rPr>
          <w:delText>e same address, unlike how the Phis</w:delText>
        </w:r>
        <w:r w:rsidR="003F7E06" w:rsidRPr="00B50F21" w:rsidDel="00141B59">
          <w:rPr>
            <w:highlight w:val="yellow"/>
          </w:rPr>
          <w:delText>h</w:delText>
        </w:r>
        <w:r w:rsidRPr="00B50F21" w:rsidDel="00141B59">
          <w:rPr>
            <w:highlight w:val="yellow"/>
          </w:rPr>
          <w:delText xml:space="preserve">ing module only allows </w:delText>
        </w:r>
        <w:r w:rsidR="003F7E06" w:rsidRPr="00B50F21" w:rsidDel="00141B59">
          <w:rPr>
            <w:highlight w:val="yellow"/>
          </w:rPr>
          <w:delText>user to submit a given URL once. This is because an address can be used over time to receive or send many tracstions, with different prices etc.]</w:delText>
        </w:r>
      </w:del>
    </w:p>
    <w:p w14:paraId="622A8603" w14:textId="26B0AD6C" w:rsidR="005476E1" w:rsidRPr="005476E1" w:rsidRDefault="005476E1" w:rsidP="005476E1">
      <w:pPr>
        <w:rPr>
          <w:ins w:id="1146" w:author="Tom Anderson" w:date="2021-07-26T15:27:00Z"/>
          <w:rPrChange w:id="1147" w:author="Tom Anderson" w:date="2021-07-26T15:28:00Z">
            <w:rPr>
              <w:ins w:id="1148" w:author="Tom Anderson" w:date="2021-07-26T15:27:00Z"/>
              <w:highlight w:val="yellow"/>
            </w:rPr>
          </w:rPrChange>
        </w:rPr>
      </w:pPr>
      <w:ins w:id="1149" w:author="Tom Anderson" w:date="2021-07-26T15:26:00Z">
        <w:r w:rsidRPr="005476E1">
          <w:rPr>
            <w:rPrChange w:id="1150" w:author="Tom Anderson" w:date="2021-07-26T15:28:00Z">
              <w:rPr>
                <w:highlight w:val="yellow"/>
              </w:rPr>
            </w:rPrChange>
          </w:rPr>
          <w:t>Sorting</w:t>
        </w:r>
      </w:ins>
      <w:ins w:id="1151" w:author="Tom Anderson" w:date="2021-07-26T15:27:00Z">
        <w:r w:rsidRPr="005476E1">
          <w:rPr>
            <w:rPrChange w:id="1152" w:author="Tom Anderson" w:date="2021-07-26T15:28:00Z">
              <w:rPr>
                <w:highlight w:val="yellow"/>
              </w:rPr>
            </w:rPrChange>
          </w:rPr>
          <w:t xml:space="preserve"> – available to only one column at a t</w:t>
        </w:r>
      </w:ins>
      <w:ins w:id="1153" w:author="Tom Anderson" w:date="2021-07-26T15:28:00Z">
        <w:r w:rsidRPr="005476E1">
          <w:rPr>
            <w:rPrChange w:id="1154" w:author="Tom Anderson" w:date="2021-07-26T15:28:00Z">
              <w:rPr>
                <w:highlight w:val="yellow"/>
              </w:rPr>
            </w:rPrChange>
          </w:rPr>
          <w:t>ime</w:t>
        </w:r>
      </w:ins>
    </w:p>
    <w:p w14:paraId="298E7D8D" w14:textId="03324A59" w:rsidR="005476E1" w:rsidRPr="005476E1" w:rsidRDefault="005476E1" w:rsidP="005476E1">
      <w:pPr>
        <w:pStyle w:val="ListParagraph"/>
        <w:numPr>
          <w:ilvl w:val="0"/>
          <w:numId w:val="5"/>
        </w:numPr>
        <w:rPr>
          <w:ins w:id="1155" w:author="Tom Anderson" w:date="2021-07-26T15:27:00Z"/>
          <w:rPrChange w:id="1156" w:author="Tom Anderson" w:date="2021-07-26T15:28:00Z">
            <w:rPr>
              <w:ins w:id="1157" w:author="Tom Anderson" w:date="2021-07-26T15:27:00Z"/>
              <w:highlight w:val="yellow"/>
            </w:rPr>
          </w:rPrChange>
        </w:rPr>
      </w:pPr>
      <w:ins w:id="1158" w:author="Tom Anderson" w:date="2021-07-26T15:27:00Z">
        <w:r w:rsidRPr="005476E1">
          <w:rPr>
            <w:rPrChange w:id="1159" w:author="Tom Anderson" w:date="2021-07-26T15:28:00Z">
              <w:rPr>
                <w:highlight w:val="yellow"/>
              </w:rPr>
            </w:rPrChange>
          </w:rPr>
          <w:t xml:space="preserve">order – one of </w:t>
        </w:r>
        <w:proofErr w:type="spellStart"/>
        <w:r w:rsidRPr="005476E1">
          <w:rPr>
            <w:rPrChange w:id="1160" w:author="Tom Anderson" w:date="2021-07-26T15:28:00Z">
              <w:rPr>
                <w:highlight w:val="yellow"/>
              </w:rPr>
            </w:rPrChange>
          </w:rPr>
          <w:t>asc</w:t>
        </w:r>
        <w:proofErr w:type="spellEnd"/>
        <w:r w:rsidRPr="005476E1">
          <w:rPr>
            <w:rPrChange w:id="1161" w:author="Tom Anderson" w:date="2021-07-26T15:28:00Z">
              <w:rPr>
                <w:highlight w:val="yellow"/>
              </w:rPr>
            </w:rPrChange>
          </w:rPr>
          <w:t xml:space="preserve"> or desc</w:t>
        </w:r>
      </w:ins>
    </w:p>
    <w:p w14:paraId="3B5AE91C" w14:textId="54E9D2AC" w:rsidR="005476E1" w:rsidRPr="005476E1" w:rsidRDefault="005476E1" w:rsidP="005476E1">
      <w:pPr>
        <w:pStyle w:val="ListParagraph"/>
        <w:numPr>
          <w:ilvl w:val="0"/>
          <w:numId w:val="5"/>
        </w:numPr>
        <w:rPr>
          <w:rPrChange w:id="1162" w:author="Tom Anderson" w:date="2021-07-26T15:28:00Z">
            <w:rPr>
              <w:highlight w:val="yellow"/>
            </w:rPr>
          </w:rPrChange>
        </w:rPr>
        <w:pPrChange w:id="1163" w:author="Tom Anderson" w:date="2021-07-26T15:26:00Z">
          <w:pPr>
            <w:pStyle w:val="ListParagraph"/>
            <w:numPr>
              <w:numId w:val="2"/>
            </w:numPr>
            <w:ind w:left="720"/>
          </w:pPr>
        </w:pPrChange>
      </w:pPr>
      <w:proofErr w:type="spellStart"/>
      <w:ins w:id="1164" w:author="Tom Anderson" w:date="2021-07-26T15:27:00Z">
        <w:r w:rsidRPr="005476E1">
          <w:rPr>
            <w:rPrChange w:id="1165" w:author="Tom Anderson" w:date="2021-07-26T15:28:00Z">
              <w:rPr>
                <w:highlight w:val="yellow"/>
              </w:rPr>
            </w:rPrChange>
          </w:rPr>
          <w:t>order_by</w:t>
        </w:r>
        <w:proofErr w:type="spellEnd"/>
        <w:r w:rsidRPr="005476E1">
          <w:rPr>
            <w:rPrChange w:id="1166" w:author="Tom Anderson" w:date="2021-07-26T15:28:00Z">
              <w:rPr>
                <w:highlight w:val="yellow"/>
              </w:rPr>
            </w:rPrChange>
          </w:rPr>
          <w:t xml:space="preserve"> – the field to sort on</w:t>
        </w:r>
      </w:ins>
    </w:p>
    <w:sectPr w:rsidR="005476E1" w:rsidRPr="005476E1">
      <w:pgSz w:w="12240" w:h="15840"/>
      <w:pgMar w:top="1400" w:right="1420" w:bottom="1480" w:left="1340" w:header="0" w:footer="12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92771" w14:textId="77777777" w:rsidR="00965332" w:rsidRDefault="00965332">
      <w:r>
        <w:separator/>
      </w:r>
    </w:p>
  </w:endnote>
  <w:endnote w:type="continuationSeparator" w:id="0">
    <w:p w14:paraId="1C11BBB0" w14:textId="77777777" w:rsidR="00965332" w:rsidRDefault="00965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E7649" w14:textId="77777777" w:rsidR="009139D0" w:rsidRDefault="009139D0">
    <w:pPr>
      <w:pStyle w:val="Footer"/>
      <w:jc w:val="center"/>
    </w:pPr>
  </w:p>
  <w:sdt>
    <w:sdtPr>
      <w:id w:val="1898472106"/>
      <w:docPartObj>
        <w:docPartGallery w:val="Page Numbers (Bottom of Page)"/>
        <w:docPartUnique/>
      </w:docPartObj>
    </w:sdtPr>
    <w:sdtEndPr>
      <w:rPr>
        <w:i/>
        <w:iCs/>
        <w:noProof/>
      </w:rPr>
    </w:sdtEndPr>
    <w:sdtContent>
      <w:p w14:paraId="2013706E" w14:textId="34318B01" w:rsidR="009139D0" w:rsidRPr="009139D0" w:rsidRDefault="009139D0">
        <w:pPr>
          <w:pStyle w:val="Footer"/>
          <w:jc w:val="center"/>
          <w:rPr>
            <w:i/>
            <w:iCs/>
          </w:rPr>
        </w:pPr>
        <w:r w:rsidRPr="009139D0">
          <w:rPr>
            <w:i/>
            <w:iCs/>
          </w:rPr>
          <w:fldChar w:fldCharType="begin"/>
        </w:r>
        <w:r w:rsidRPr="009139D0">
          <w:rPr>
            <w:i/>
            <w:iCs/>
          </w:rPr>
          <w:instrText xml:space="preserve"> PAGE   \* MERGEFORMAT </w:instrText>
        </w:r>
        <w:r w:rsidRPr="009139D0">
          <w:rPr>
            <w:i/>
            <w:iCs/>
          </w:rPr>
          <w:fldChar w:fldCharType="separate"/>
        </w:r>
        <w:r w:rsidRPr="009139D0">
          <w:rPr>
            <w:i/>
            <w:iCs/>
            <w:noProof/>
          </w:rPr>
          <w:t>2</w:t>
        </w:r>
        <w:r w:rsidRPr="009139D0">
          <w:rPr>
            <w:i/>
            <w:iCs/>
            <w:noProof/>
          </w:rPr>
          <w:fldChar w:fldCharType="end"/>
        </w:r>
      </w:p>
    </w:sdtContent>
  </w:sdt>
  <w:p w14:paraId="20A19D49" w14:textId="601BA846" w:rsidR="001474EE" w:rsidRDefault="001474EE">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76EB" w14:textId="77777777" w:rsidR="001474EE" w:rsidRDefault="00965332">
    <w:pPr>
      <w:pStyle w:val="BodyText"/>
      <w:spacing w:line="14" w:lineRule="auto"/>
      <w:ind w:left="0"/>
      <w:rPr>
        <w:sz w:val="20"/>
      </w:rPr>
    </w:pPr>
    <w:r>
      <w:pict w14:anchorId="228AC26E">
        <v:shapetype id="_x0000_t202" coordsize="21600,21600" o:spt="202" path="m,l,21600r21600,l21600,xe">
          <v:stroke joinstyle="miter"/>
          <v:path gradientshapeok="t" o:connecttype="rect"/>
        </v:shapetype>
        <v:shape id="_x0000_s2050" type="#_x0000_t202" alt="" style="position:absolute;margin-left:71pt;margin-top:716.95pt;width:293.2pt;height:13.05pt;z-index:-17704;mso-wrap-style:square;mso-wrap-edited:f;mso-width-percent:0;mso-height-percent:0;mso-position-horizontal-relative:page;mso-position-vertical-relative:page;mso-width-percent:0;mso-height-percent:0;v-text-anchor:top" filled="f" stroked="f">
          <v:textbox inset="0,0,0,0">
            <w:txbxContent>
              <w:p w14:paraId="3FB43620" w14:textId="77777777" w:rsidR="001474EE" w:rsidRDefault="001474EE">
                <w:pPr>
                  <w:spacing w:line="232" w:lineRule="exact"/>
                  <w:ind w:left="20"/>
                  <w:rPr>
                    <w:i/>
                  </w:rPr>
                </w:pPr>
                <w:r>
                  <w:t>Page</w:t>
                </w:r>
                <w:r>
                  <w:rPr>
                    <w:spacing w:val="-43"/>
                  </w:rPr>
                  <w:t xml:space="preserve"> </w:t>
                </w:r>
                <w:proofErr w:type="gramStart"/>
                <w:r>
                  <w:t>10</w:t>
                </w:r>
                <w:r>
                  <w:rPr>
                    <w:spacing w:val="-25"/>
                  </w:rPr>
                  <w:t xml:space="preserve"> </w:t>
                </w:r>
                <w:r>
                  <w:t>:</w:t>
                </w:r>
                <w:proofErr w:type="gramEnd"/>
                <w:r>
                  <w:rPr>
                    <w:spacing w:val="-24"/>
                  </w:rPr>
                  <w:t xml:space="preserve"> </w:t>
                </w:r>
                <w:r>
                  <w:t>Submitting</w:t>
                </w:r>
                <w:r>
                  <w:rPr>
                    <w:spacing w:val="-43"/>
                  </w:rPr>
                  <w:t xml:space="preserve"> </w:t>
                </w:r>
                <w:r>
                  <w:t>Threat</w:t>
                </w:r>
                <w:r>
                  <w:rPr>
                    <w:spacing w:val="-43"/>
                  </w:rPr>
                  <w:t xml:space="preserve"> </w:t>
                </w:r>
                <w:r>
                  <w:t>Data</w:t>
                </w:r>
                <w:r>
                  <w:rPr>
                    <w:spacing w:val="-43"/>
                  </w:rPr>
                  <w:t xml:space="preserve"> </w:t>
                </w:r>
                <w:r>
                  <w:t>to</w:t>
                </w:r>
                <w:r>
                  <w:rPr>
                    <w:spacing w:val="-43"/>
                  </w:rPr>
                  <w:t xml:space="preserve"> </w:t>
                </w:r>
                <w:r>
                  <w:t>the</w:t>
                </w:r>
                <w:r>
                  <w:rPr>
                    <w:spacing w:val="-43"/>
                  </w:rPr>
                  <w:t xml:space="preserve"> </w:t>
                </w:r>
                <w:r>
                  <w:t>eCX</w:t>
                </w:r>
                <w:r>
                  <w:rPr>
                    <w:spacing w:val="-43"/>
                  </w:rPr>
                  <w:t xml:space="preserve"> </w:t>
                </w:r>
                <w:r>
                  <w:t>–</w:t>
                </w:r>
                <w:r>
                  <w:rPr>
                    <w:spacing w:val="-23"/>
                  </w:rPr>
                  <w:t xml:space="preserve"> </w:t>
                </w:r>
                <w:r>
                  <w:rPr>
                    <w:i/>
                  </w:rPr>
                  <w:t>v0.1</w:t>
                </w:r>
                <w:r>
                  <w:rPr>
                    <w:i/>
                    <w:spacing w:val="-43"/>
                  </w:rPr>
                  <w:t xml:space="preserve"> </w:t>
                </w:r>
                <w:r>
                  <w:rPr>
                    <w:i/>
                  </w:rPr>
                  <w:t>May</w:t>
                </w:r>
                <w:r>
                  <w:rPr>
                    <w:i/>
                    <w:spacing w:val="-43"/>
                  </w:rPr>
                  <w:t xml:space="preserve"> </w:t>
                </w:r>
                <w:r>
                  <w:rPr>
                    <w:i/>
                  </w:rPr>
                  <w:t>1,</w:t>
                </w:r>
                <w:r>
                  <w:rPr>
                    <w:i/>
                    <w:spacing w:val="-44"/>
                  </w:rPr>
                  <w:t xml:space="preserve"> </w:t>
                </w:r>
                <w:r>
                  <w:rPr>
                    <w:i/>
                  </w:rPr>
                  <w:t>2018</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AB9F" w14:textId="77777777" w:rsidR="001474EE" w:rsidRDefault="00965332">
    <w:pPr>
      <w:pStyle w:val="BodyText"/>
      <w:spacing w:line="14" w:lineRule="auto"/>
      <w:ind w:left="0"/>
      <w:rPr>
        <w:sz w:val="20"/>
      </w:rPr>
    </w:pPr>
    <w:r>
      <w:pict w14:anchorId="0A1B6477">
        <v:shapetype id="_x0000_t202" coordsize="21600,21600" o:spt="202" path="m,l,21600r21600,l21600,xe">
          <v:stroke joinstyle="miter"/>
          <v:path gradientshapeok="t" o:connecttype="rect"/>
        </v:shapetype>
        <v:shape id="_x0000_s2049" type="#_x0000_t202" alt="" style="position:absolute;margin-left:71pt;margin-top:716.95pt;width:293.2pt;height:13.05pt;z-index:-17680;mso-wrap-style:square;mso-wrap-edited:f;mso-width-percent:0;mso-height-percent:0;mso-position-horizontal-relative:page;mso-position-vertical-relative:page;mso-width-percent:0;mso-height-percent:0;v-text-anchor:top" filled="f" stroked="f">
          <v:textbox inset="0,0,0,0">
            <w:txbxContent>
              <w:p w14:paraId="69425F53" w14:textId="50564A2B" w:rsidR="001474EE" w:rsidRDefault="001474EE">
                <w:pPr>
                  <w:spacing w:line="232" w:lineRule="exact"/>
                  <w:ind w:left="20"/>
                  <w:rPr>
                    <w:i/>
                  </w:rPr>
                </w:pPr>
                <w:r>
                  <w:t>Page</w:t>
                </w:r>
                <w:r>
                  <w:rPr>
                    <w:spacing w:val="-43"/>
                  </w:rPr>
                  <w:t xml:space="preserve"> </w:t>
                </w:r>
                <w:r>
                  <w:fldChar w:fldCharType="begin"/>
                </w:r>
                <w:r>
                  <w:instrText xml:space="preserve"> PAGE </w:instrText>
                </w:r>
                <w:r>
                  <w:fldChar w:fldCharType="separate"/>
                </w:r>
                <w:r w:rsidR="00497873">
                  <w:rPr>
                    <w:noProof/>
                  </w:rPr>
                  <w:t>15</w:t>
                </w:r>
                <w:r>
                  <w:fldChar w:fldCharType="end"/>
                </w:r>
                <w:r>
                  <w:rPr>
                    <w:spacing w:val="-25"/>
                  </w:rPr>
                  <w:t xml:space="preserve"> </w:t>
                </w:r>
                <w:r>
                  <w:t>:</w:t>
                </w:r>
                <w:r>
                  <w:rPr>
                    <w:spacing w:val="-24"/>
                  </w:rPr>
                  <w:t xml:space="preserve"> </w:t>
                </w:r>
                <w:r>
                  <w:t>eCX</w:t>
                </w:r>
                <w:r w:rsidR="00E54676">
                  <w:t xml:space="preserve"> User Guide</w:t>
                </w:r>
                <w:r>
                  <w:rPr>
                    <w:spacing w:val="-43"/>
                  </w:rPr>
                  <w:t xml:space="preserve"> </w:t>
                </w:r>
                <w:r>
                  <w:t>–</w:t>
                </w:r>
                <w:r>
                  <w:rPr>
                    <w:spacing w:val="-23"/>
                  </w:rPr>
                  <w:t xml:space="preserve"> </w:t>
                </w:r>
                <w:r w:rsidR="00E54676">
                  <w:rPr>
                    <w:i/>
                  </w:rPr>
                  <w:t xml:space="preserve">v </w:t>
                </w:r>
                <w:proofErr w:type="gramStart"/>
                <w:r w:rsidR="00E54676">
                  <w:rPr>
                    <w:i/>
                  </w:rPr>
                  <w:t xml:space="preserve">2.0 </w:t>
                </w:r>
                <w:r>
                  <w:rPr>
                    <w:i/>
                    <w:spacing w:val="-43"/>
                  </w:rPr>
                  <w:t xml:space="preserve"> </w:t>
                </w:r>
                <w:r w:rsidR="00E54676" w:rsidRPr="00E54676">
                  <w:rPr>
                    <w:i/>
                    <w:highlight w:val="yellow"/>
                  </w:rPr>
                  <w:t>DATE</w:t>
                </w:r>
                <w:proofErr w:type="gramEnd"/>
                <w:r w:rsidR="00E54676" w:rsidRPr="00E54676">
                  <w:rPr>
                    <w:i/>
                    <w:highlight w:val="yellow"/>
                  </w:rPr>
                  <w:t xml:space="preserve"> TBD</w:t>
                </w:r>
                <w:r>
                  <w:rPr>
                    <w:i/>
                  </w:rPr>
                  <w:t>,</w:t>
                </w:r>
                <w:r>
                  <w:rPr>
                    <w:i/>
                    <w:spacing w:val="-44"/>
                  </w:rPr>
                  <w:t xml:space="preserve"> </w:t>
                </w:r>
                <w:r>
                  <w:rPr>
                    <w:i/>
                  </w:rPr>
                  <w:t>20</w:t>
                </w:r>
                <w:r w:rsidR="00E54676">
                  <w:rPr>
                    <w:i/>
                  </w:rPr>
                  <w:t>21</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D0D05" w14:textId="77777777" w:rsidR="00965332" w:rsidRDefault="00965332">
      <w:r>
        <w:separator/>
      </w:r>
    </w:p>
  </w:footnote>
  <w:footnote w:type="continuationSeparator" w:id="0">
    <w:p w14:paraId="52230BC1" w14:textId="77777777" w:rsidR="00965332" w:rsidRDefault="00965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62E0C" w14:textId="77777777" w:rsidR="003948CC" w:rsidRDefault="003948CC" w:rsidP="003C1D4E">
    <w:pPr>
      <w:pStyle w:val="Header"/>
      <w:jc w:val="right"/>
    </w:pPr>
  </w:p>
  <w:p w14:paraId="3600D04D" w14:textId="17170B38" w:rsidR="003C1D4E" w:rsidRDefault="003C1D4E" w:rsidP="003C1D4E">
    <w:pPr>
      <w:pStyle w:val="Header"/>
      <w:jc w:val="right"/>
    </w:pPr>
    <w:r>
      <w:rPr>
        <w:noProof/>
      </w:rPr>
      <w:drawing>
        <wp:inline distT="0" distB="0" distL="0" distR="0" wp14:anchorId="5D9F1C1A" wp14:editId="5263275C">
          <wp:extent cx="1143000" cy="40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00050"/>
                  </a:xfrm>
                  <a:prstGeom prst="rect">
                    <a:avLst/>
                  </a:prstGeom>
                  <a:noFill/>
                  <a:ln>
                    <a:noFill/>
                  </a:ln>
                </pic:spPr>
              </pic:pic>
            </a:graphicData>
          </a:graphic>
        </wp:inline>
      </w:drawing>
    </w:r>
  </w:p>
  <w:p w14:paraId="0DF04A21" w14:textId="77777777" w:rsidR="003C1D4E" w:rsidRDefault="003C1D4E" w:rsidP="003C1D4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B10"/>
    <w:multiLevelType w:val="hybridMultilevel"/>
    <w:tmpl w:val="E590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A30AC"/>
    <w:multiLevelType w:val="hybridMultilevel"/>
    <w:tmpl w:val="D47C549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0CBE1167"/>
    <w:multiLevelType w:val="hybridMultilevel"/>
    <w:tmpl w:val="A4025BA2"/>
    <w:lvl w:ilvl="0" w:tplc="ADCE5D02">
      <w:numFmt w:val="bullet"/>
      <w:lvlText w:val="*"/>
      <w:lvlJc w:val="left"/>
      <w:pPr>
        <w:ind w:left="100" w:hanging="161"/>
      </w:pPr>
      <w:rPr>
        <w:rFonts w:ascii="Arial" w:eastAsia="Arial" w:hAnsi="Arial" w:cs="Arial" w:hint="default"/>
        <w:w w:val="128"/>
        <w:sz w:val="22"/>
        <w:szCs w:val="22"/>
      </w:rPr>
    </w:lvl>
    <w:lvl w:ilvl="1" w:tplc="ABD6B1D8">
      <w:numFmt w:val="bullet"/>
      <w:lvlText w:val="•"/>
      <w:lvlJc w:val="left"/>
      <w:pPr>
        <w:ind w:left="820" w:hanging="360"/>
      </w:pPr>
      <w:rPr>
        <w:rFonts w:ascii="Arial" w:eastAsia="Arial" w:hAnsi="Arial" w:cs="Arial" w:hint="default"/>
        <w:w w:val="131"/>
        <w:sz w:val="22"/>
        <w:szCs w:val="22"/>
      </w:rPr>
    </w:lvl>
    <w:lvl w:ilvl="2" w:tplc="1E806C22">
      <w:numFmt w:val="bullet"/>
      <w:lvlText w:val="•"/>
      <w:lvlJc w:val="left"/>
      <w:pPr>
        <w:ind w:left="1786" w:hanging="360"/>
      </w:pPr>
      <w:rPr>
        <w:rFonts w:hint="default"/>
      </w:rPr>
    </w:lvl>
    <w:lvl w:ilvl="3" w:tplc="E634E19A">
      <w:numFmt w:val="bullet"/>
      <w:lvlText w:val="•"/>
      <w:lvlJc w:val="left"/>
      <w:pPr>
        <w:ind w:left="2753" w:hanging="360"/>
      </w:pPr>
      <w:rPr>
        <w:rFonts w:hint="default"/>
      </w:rPr>
    </w:lvl>
    <w:lvl w:ilvl="4" w:tplc="90662374">
      <w:numFmt w:val="bullet"/>
      <w:lvlText w:val="•"/>
      <w:lvlJc w:val="left"/>
      <w:pPr>
        <w:ind w:left="3720" w:hanging="360"/>
      </w:pPr>
      <w:rPr>
        <w:rFonts w:hint="default"/>
      </w:rPr>
    </w:lvl>
    <w:lvl w:ilvl="5" w:tplc="8840890A">
      <w:numFmt w:val="bullet"/>
      <w:lvlText w:val="•"/>
      <w:lvlJc w:val="left"/>
      <w:pPr>
        <w:ind w:left="4686" w:hanging="360"/>
      </w:pPr>
      <w:rPr>
        <w:rFonts w:hint="default"/>
      </w:rPr>
    </w:lvl>
    <w:lvl w:ilvl="6" w:tplc="C8C8231C">
      <w:numFmt w:val="bullet"/>
      <w:lvlText w:val="•"/>
      <w:lvlJc w:val="left"/>
      <w:pPr>
        <w:ind w:left="5653" w:hanging="360"/>
      </w:pPr>
      <w:rPr>
        <w:rFonts w:hint="default"/>
      </w:rPr>
    </w:lvl>
    <w:lvl w:ilvl="7" w:tplc="5EB82B0A">
      <w:numFmt w:val="bullet"/>
      <w:lvlText w:val="•"/>
      <w:lvlJc w:val="left"/>
      <w:pPr>
        <w:ind w:left="6620" w:hanging="360"/>
      </w:pPr>
      <w:rPr>
        <w:rFonts w:hint="default"/>
      </w:rPr>
    </w:lvl>
    <w:lvl w:ilvl="8" w:tplc="9440F73A">
      <w:numFmt w:val="bullet"/>
      <w:lvlText w:val="•"/>
      <w:lvlJc w:val="left"/>
      <w:pPr>
        <w:ind w:left="7586" w:hanging="360"/>
      </w:pPr>
      <w:rPr>
        <w:rFonts w:hint="default"/>
      </w:rPr>
    </w:lvl>
  </w:abstractNum>
  <w:abstractNum w:abstractNumId="3" w15:restartNumberingAfterBreak="0">
    <w:nsid w:val="0F252710"/>
    <w:multiLevelType w:val="hybridMultilevel"/>
    <w:tmpl w:val="90AC8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F4E5B"/>
    <w:multiLevelType w:val="hybridMultilevel"/>
    <w:tmpl w:val="ACE2EC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D4EC3"/>
    <w:multiLevelType w:val="hybridMultilevel"/>
    <w:tmpl w:val="84F4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B36221"/>
    <w:multiLevelType w:val="hybridMultilevel"/>
    <w:tmpl w:val="962E0A8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2"/>
  </w:num>
  <w:num w:numId="2">
    <w:abstractNumId w:val="3"/>
  </w:num>
  <w:num w:numId="3">
    <w:abstractNumId w:val="6"/>
  </w:num>
  <w:num w:numId="4">
    <w:abstractNumId w:val="1"/>
  </w:num>
  <w:num w:numId="5">
    <w:abstractNumId w:val="4"/>
  </w:num>
  <w:num w:numId="6">
    <w:abstractNumId w:val="5"/>
  </w:num>
  <w:num w:numId="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m Anderson">
    <w15:presenceInfo w15:providerId="Windows Live" w15:userId="0bcd562bfad4d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6"/>
  <w:bordersDoNotSurroundHeader/>
  <w:bordersDoNotSurroundFooter/>
  <w:proofState w:spelling="clean" w:grammar="clean"/>
  <w:trackRevisions/>
  <w:defaultTabStop w:val="720"/>
  <w:drawingGridHorizontalSpacing w:val="110"/>
  <w:displayHorizontalDrawingGridEvery w:val="2"/>
  <w:characterSpacingControl w:val="doNotCompress"/>
  <w:hdrShapeDefaults>
    <o:shapedefaults v:ext="edit" spidmax="2051">
      <v:textbox inset="5.85pt,.7pt,5.85pt,.7pt"/>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703845"/>
    <w:rsid w:val="000215B2"/>
    <w:rsid w:val="000304E9"/>
    <w:rsid w:val="00073D30"/>
    <w:rsid w:val="00141B59"/>
    <w:rsid w:val="001434B4"/>
    <w:rsid w:val="001474EE"/>
    <w:rsid w:val="001833AC"/>
    <w:rsid w:val="00233867"/>
    <w:rsid w:val="002A7151"/>
    <w:rsid w:val="00310641"/>
    <w:rsid w:val="003359AD"/>
    <w:rsid w:val="003948CC"/>
    <w:rsid w:val="003C1D4E"/>
    <w:rsid w:val="003F7E06"/>
    <w:rsid w:val="00497873"/>
    <w:rsid w:val="004A4A1A"/>
    <w:rsid w:val="004B39DD"/>
    <w:rsid w:val="004E3A70"/>
    <w:rsid w:val="004E6497"/>
    <w:rsid w:val="005204B9"/>
    <w:rsid w:val="00521167"/>
    <w:rsid w:val="00531838"/>
    <w:rsid w:val="005476E1"/>
    <w:rsid w:val="00592880"/>
    <w:rsid w:val="005B60D2"/>
    <w:rsid w:val="005B7085"/>
    <w:rsid w:val="00647205"/>
    <w:rsid w:val="006616D7"/>
    <w:rsid w:val="00681D38"/>
    <w:rsid w:val="006D2899"/>
    <w:rsid w:val="006E6221"/>
    <w:rsid w:val="006F3C3A"/>
    <w:rsid w:val="00703394"/>
    <w:rsid w:val="00703845"/>
    <w:rsid w:val="00784995"/>
    <w:rsid w:val="00797B58"/>
    <w:rsid w:val="009139D0"/>
    <w:rsid w:val="00965332"/>
    <w:rsid w:val="009D52EE"/>
    <w:rsid w:val="00A52B6F"/>
    <w:rsid w:val="00A668E4"/>
    <w:rsid w:val="00AF38DE"/>
    <w:rsid w:val="00B37573"/>
    <w:rsid w:val="00B50F21"/>
    <w:rsid w:val="00BF44A4"/>
    <w:rsid w:val="00C5510F"/>
    <w:rsid w:val="00D71D3F"/>
    <w:rsid w:val="00DC73FA"/>
    <w:rsid w:val="00E5160D"/>
    <w:rsid w:val="00E54676"/>
    <w:rsid w:val="00E9703E"/>
    <w:rsid w:val="00EA7704"/>
    <w:rsid w:val="00EB25D9"/>
    <w:rsid w:val="00F35EF3"/>
    <w:rsid w:val="00F370C1"/>
    <w:rsid w:val="00F83E81"/>
    <w:rsid w:val="00FE3E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1"/>
      <o:rules v:ext="edit">
        <o:r id="V:Rule1" type="connector" idref="#Line 1045"/>
        <o:r id="V:Rule2" type="connector" idref="#Line 1047"/>
        <o:r id="V:Rule3" type="connector" idref="#Line 1062"/>
        <o:r id="V:Rule4" type="connector" idref="#Line 1105"/>
        <o:r id="V:Rule5" type="connector" idref="#Line 1122"/>
        <o:r id="V:Rule6" type="connector" idref="#Line 1137"/>
        <o:r id="V:Rule7" type="connector" idref="#Line 1138"/>
        <o:r id="V:Rule8" type="connector" idref="#Line 1141"/>
        <o:r id="V:Rule9" type="connector" idref="#Line 1143"/>
        <o:r id="V:Rule10" type="connector" idref="#Line 1146"/>
        <o:r id="V:Rule11" type="connector" idref="#Line 1030"/>
        <o:r id="V:Rule12" type="connector" idref="#Line 1034"/>
        <o:r id="V:Rule13" type="connector" idref="#Line 1035"/>
      </o:rules>
    </o:shapelayout>
  </w:shapeDefaults>
  <w:decimalSymbol w:val="."/>
  <w:listSeparator w:val=","/>
  <w14:docId w14:val="29783E68"/>
  <w15:docId w15:val="{4714C4A8-E2B3-4E47-AC1A-DC17C130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rsid w:val="00E5160D"/>
    <w:pPr>
      <w:outlineLvl w:val="0"/>
    </w:pPr>
    <w:rPr>
      <w:rFonts w:asciiTheme="minorHAnsi" w:hAnsiTheme="minorHAnsi" w:cstheme="minorHAnsi"/>
      <w:b/>
      <w:color w:val="00B050"/>
      <w:sz w:val="32"/>
      <w:szCs w:val="32"/>
    </w:rPr>
  </w:style>
  <w:style w:type="paragraph" w:styleId="Heading2">
    <w:name w:val="heading 2"/>
    <w:basedOn w:val="Normal"/>
    <w:next w:val="Normal"/>
    <w:link w:val="Heading2Char"/>
    <w:uiPriority w:val="9"/>
    <w:unhideWhenUsed/>
    <w:qFormat/>
    <w:rsid w:val="0053183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00"/>
    </w:p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139D0"/>
    <w:pPr>
      <w:tabs>
        <w:tab w:val="center" w:pos="4680"/>
        <w:tab w:val="right" w:pos="9360"/>
      </w:tabs>
    </w:pPr>
  </w:style>
  <w:style w:type="character" w:customStyle="1" w:styleId="HeaderChar">
    <w:name w:val="Header Char"/>
    <w:basedOn w:val="DefaultParagraphFont"/>
    <w:link w:val="Header"/>
    <w:uiPriority w:val="99"/>
    <w:rsid w:val="009139D0"/>
    <w:rPr>
      <w:rFonts w:ascii="Arial" w:eastAsia="Arial" w:hAnsi="Arial" w:cs="Arial"/>
    </w:rPr>
  </w:style>
  <w:style w:type="paragraph" w:styleId="Footer">
    <w:name w:val="footer"/>
    <w:basedOn w:val="Normal"/>
    <w:link w:val="FooterChar"/>
    <w:uiPriority w:val="99"/>
    <w:unhideWhenUsed/>
    <w:rsid w:val="009139D0"/>
    <w:pPr>
      <w:tabs>
        <w:tab w:val="center" w:pos="4680"/>
        <w:tab w:val="right" w:pos="9360"/>
      </w:tabs>
    </w:pPr>
  </w:style>
  <w:style w:type="character" w:customStyle="1" w:styleId="FooterChar">
    <w:name w:val="Footer Char"/>
    <w:basedOn w:val="DefaultParagraphFont"/>
    <w:link w:val="Footer"/>
    <w:uiPriority w:val="99"/>
    <w:rsid w:val="009139D0"/>
    <w:rPr>
      <w:rFonts w:ascii="Arial" w:eastAsia="Arial" w:hAnsi="Arial" w:cs="Arial"/>
    </w:rPr>
  </w:style>
  <w:style w:type="character" w:customStyle="1" w:styleId="Heading2Char">
    <w:name w:val="Heading 2 Char"/>
    <w:basedOn w:val="DefaultParagraphFont"/>
    <w:link w:val="Heading2"/>
    <w:uiPriority w:val="9"/>
    <w:rsid w:val="0053183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5160D"/>
    <w:rPr>
      <w:color w:val="0000FF" w:themeColor="hyperlink"/>
      <w:u w:val="single"/>
    </w:rPr>
  </w:style>
  <w:style w:type="character" w:styleId="UnresolvedMention">
    <w:name w:val="Unresolved Mention"/>
    <w:basedOn w:val="DefaultParagraphFont"/>
    <w:uiPriority w:val="99"/>
    <w:semiHidden/>
    <w:unhideWhenUsed/>
    <w:rsid w:val="00E51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485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rimex.net/" TargetMode="External"/><Relationship Id="rId18" Type="http://schemas.openxmlformats.org/officeDocument/2006/relationships/hyperlink" Target="https://ecrimex.net/api"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api.sandbox.ecrimex.net/" TargetMode="External"/><Relationship Id="rId34" Type="http://schemas.microsoft.com/office/2011/relationships/people" Target="people.xml"/><Relationship Id="rId7" Type="http://schemas.openxmlformats.org/officeDocument/2006/relationships/hyperlink" Target="https://ecrimex.net" TargetMode="External"/><Relationship Id="rId12" Type="http://schemas.openxmlformats.org/officeDocument/2006/relationships/hyperlink" Target="mailto:reportphishing@apwg.org" TargetMode="External"/><Relationship Id="rId17" Type="http://schemas.openxmlformats.org/officeDocument/2006/relationships/hyperlink" Target="mailto:support@ecrimex.net" TargetMode="External"/><Relationship Id="rId25" Type="http://schemas.openxmlformats.org/officeDocument/2006/relationships/image" Target="media/image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epochconverter.com/" TargetMode="External"/><Relationship Id="rId20" Type="http://schemas.openxmlformats.org/officeDocument/2006/relationships/hyperlink" Target="https://www.getpostman.com/apps"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rimex.net" TargetMode="External"/><Relationship Id="rId24" Type="http://schemas.openxmlformats.org/officeDocument/2006/relationships/image" Target="media/image2.png"/><Relationship Id="rId32" Type="http://schemas.openxmlformats.org/officeDocument/2006/relationships/hyperlink" Target="https://ecrimex.net/api"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www.mike.com/test1" TargetMode="External"/><Relationship Id="rId28" Type="http://schemas.openxmlformats.org/officeDocument/2006/relationships/footer" Target="footer2.xml"/><Relationship Id="rId10" Type="http://schemas.openxmlformats.org/officeDocument/2006/relationships/hyperlink" Target="mailto:support@ecrimex.net" TargetMode="External"/><Relationship Id="rId19" Type="http://schemas.openxmlformats.org/officeDocument/2006/relationships/hyperlink" Target="https://ecrimex.net/api"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mailto:support@ecrimex.net" TargetMode="External"/><Relationship Id="rId14" Type="http://schemas.openxmlformats.org/officeDocument/2006/relationships/header" Target="header1.xml"/><Relationship Id="rId22" Type="http://schemas.openxmlformats.org/officeDocument/2006/relationships/hyperlink" Target="mailto:support@ecrimex.net" TargetMode="External"/><Relationship Id="rId27" Type="http://schemas.openxmlformats.org/officeDocument/2006/relationships/image" Target="media/image5.png"/><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hyperlink" Target="https://ecrimex.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5786</TotalTime>
  <Pages>27</Pages>
  <Words>4265</Words>
  <Characters>24314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dc:creator>
  <cp:lastModifiedBy>Tom Anderson</cp:lastModifiedBy>
  <cp:revision>7</cp:revision>
  <dcterms:created xsi:type="dcterms:W3CDTF">2021-07-22T18:21:00Z</dcterms:created>
  <dcterms:modified xsi:type="dcterms:W3CDTF">2021-07-26T21:33:00Z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2018-05-01T00:00:00Z</vt:filetime>
  </property>
  <property fmtid="{D5CDD505-2E9C-101B-9397-08002B2CF9AE}" pid="3" name="Creator">
    <vt:lpwstr>Microsoft® Word 2016</vt:lpwstr>
  </property>
  <property fmtid="{D5CDD505-2E9C-101B-9397-08002B2CF9AE}" pid="4" name="LastSaved">
    <vt:filetime>2018-05-08T00:00:00Z</vt:filetime>
  </property>
</Properties>
</file>